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0EE68D19"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00026900">
        <w:rPr>
          <w:rFonts w:ascii="Times New Roman" w:hAnsi="Times New Roman" w:cs="Times New Roman"/>
        </w:rPr>
        <w:t>,</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bCs/>
          <w:color w:val="auto"/>
          <w:sz w:val="22"/>
          <w:szCs w:val="22"/>
        </w:rPr>
        <w:id w:val="-670723812"/>
        <w:docPartObj>
          <w:docPartGallery w:val="Table of Contents"/>
          <w:docPartUnique/>
        </w:docPartObj>
      </w:sdtPr>
      <w:sdtEndPr>
        <w:rPr>
          <w:b w:val="0"/>
          <w:bCs w:val="0"/>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754E6E">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754E6E">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754E6E">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754E6E">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754E6E">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754E6E">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754E6E">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754E6E">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754E6E">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754E6E">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754E6E">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754E6E">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754E6E">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754E6E">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754E6E">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754E6E">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754E6E">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754E6E">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754E6E">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754E6E">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754E6E">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754E6E">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754E6E">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754E6E">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754E6E">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754E6E">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754E6E">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754E6E">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754E6E">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754E6E">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754E6E">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754E6E">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754E6E">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754E6E">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754E6E">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754E6E">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754E6E">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754E6E">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754E6E">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754E6E">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lastRenderedPageBreak/>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r>
        <w:t>Preface</w:t>
      </w:r>
      <w:bookmarkEnd w:id="3"/>
    </w:p>
    <w:p w14:paraId="258F96C7" w14:textId="1BE72F43" w:rsidR="00D30241" w:rsidRDefault="00A27634" w:rsidP="00132847">
      <w:r w:rsidRPr="00036197">
        <w:t xml:space="preserve">Much of the tidal wetland restoration in the </w:t>
      </w:r>
      <w:r w:rsidR="003F1B2E" w:rsidRPr="00036197">
        <w:t>Sacramento-</w:t>
      </w:r>
      <w:r w:rsidRPr="00036197">
        <w:t>San</w:t>
      </w:r>
      <w:r w:rsidR="00096F9D" w:rsidRPr="00036197">
        <w:t xml:space="preserve"> </w:t>
      </w:r>
      <w:r w:rsidRPr="00036197">
        <w:t xml:space="preserve">Joaquin Delta and Suisun </w:t>
      </w:r>
      <w:r w:rsidR="003F1B2E" w:rsidRPr="00036197">
        <w:t>M</w:t>
      </w:r>
      <w:r w:rsidRPr="00036197">
        <w:t xml:space="preserve">arsh (the Upper SF Estuary) is being constructed under the </w:t>
      </w:r>
      <w:r w:rsidR="005E2672" w:rsidRPr="00036197">
        <w:t>premise</w:t>
      </w:r>
      <w:r w:rsidRPr="00036197">
        <w:t xml:space="preserve"> that wetland restoration will increase the resilience of threatened fish. </w:t>
      </w:r>
      <w:r w:rsidR="00430874" w:rsidRPr="00036197">
        <w:t xml:space="preserve">The Fish Restoration Program Monitoring Team (FRP) </w:t>
      </w:r>
      <w:r w:rsidR="006B096A">
        <w:t>i</w:t>
      </w:r>
      <w:r w:rsidR="00430874" w:rsidRPr="00036197">
        <w:t xml:space="preserve">s tasked with developing monitoring plans for tidal wetland sites </w:t>
      </w:r>
      <w:r w:rsidR="006B096A">
        <w:t>restored</w:t>
      </w:r>
      <w:r w:rsidR="00430874" w:rsidRPr="00036197">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D36868">
        <w:rPr>
          <w:rFonts w:ascii="Calibri" w:hAnsi="Calibri" w:cs="Calibri"/>
          <w:color w:val="000000"/>
        </w:rPr>
        <w:t xml:space="preserve"> </w:t>
      </w:r>
      <w:r w:rsidR="003C49C9">
        <w:rPr>
          <w:rStyle w:val="fontstyle01"/>
        </w:rPr>
        <w:t>fish (Sherman et al. 2017). These were the basis for recommendations for sampling methods to evaluate</w:t>
      </w:r>
      <w:r w:rsidR="00D36868">
        <w:rPr>
          <w:rFonts w:ascii="Calibri" w:hAnsi="Calibri" w:cs="Calibri"/>
          <w:color w:val="000000"/>
        </w:rPr>
        <w:t xml:space="preserve"> </w:t>
      </w:r>
      <w:r w:rsidR="003C49C9">
        <w:rPr>
          <w:rStyle w:val="fontstyle01"/>
        </w:rPr>
        <w:t xml:space="preserve">effectiveness of restoration projects (PWT 2017b). </w:t>
      </w:r>
      <w:r w:rsidR="004A65AC">
        <w:rPr>
          <w:rStyle w:val="fontstyle01"/>
        </w:rPr>
        <w:t xml:space="preserve">FRP has rigorously tested these sampling methods, but questions remain as to the </w:t>
      </w:r>
      <w:r w:rsidR="009F731B">
        <w:rPr>
          <w:rStyle w:val="fontstyle01"/>
        </w:rPr>
        <w:t>comparability</w:t>
      </w:r>
      <w:r w:rsidR="004A65AC">
        <w:rPr>
          <w:rStyle w:val="fontstyle01"/>
        </w:rPr>
        <w:t xml:space="preserve"> of FRP data, collected in wetlands, and long-term IEP monitoring data, collected in channels. </w:t>
      </w:r>
    </w:p>
    <w:p w14:paraId="10980F16" w14:textId="77777777" w:rsidR="00D30241" w:rsidRPr="00036197" w:rsidRDefault="00D30241" w:rsidP="00132847"/>
    <w:p w14:paraId="78E22E5D" w14:textId="7D3D2ADB" w:rsidR="004A65AC" w:rsidRDefault="004A65AC" w:rsidP="00132847">
      <w:r>
        <w:t xml:space="preserve">FRP </w:t>
      </w:r>
      <w:r w:rsidR="009F731B">
        <w:t>monitoring</w:t>
      </w:r>
      <w:r>
        <w:t xml:space="preserve"> takes a whole-ecosystem approach for describing the capacity, opportunity, and realized function (</w:t>
      </w:r>
      <w:proofErr w:type="spellStart"/>
      <w:r>
        <w:t>sensu</w:t>
      </w:r>
      <w:proofErr w:type="spellEnd"/>
      <w:r>
        <w:t xml:space="preserve"> </w:t>
      </w:r>
      <w:proofErr w:type="spellStart"/>
      <w:r>
        <w:t>Simenstad</w:t>
      </w:r>
      <w:proofErr w:type="spellEnd"/>
      <w:r>
        <w:t xml:space="preserve"> XXX) provided by wetland restoration to at-risk fishes. </w:t>
      </w:r>
    </w:p>
    <w:p w14:paraId="2B12EBE2" w14:textId="77777777" w:rsidR="004A65AC" w:rsidRDefault="004A65AC" w:rsidP="00132847"/>
    <w:p w14:paraId="2E137AF7" w14:textId="1819A671" w:rsidR="004A65AC" w:rsidRDefault="00B022AD" w:rsidP="00132847">
      <w:r>
        <w:t>Meso</w:t>
      </w:r>
      <w:r w:rsidR="00E163E5">
        <w:t>-</w:t>
      </w:r>
      <w:r>
        <w:t xml:space="preserve"> and </w:t>
      </w:r>
      <w:r w:rsidR="00D04648">
        <w:t>m</w:t>
      </w:r>
      <w:r>
        <w:t xml:space="preserve">acroinvertebrates, including amphipods, mysids, insects, copepods and isopods, are important food resources </w:t>
      </w:r>
      <w:r w:rsidR="00D04648">
        <w:t>for tidal wetland fish, but are often patchi</w:t>
      </w:r>
      <w:r>
        <w:t>ly distributed and highly variable</w:t>
      </w:r>
      <w:r w:rsidR="00D04648">
        <w:t xml:space="preserve"> </w:t>
      </w:r>
      <w:r w:rsidRPr="00036197">
        <w:rPr>
          <w:noProof/>
        </w:rPr>
        <w:t>(Slater and Baxter 2014, Whitley and Bollens 2014, Baxter et al. 2015, David et al. 2016)</w:t>
      </w:r>
      <w:r w:rsidR="00D04648">
        <w:t xml:space="preserve">. </w:t>
      </w:r>
      <w:commentRangeStart w:id="4"/>
      <w:r w:rsidR="004A65AC">
        <w:t xml:space="preserve">Monitoring </w:t>
      </w:r>
    </w:p>
    <w:p w14:paraId="34877AB6" w14:textId="01FBA5C7" w:rsidR="00A27634" w:rsidRPr="00036197" w:rsidRDefault="00D04648" w:rsidP="00132847">
      <w:r>
        <w:t>The</w:t>
      </w:r>
      <w:r w:rsidR="00B022AD">
        <w:t xml:space="preserve"> </w:t>
      </w:r>
      <w:r>
        <w:t>spatial and temporal variability inherent in these taxa</w:t>
      </w:r>
      <w:r w:rsidR="00B022AD">
        <w:t xml:space="preserve"> make them difficult to monitor. While we have already tested several monitoring methods</w:t>
      </w:r>
      <w:r>
        <w:t xml:space="preserve"> for these groups of invertebrates</w:t>
      </w:r>
      <w:r w:rsidR="00B022AD">
        <w:t xml:space="preserve">, </w:t>
      </w:r>
      <w:r>
        <w:t>monitoring</w:t>
      </w:r>
      <w:r w:rsidR="00B022AD">
        <w:t xml:space="preserve"> change over time </w:t>
      </w:r>
      <w:r>
        <w:t>requires understanding</w:t>
      </w:r>
      <w:r w:rsidR="00B022AD">
        <w:t xml:space="preserve"> the level of spatial and temporal replication </w:t>
      </w:r>
      <w:r>
        <w:t>necessary for statistical validity</w:t>
      </w:r>
      <w:r w:rsidR="00B022AD">
        <w:t xml:space="preserve">. </w:t>
      </w:r>
      <w:commentRangeEnd w:id="4"/>
      <w:r w:rsidR="004A65AC">
        <w:rPr>
          <w:rStyle w:val="CommentReference"/>
        </w:rPr>
        <w:commentReference w:id="4"/>
      </w:r>
      <w:r w:rsidR="00A27634" w:rsidRPr="00036197">
        <w:t xml:space="preserve">Information on </w:t>
      </w:r>
      <w:r w:rsidR="00B022AD">
        <w:t>meso</w:t>
      </w:r>
      <w:r w:rsidR="00E163E5">
        <w:t>-</w:t>
      </w:r>
      <w:r w:rsidR="00B022AD">
        <w:t xml:space="preserve"> and macroinvertebrates</w:t>
      </w:r>
      <w:r w:rsidR="00A27634" w:rsidRPr="00036197">
        <w:t xml:space="preserve"> is necessary to address framework hypotheses F2-F5, which were derived from the PWT’s Food Web Conceptual Model (Secondary Production tier</w:t>
      </w:r>
      <w:r w:rsidR="00100AD3" w:rsidRPr="00036197">
        <w:t>, Hartman et al</w:t>
      </w:r>
      <w:r w:rsidR="000E59B2">
        <w:t>.</w:t>
      </w:r>
      <w:r w:rsidR="00100AD3" w:rsidRPr="00036197">
        <w:t xml:space="preserve">, In </w:t>
      </w:r>
      <w:r w:rsidR="00EF0D85">
        <w:t>Press</w:t>
      </w:r>
      <w:r w:rsidR="00A27634" w:rsidRPr="00036197">
        <w:t>) and Chinook Salmon Tidal Wetland Model (Environmental Drivers and Habitat Attributes tiers</w:t>
      </w:r>
      <w:r w:rsidR="00100AD3" w:rsidRPr="00036197">
        <w:t xml:space="preserve">, </w:t>
      </w:r>
      <w:proofErr w:type="spellStart"/>
      <w:r w:rsidR="00100AD3" w:rsidRPr="00036197">
        <w:t>Goertler</w:t>
      </w:r>
      <w:proofErr w:type="spellEnd"/>
      <w:r w:rsidR="00100AD3" w:rsidRPr="00036197">
        <w:t xml:space="preserve"> et al. In </w:t>
      </w:r>
      <w:r w:rsidR="00EF0D85">
        <w:t>Press</w:t>
      </w:r>
      <w:r w:rsidR="00A27634" w:rsidRPr="00036197">
        <w:t>).</w:t>
      </w:r>
    </w:p>
    <w:p w14:paraId="4C7B690A" w14:textId="77777777" w:rsidR="00430874" w:rsidRPr="00036197" w:rsidRDefault="00862879" w:rsidP="00132847">
      <w:r>
        <w:t xml:space="preserve">Even for </w:t>
      </w:r>
      <w:r w:rsidR="00D04648">
        <w:t>established methods, such as zooplankton trawls</w:t>
      </w:r>
      <w:r>
        <w:t xml:space="preserve">, more research is needed to determine the spatial and temporal extent of inference that can be made for a given metric. Multiple long-term monitoring </w:t>
      </w:r>
      <w:r w:rsidR="00E163E5">
        <w:t xml:space="preserve">surveys </w:t>
      </w:r>
      <w:r w:rsidR="00430874" w:rsidRPr="00036197">
        <w:t>sampl</w:t>
      </w:r>
      <w:r>
        <w:t>e</w:t>
      </w:r>
      <w:r w:rsidR="00430874" w:rsidRPr="00036197">
        <w:t xml:space="preserve"> the pelagic realm for zooplankton</w:t>
      </w:r>
      <w:r>
        <w:t xml:space="preserve"> using well-established methods</w:t>
      </w:r>
      <w:r w:rsidR="00430874" w:rsidRPr="00036197">
        <w:t xml:space="preserve"> (Hennessy et al</w:t>
      </w:r>
      <w:r w:rsidR="000E59B2">
        <w:t>.</w:t>
      </w:r>
      <w:r w:rsidR="00430874" w:rsidRPr="00036197">
        <w:t xml:space="preserve"> 2009)</w:t>
      </w:r>
      <w:r w:rsidR="008D6E83">
        <w:t>.</w:t>
      </w:r>
      <w:r w:rsidR="00430874" w:rsidRPr="00036197">
        <w:t xml:space="preserve"> However, it is unclear </w:t>
      </w:r>
      <w:r w:rsidR="008D6E83">
        <w:t xml:space="preserve">the extent to which </w:t>
      </w:r>
      <w:r w:rsidR="00430874" w:rsidRPr="00036197">
        <w:t xml:space="preserve">zooplankton </w:t>
      </w:r>
      <w:r w:rsidR="008C670C">
        <w:t xml:space="preserve">communities </w:t>
      </w:r>
      <w:r w:rsidR="00430874" w:rsidRPr="00036197">
        <w:t xml:space="preserve">differ </w:t>
      </w:r>
      <w:r w:rsidR="008D6E83">
        <w:t>between</w:t>
      </w:r>
      <w:r w:rsidR="008D6E83" w:rsidRPr="00036197">
        <w:t xml:space="preserve"> </w:t>
      </w:r>
      <w:r w:rsidR="00430874" w:rsidRPr="00036197">
        <w:t xml:space="preserve">the </w:t>
      </w:r>
      <w:r>
        <w:t>deep</w:t>
      </w:r>
      <w:r w:rsidR="00430874" w:rsidRPr="00036197">
        <w:t xml:space="preserve"> channel habitat currently sampled and the wetlands that our program will sample</w:t>
      </w:r>
      <w:r w:rsidR="00D04648">
        <w:t xml:space="preserve"> (Kimmerer et al</w:t>
      </w:r>
      <w:r w:rsidR="000E59B2">
        <w:t>.</w:t>
      </w:r>
      <w:r w:rsidR="00D04648">
        <w:t xml:space="preserve"> 1998, 2002</w:t>
      </w:r>
      <w:r w:rsidR="00E163E5">
        <w:t xml:space="preserve">; </w:t>
      </w:r>
      <w:proofErr w:type="spellStart"/>
      <w:r w:rsidR="00E163E5">
        <w:t>Bollens</w:t>
      </w:r>
      <w:proofErr w:type="spellEnd"/>
      <w:r w:rsidR="00E163E5">
        <w:t xml:space="preserve"> et al</w:t>
      </w:r>
      <w:r w:rsidR="000E59B2">
        <w:t>.</w:t>
      </w:r>
      <w:r w:rsidR="00E163E5">
        <w:t xml:space="preserve"> 2014</w:t>
      </w:r>
      <w:r w:rsidR="00D04648">
        <w:t>)</w:t>
      </w:r>
      <w:r w:rsidR="00430874" w:rsidRPr="00036197">
        <w:t>.</w:t>
      </w:r>
      <w:r w:rsidR="008D6E83">
        <w:t xml:space="preserve"> </w:t>
      </w:r>
      <w:r>
        <w:t xml:space="preserve">Understanding differences in communities between channels and wetlands is also necessary to detect exchange between these habitats that is predicted to increase food availability in the channel </w:t>
      </w:r>
      <w:r w:rsidR="00430874" w:rsidRPr="00036197">
        <w:t>(Framework hypotheses F8-F10</w:t>
      </w:r>
      <w:r w:rsidR="00986682">
        <w:t xml:space="preserve">, </w:t>
      </w:r>
      <w:r w:rsidR="00430874" w:rsidRPr="00036197">
        <w:t>Hartman et al</w:t>
      </w:r>
      <w:r w:rsidR="000E59B2">
        <w:t>.</w:t>
      </w:r>
      <w:r w:rsidR="00430874" w:rsidRPr="00036197">
        <w:t xml:space="preserve">, in </w:t>
      </w:r>
      <w:r w:rsidR="00EF0D85">
        <w:t>I</w:t>
      </w:r>
      <w:r w:rsidR="00EF0D85" w:rsidRPr="00036197">
        <w:t xml:space="preserve">n </w:t>
      </w:r>
      <w:r w:rsidR="00EF0D85">
        <w:t>Press</w:t>
      </w:r>
      <w:r w:rsidR="00430874" w:rsidRPr="00036197">
        <w:t>).</w:t>
      </w:r>
    </w:p>
    <w:p w14:paraId="35798511" w14:textId="77777777" w:rsidR="00A27634" w:rsidRPr="00036197" w:rsidRDefault="00862879" w:rsidP="00132847">
      <w:r>
        <w:lastRenderedPageBreak/>
        <w:t xml:space="preserve">Fish are also highly variable across the Upper SF Estuary. </w:t>
      </w:r>
      <w:r w:rsidR="00A27634" w:rsidRPr="00036197">
        <w:t>Although fishes ranging from larvae to adults are sampled regularly, just a few sampling programs focus on small channel/shallow water/vegetation edge habitats. We have tested several different types of gear for catching fish in these habitats</w:t>
      </w:r>
      <w:r w:rsidR="00B40B03">
        <w:t xml:space="preserve"> in</w:t>
      </w:r>
      <w:r w:rsidR="00A27634" w:rsidRPr="00036197">
        <w:t xml:space="preserve"> the</w:t>
      </w:r>
      <w:r w:rsidR="00B40B03">
        <w:t xml:space="preserve"> North</w:t>
      </w:r>
      <w:r w:rsidR="00A27634" w:rsidRPr="00036197">
        <w:t xml:space="preserve"> Delta (Cache Slough</w:t>
      </w:r>
      <w:r w:rsidR="00B40B03">
        <w:t xml:space="preserve"> Region</w:t>
      </w:r>
      <w:r w:rsidR="00A27634" w:rsidRPr="00036197">
        <w:t xml:space="preserve">). We need a better understanding of </w:t>
      </w:r>
      <w:r w:rsidR="00DD1AB6" w:rsidRPr="00036197">
        <w:t xml:space="preserve">the function of these gears across estuarine gradients and </w:t>
      </w:r>
      <w:r w:rsidR="00A27634" w:rsidRPr="00036197">
        <w:t xml:space="preserve">how catches compare to long-term IEP monitoring. Fish community sampling </w:t>
      </w:r>
      <w:r w:rsidR="00DD1AB6" w:rsidRPr="00036197">
        <w:t xml:space="preserve">in long-term monitoring </w:t>
      </w:r>
      <w:r w:rsidR="00A27634" w:rsidRPr="00036197">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t xml:space="preserve"> (</w:t>
      </w:r>
      <w:proofErr w:type="spellStart"/>
      <w:r w:rsidR="00100AD3" w:rsidRPr="00036197">
        <w:t>Goertler</w:t>
      </w:r>
      <w:proofErr w:type="spellEnd"/>
      <w:r w:rsidR="00100AD3" w:rsidRPr="00036197">
        <w:t xml:space="preserve"> et al</w:t>
      </w:r>
      <w:r w:rsidR="000E59B2">
        <w:t>.</w:t>
      </w:r>
      <w:r w:rsidR="00100AD3" w:rsidRPr="00036197">
        <w:t xml:space="preserve">, In </w:t>
      </w:r>
      <w:r w:rsidR="00EF0D85">
        <w:t>Press</w:t>
      </w:r>
      <w:r w:rsidR="00100AD3" w:rsidRPr="00036197">
        <w:t>)</w:t>
      </w:r>
      <w:r w:rsidR="00A27634" w:rsidRPr="00036197">
        <w:t>.</w:t>
      </w:r>
    </w:p>
    <w:p w14:paraId="11F2AE40" w14:textId="77777777" w:rsidR="00A27634" w:rsidRPr="00E170EA" w:rsidRDefault="00A27634" w:rsidP="00E170EA">
      <w:pPr>
        <w:pStyle w:val="Heading2"/>
      </w:pPr>
      <w:bookmarkStart w:id="5" w:name="_Toc433352571"/>
      <w:bookmarkStart w:id="6" w:name="_Toc536509171"/>
      <w:r w:rsidRPr="00E170EA">
        <w:t>Pilot Monitoring Phases</w:t>
      </w:r>
      <w:bookmarkEnd w:id="5"/>
      <w:bookmarkEnd w:id="6"/>
    </w:p>
    <w:p w14:paraId="26139542" w14:textId="7C5CFC0D" w:rsidR="00A27634" w:rsidRPr="00036197" w:rsidRDefault="00A27634" w:rsidP="00132847">
      <w:r w:rsidRPr="00036197">
        <w:t>We conducted a Phase I “gear exploration” from July to October</w:t>
      </w:r>
      <w:r w:rsidR="00DD1AB6" w:rsidRPr="00036197">
        <w:t xml:space="preserve"> 2015</w:t>
      </w:r>
      <w:r w:rsidR="003637A8">
        <w:t xml:space="preserve"> (Contreras et al. 2016)</w:t>
      </w:r>
      <w:r w:rsidRPr="00036197">
        <w:t xml:space="preserve">. Based on results from that effort, successful methods were selected for inclusion in the second phase of pilot work.  Phase II occurred from February through </w:t>
      </w:r>
      <w:proofErr w:type="gramStart"/>
      <w:r w:rsidRPr="00036197">
        <w:t>July 2016, and</w:t>
      </w:r>
      <w:proofErr w:type="gramEnd"/>
      <w:r w:rsidRPr="00036197">
        <w:t xml:space="preserve"> provided a more rigorous evaluation of gear feasibility during the time of year listed fish are most likely to be using wetlands</w:t>
      </w:r>
      <w:r w:rsidR="003637A8">
        <w:t xml:space="preserve"> (Contreras et al. 2017)</w:t>
      </w:r>
      <w:r w:rsidRPr="00036197">
        <w:t xml:space="preserve">. Phase II included quantitative comparisons </w:t>
      </w:r>
      <w:r w:rsidR="00BB6260">
        <w:t>of</w:t>
      </w:r>
      <w:r w:rsidRPr="00036197">
        <w:t xml:space="preserve"> </w:t>
      </w:r>
      <w:r w:rsidR="00AF499C">
        <w:t>abundance</w:t>
      </w:r>
      <w:r w:rsidRPr="00036197">
        <w:t xml:space="preserve">, </w:t>
      </w:r>
      <w:r w:rsidR="00AF499C">
        <w:t>size, composition</w:t>
      </w:r>
      <w:r w:rsidRPr="00036197">
        <w:t xml:space="preserve">, and </w:t>
      </w:r>
      <w:r w:rsidR="00AF499C">
        <w:t xml:space="preserve">diversity </w:t>
      </w:r>
      <w:r w:rsidR="005F5F7E">
        <w:t>which led to recommended gear types</w:t>
      </w:r>
      <w:r w:rsidRPr="00036197">
        <w:t xml:space="preserve">. </w:t>
      </w:r>
      <w:r w:rsidR="005F5F7E">
        <w:t>T</w:t>
      </w:r>
      <w:r w:rsidR="00E67D51">
        <w:t>he</w:t>
      </w:r>
      <w:r w:rsidRPr="00036197">
        <w:t xml:space="preserve"> </w:t>
      </w:r>
      <w:r w:rsidR="00E67D51">
        <w:t xml:space="preserve">recommended </w:t>
      </w:r>
      <w:r w:rsidR="005F5F7E">
        <w:t>gear types</w:t>
      </w:r>
      <w:r w:rsidRPr="00036197">
        <w:t xml:space="preserve"> from </w:t>
      </w:r>
      <w:r w:rsidR="005F5F7E">
        <w:t>P</w:t>
      </w:r>
      <w:r w:rsidRPr="00036197">
        <w:t>hase</w:t>
      </w:r>
      <w:r w:rsidR="00E67D51">
        <w:t xml:space="preserve"> II</w:t>
      </w:r>
      <w:r w:rsidRPr="00036197">
        <w:t xml:space="preserve"> </w:t>
      </w:r>
      <w:r w:rsidR="003C49C9">
        <w:t>were used in the</w:t>
      </w:r>
      <w:r w:rsidR="005F5F7E">
        <w:t xml:space="preserve"> Phase III study </w:t>
      </w:r>
      <w:r w:rsidR="003C49C9">
        <w:t xml:space="preserve">that further refined the spatial and temporal sampling schemes necessary to evaluate monitoring </w:t>
      </w:r>
      <w:proofErr w:type="gramStart"/>
      <w:r w:rsidR="003C49C9">
        <w:t>hypotheses, and</w:t>
      </w:r>
      <w:proofErr w:type="gramEnd"/>
      <w:r w:rsidR="003C49C9">
        <w:t xml:space="preserve"> began testing the extent to which IEP’s channel-based monitoring surveys can be used to make inferences on tidal wetlands.</w:t>
      </w:r>
    </w:p>
    <w:p w14:paraId="5851CDCE" w14:textId="77777777" w:rsidR="00A27634" w:rsidRPr="00036197" w:rsidRDefault="00A27634" w:rsidP="00132847"/>
    <w:p w14:paraId="555146F4" w14:textId="51B973EA" w:rsidR="00A27634" w:rsidRPr="00036197" w:rsidRDefault="00A27634" w:rsidP="00132847">
      <w:r w:rsidRPr="00036197">
        <w:t xml:space="preserve">After each </w:t>
      </w:r>
      <w:r w:rsidR="001C5D0C">
        <w:t xml:space="preserve">pilot </w:t>
      </w:r>
      <w:r w:rsidRPr="00036197">
        <w:t xml:space="preserve">phase, results were </w:t>
      </w:r>
      <w:r w:rsidR="001C5D0C">
        <w:t xml:space="preserve">reviewed by </w:t>
      </w:r>
      <w:r w:rsidRPr="00036197">
        <w:t>the PWT before</w:t>
      </w:r>
      <w:r w:rsidR="001C5D0C">
        <w:t xml:space="preserve"> </w:t>
      </w:r>
      <w:r w:rsidRPr="00036197">
        <w:t>inclu</w:t>
      </w:r>
      <w:r w:rsidR="001C5D0C">
        <w:t>sion</w:t>
      </w:r>
      <w:r w:rsidRPr="00036197">
        <w:t xml:space="preserve"> in</w:t>
      </w:r>
      <w:r w:rsidR="001F637D">
        <w:t xml:space="preserve"> </w:t>
      </w:r>
      <w:r w:rsidR="00EF0D85">
        <w:t>development of plans for</w:t>
      </w:r>
      <w:r w:rsidRPr="00036197">
        <w:t xml:space="preserve"> the next phase. </w:t>
      </w:r>
      <w:r w:rsidR="004A65AC">
        <w:t>This report covers Phase IV, which expanded comparisons between FRP and IEP surveys, tested new methods for monitoring fish, SAV, nutrients, and phytoplankton, and began collecting pre-project data at future restoration sites.</w:t>
      </w:r>
    </w:p>
    <w:p w14:paraId="2A1BE6CB" w14:textId="77777777" w:rsidR="00A27634" w:rsidRPr="00036197" w:rsidRDefault="00A27634" w:rsidP="00132847"/>
    <w:p w14:paraId="0B71BFA8" w14:textId="77777777" w:rsidR="00A27634" w:rsidRPr="00E170EA" w:rsidRDefault="00A27634" w:rsidP="00E170EA">
      <w:pPr>
        <w:pStyle w:val="Heading2"/>
      </w:pPr>
      <w:bookmarkStart w:id="7" w:name="_Toc433352572"/>
      <w:bookmarkStart w:id="8" w:name="_Toc536509172"/>
      <w:r w:rsidRPr="00E170EA">
        <w:t>Project Objectives</w:t>
      </w:r>
      <w:bookmarkEnd w:id="7"/>
      <w:bookmarkEnd w:id="8"/>
    </w:p>
    <w:p w14:paraId="25D25591" w14:textId="5B842B41" w:rsidR="002B6D03" w:rsidRDefault="002B6D03" w:rsidP="00132847">
      <w:pPr>
        <w:pStyle w:val="ListParagraph"/>
        <w:numPr>
          <w:ilvl w:val="0"/>
          <w:numId w:val="37"/>
        </w:numPr>
      </w:pPr>
      <w:r>
        <w:t>Determine the extent to which long-term IEP sampling reflects conditions in nearby shallow-water and wetland habitats.</w:t>
      </w:r>
    </w:p>
    <w:p w14:paraId="112964BC" w14:textId="19DB6079" w:rsidR="003637A8" w:rsidRPr="00BE2116" w:rsidRDefault="00A87B3D" w:rsidP="00132847">
      <w:pPr>
        <w:pStyle w:val="ListParagraph"/>
        <w:numPr>
          <w:ilvl w:val="0"/>
          <w:numId w:val="37"/>
        </w:numPr>
      </w:pPr>
      <w:r>
        <w:t>Determine whether gear efficiency evaluations are feasible using new sampling te</w:t>
      </w:r>
      <w:r w:rsidR="002B6D03">
        <w:t>chnology (</w:t>
      </w:r>
      <w:r w:rsidR="00AB79EC">
        <w:t>i</w:t>
      </w:r>
      <w:r w:rsidR="002B6D03">
        <w:t>.</w:t>
      </w:r>
      <w:r w:rsidR="00AB79EC">
        <w:t>e</w:t>
      </w:r>
      <w:r w:rsidR="002B6D03">
        <w:t>.</w:t>
      </w:r>
      <w:r w:rsidR="00EF0D85">
        <w:t>,</w:t>
      </w:r>
      <w:r w:rsidR="002B6D03">
        <w:t xml:space="preserve"> ARIS sonar).</w:t>
      </w:r>
      <w:r w:rsidR="003637A8">
        <w:t xml:space="preserve"> </w:t>
      </w:r>
    </w:p>
    <w:p w14:paraId="7C0A3797" w14:textId="77777777" w:rsidR="00A27634" w:rsidRPr="00BE2116" w:rsidRDefault="00A27634" w:rsidP="00132847">
      <w:pPr>
        <w:pStyle w:val="ListParagraph"/>
        <w:numPr>
          <w:ilvl w:val="0"/>
          <w:numId w:val="37"/>
        </w:numPr>
      </w:pPr>
      <w:r w:rsidRPr="00BE2116">
        <w:t xml:space="preserve">Determine the level of spatial and temporal replication necessary to </w:t>
      </w:r>
      <w:r w:rsidR="001C5D0C">
        <w:t>make</w:t>
      </w:r>
      <w:r w:rsidRPr="00BE2116">
        <w:t xml:space="preserve"> sampling design recommendations for long-term monitoring.</w:t>
      </w:r>
    </w:p>
    <w:p w14:paraId="2F039E02" w14:textId="77777777" w:rsidR="00A27634" w:rsidRPr="00BE2116" w:rsidRDefault="00A27634" w:rsidP="00132847">
      <w:pPr>
        <w:pStyle w:val="ListParagraph"/>
        <w:numPr>
          <w:ilvl w:val="0"/>
          <w:numId w:val="37"/>
        </w:numPr>
      </w:pPr>
      <w:r w:rsidRPr="00BE2116">
        <w:t xml:space="preserve">Begin developing a baseline of biomass, community composition, and fish condition for fish and invertebrates near </w:t>
      </w:r>
      <w:r w:rsidR="001C5D0C">
        <w:t>planned</w:t>
      </w:r>
      <w:r w:rsidRPr="00BE2116">
        <w:t xml:space="preserve"> tidal restoration </w:t>
      </w:r>
      <w:r w:rsidR="00291F0F">
        <w:t xml:space="preserve">and comparison </w:t>
      </w:r>
      <w:r w:rsidRPr="00BE2116">
        <w:t>sites. This will allow us to make pre-and-post-restoration comparisons for evaluating restoration progress.</w:t>
      </w:r>
    </w:p>
    <w:p w14:paraId="38D179D6" w14:textId="77777777" w:rsidR="00A27634" w:rsidRDefault="00A27634" w:rsidP="00132847"/>
    <w:p w14:paraId="573BC8AE" w14:textId="77777777" w:rsidR="00387CAC" w:rsidRDefault="00387CAC" w:rsidP="00132847"/>
    <w:p w14:paraId="72106F5C" w14:textId="7A2BCF48" w:rsidR="00D35978" w:rsidRPr="00BE2116" w:rsidRDefault="00D35978" w:rsidP="00D35978">
      <w:pPr>
        <w:pStyle w:val="Heading2"/>
      </w:pPr>
      <w:bookmarkStart w:id="9" w:name="_Toc415212242"/>
      <w:bookmarkStart w:id="10" w:name="_Toc433352589"/>
      <w:bookmarkEnd w:id="0"/>
      <w:r w:rsidRPr="00BE2116">
        <w:lastRenderedPageBreak/>
        <w:t xml:space="preserve"> </w:t>
      </w:r>
    </w:p>
    <w:p w14:paraId="1F7F09D5" w14:textId="15FE2BA4" w:rsidR="00FF27B7" w:rsidRPr="00BE2116" w:rsidRDefault="00D35978" w:rsidP="00FF27B7">
      <w:pPr>
        <w:pStyle w:val="Heading1"/>
      </w:pPr>
      <w:bookmarkStart w:id="11" w:name="_Toc536509173"/>
      <w:r>
        <w:t>Part</w:t>
      </w:r>
      <w:r w:rsidR="00FF27B7" w:rsidRPr="00BE2116">
        <w:t xml:space="preserve"> 1: </w:t>
      </w:r>
      <w:r w:rsidR="003918A8">
        <w:t xml:space="preserve">Phytoplankton and </w:t>
      </w:r>
      <w:r w:rsidR="00FF27B7">
        <w:t>Invertebrate spatial and temporal variability</w:t>
      </w:r>
      <w:bookmarkEnd w:id="11"/>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2" w:name="_Toc536509174"/>
      <w:r>
        <w:t>Introduction</w:t>
      </w:r>
      <w:bookmarkEnd w:id="12"/>
    </w:p>
    <w:p w14:paraId="06D43605" w14:textId="4BC037E9" w:rsidR="00F27CF9" w:rsidRDefault="00F27CF9" w:rsidP="00F27CF9">
      <w:pPr>
        <w:pStyle w:val="Heading3"/>
      </w:pPr>
      <w:r>
        <w:t>Invertebrates</w:t>
      </w:r>
    </w:p>
    <w:p w14:paraId="48607E1E" w14:textId="71272C1D" w:rsidR="0020456D" w:rsidRDefault="00FF27B7" w:rsidP="00132847">
      <w:r w:rsidRPr="00A01AC6">
        <w:t xml:space="preserve">Understanding the variability </w:t>
      </w:r>
      <w:r w:rsidR="00575204">
        <w:t xml:space="preserve">of zooplankton and macroinvertebrates </w:t>
      </w:r>
      <w:r w:rsidRPr="00A01AC6">
        <w:t xml:space="preserve">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instrText xml:space="preserve"> ADDIN EN.CITE </w:instrText>
      </w:r>
      <w:r w:rsidR="0020456D">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instrText xml:space="preserve"> ADDIN EN.CITE.DATA </w:instrText>
      </w:r>
      <w:r w:rsidR="0020456D">
        <w:fldChar w:fldCharType="end"/>
      </w:r>
      <w:r w:rsidR="0020456D">
        <w:fldChar w:fldCharType="separate"/>
      </w:r>
      <w:r w:rsidR="0020456D">
        <w:rPr>
          <w:noProof/>
        </w:rPr>
        <w:t>(Bottom et al. 2011; David et al. 2016; Maier and Simenstad 2009; Sommer et al. 2001)</w:t>
      </w:r>
      <w:r w:rsidR="0020456D">
        <w:fldChar w:fldCharType="end"/>
      </w:r>
      <w:r w:rsidRPr="00A01AC6">
        <w:t xml:space="preserve">, and are a component of Delta Smelt diets when smelt occur in areas of high macrophyte production </w:t>
      </w:r>
      <w:r w:rsidR="0020456D">
        <w:fldChar w:fldCharType="begin"/>
      </w:r>
      <w:r w:rsidR="0020456D">
        <w:instrText xml:space="preserve"> ADDIN EN.CITE &lt;EndNote&gt;&lt;Cite&gt;&lt;Author&gt;Whitley&lt;/Author&gt;&lt;Year&gt;2014&lt;/Year&gt;&lt;RecNum&gt;1593&lt;/RecNum&gt;&lt;DisplayText&gt;(Whitley and Bollens 2014)&lt;/DisplayText&gt;&lt;record&gt;&lt;rec-number&gt;1593&lt;/rec-number&gt;&lt;foreign-keys&gt;&lt;key app="EN" db-id="a9apvv5dmwfftked0f5padvbva2xpxpx0esz" timestamp="1408114436"&gt;1593&lt;/key&gt;&lt;/foreign-keys&gt;&lt;ref-type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fldChar w:fldCharType="separate"/>
      </w:r>
      <w:r w:rsidR="0020456D">
        <w:rPr>
          <w:noProof/>
        </w:rPr>
        <w:t>(Whitley and Bollens 2014)</w:t>
      </w:r>
      <w:r w:rsidR="0020456D">
        <w:fldChar w:fldCharType="end"/>
      </w:r>
      <w:r w:rsidRPr="00A01AC6">
        <w:t>. Because these groups are understudied, it is unclear how variable biom</w:t>
      </w:r>
      <w:r w:rsidR="001F637D">
        <w:t xml:space="preserve">ass and community composition </w:t>
      </w:r>
      <w:r w:rsidR="00EF0D85">
        <w:t>are</w:t>
      </w:r>
      <w:r w:rsidR="00EF0D85" w:rsidRPr="00A01AC6">
        <w:t xml:space="preserve"> </w:t>
      </w:r>
      <w:r w:rsidRPr="00A01AC6">
        <w:t xml:space="preserve">within a site, between sites and between seasons. Because epifaunal invertebrates are a smaller percentage of smelt diets </w:t>
      </w:r>
      <w:r w:rsidR="0020456D">
        <w:fldChar w:fldCharType="begin"/>
      </w:r>
      <w:r w:rsidR="0020456D">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fldChar w:fldCharType="separate"/>
      </w:r>
      <w:r w:rsidR="0020456D">
        <w:rPr>
          <w:noProof/>
        </w:rPr>
        <w:t>(Slater and Baxter 2014)</w:t>
      </w:r>
      <w:r w:rsidR="0020456D">
        <w:fldChar w:fldCharType="end"/>
      </w:r>
      <w:r w:rsidRPr="00A01AC6">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707B9127" w:rsidR="00EF3754" w:rsidRDefault="00EF3754" w:rsidP="00132847">
      <w:r>
        <w:t xml:space="preserve">We chose spring for our spatially intensive sampling, because this is when there is the highest density of juvenile salmonids rearing in the estuary </w:t>
      </w:r>
      <w:r w:rsidR="00F75567">
        <w:fldChar w:fldCharType="begin"/>
      </w:r>
      <w:r w:rsidR="00F75567">
        <w:instrText xml:space="preserve"> ADDIN EN.CITE &lt;EndNote&gt;&lt;Cite&gt;&lt;Author&gt;Williams&lt;/Author&gt;&lt;Year&gt;2012&lt;/Year&gt;&lt;RecNum&gt;2241&lt;/RecNum&gt;&lt;DisplayText&gt;(Williams 2012)&lt;/DisplayText&gt;&lt;record&gt;&lt;rec-number&gt;2241&lt;/rec-number&gt;&lt;foreign-keys&gt;&lt;key app="EN" db-id="a9apvv5dmwfftked0f5padvbva2xpxpx0esz" timestamp="1426857230"&gt;2241&lt;/key&gt;&lt;/foreign-keys&gt;&lt;ref-type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fldChar w:fldCharType="separate"/>
      </w:r>
      <w:r w:rsidR="00F75567">
        <w:rPr>
          <w:noProof/>
        </w:rPr>
        <w:t>(Williams 2012)</w:t>
      </w:r>
      <w:r w:rsidR="00F75567">
        <w:fldChar w:fldCharType="end"/>
      </w:r>
      <w:r>
        <w:t xml:space="preserve">, Delta Smelt are spawning in the freshwater Delta </w:t>
      </w:r>
      <w:r w:rsidR="00F75567">
        <w:fldChar w:fldCharType="begin"/>
      </w:r>
      <w:r w:rsidR="00F75567">
        <w:instrText xml:space="preserve"> ADDIN EN.CITE &lt;EndNote&gt;&lt;Cite&gt;&lt;Author&gt;Sommer&lt;/Author&gt;&lt;Year&gt;2013&lt;/Year&gt;&lt;RecNum&gt;1099&lt;/RecNum&gt;&lt;DisplayText&gt;(Baxter et al. 2015; Sommer and Mejia 2013)&lt;/DisplayText&gt;&lt;record&gt;&lt;rec-number&gt;1099&lt;/rec-number&gt;&lt;foreign-keys&gt;&lt;key app="EN" db-id="a9apvv5dmwfftked0f5padvbva2xpxpx0esz" timestamp="1404405729"&gt;1099&lt;/key&gt;&lt;/foreign-keys&gt;&lt;ref-type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180&lt;/RecNum&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fldChar w:fldCharType="separate"/>
      </w:r>
      <w:r w:rsidR="00F75567">
        <w:rPr>
          <w:noProof/>
        </w:rPr>
        <w:t>(Baxter et al. 2015; Sommer and Mejia 2013)</w:t>
      </w:r>
      <w:r w:rsidR="00F75567">
        <w:fldChar w:fldCharType="end"/>
      </w:r>
      <w:r>
        <w:t xml:space="preserve">, and Longfin Smelt are present and spawning in the marshes surrounding Suisun Bay </w:t>
      </w:r>
      <w:r w:rsidR="00F75567">
        <w:fldChar w:fldCharType="begin"/>
      </w:r>
      <w:r w:rsidR="00F75567">
        <w:instrText xml:space="preserve"> ADDIN EN.CITE &lt;EndNote&gt;&lt;Cite&gt;&lt;Author&gt;Grimaldo&lt;/Author&gt;&lt;Year&gt;2017&lt;/Year&gt;&lt;RecNum&gt;2960&lt;/RecNum&gt;&lt;DisplayText&gt;(Grimaldo et al. 2017)&lt;/DisplayText&gt;&lt;record&gt;&lt;rec-number&gt;2960&lt;/rec-number&gt;&lt;foreign-keys&gt;&lt;key app="EN" db-id="a9apvv5dmwfftked0f5padvbva2xpxpx0esz" timestamp="1510919753"&gt;2960&lt;/key&gt;&lt;/foreign-keys&gt;&lt;ref-type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fldChar w:fldCharType="separate"/>
      </w:r>
      <w:r w:rsidR="00F75567">
        <w:rPr>
          <w:noProof/>
        </w:rPr>
        <w:t>(Grimaldo et al. 2017)</w:t>
      </w:r>
      <w:r w:rsidR="00F75567">
        <w:fldChar w:fldCharType="end"/>
      </w:r>
      <w:r>
        <w:t xml:space="preserve">. However, the importance of food supply during the fall, while juvenile smelt area rearing, is considered one of the major factors in population resilience </w:t>
      </w:r>
      <w: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instrText xml:space="preserve"> ADDIN EN.CITE </w:instrText>
      </w:r>
      <w: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instrText xml:space="preserve"> ADDIN EN.CITE.DATA </w:instrText>
      </w:r>
      <w:r>
        <w:fldChar w:fldCharType="end"/>
      </w:r>
      <w:r>
        <w:fldChar w:fldCharType="separate"/>
      </w:r>
      <w:r>
        <w:rPr>
          <w:noProof/>
        </w:rPr>
        <w:t>(Baxter et al. 2015; Brown et al. 2014)</w:t>
      </w:r>
      <w:r>
        <w:fldChar w:fldCharType="end"/>
      </w:r>
      <w:r>
        <w:t xml:space="preserve">. Therefore, chose to characterize potential food supply in areas important to smelt in the fall. </w:t>
      </w:r>
    </w:p>
    <w:p w14:paraId="005F8CB4" w14:textId="438C07B8" w:rsidR="0020456D" w:rsidRDefault="00EF3754" w:rsidP="00132847">
      <w:r>
        <w:t xml:space="preserve">Due to limited resources, we targeted fall sampling only in areas likely to have high smelt abundance. In most years, a majority of the population migrates to the Low Salinity Zone (LSZ), to rear </w:t>
      </w:r>
      <w:r w:rsidR="00F75567">
        <w:fldChar w:fldCharType="begin"/>
      </w:r>
      <w:r w:rsidR="00F75567">
        <w:instrText xml:space="preserve"> ADDIN EN.CITE &lt;EndNote&gt;&lt;Cite&gt;&lt;Author&gt;Baxter&lt;/Author&gt;&lt;Year&gt;2015&lt;/Year&gt;&lt;RecNum&gt;180&lt;/RecNum&gt;&lt;DisplayText&gt;(Baxter et al. 2015)&lt;/DisplayText&gt;&lt;record&gt;&lt;rec-number&gt;180&lt;/rec-number&gt;&lt;foreign-keys&gt;&lt;key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fldChar w:fldCharType="separate"/>
      </w:r>
      <w:r w:rsidR="00F75567">
        <w:rPr>
          <w:noProof/>
        </w:rPr>
        <w:t>(Baxter et al. 2015)</w:t>
      </w:r>
      <w:r w:rsidR="00F75567">
        <w:fldChar w:fldCharType="end"/>
      </w:r>
      <w:r>
        <w:t xml:space="preserve">. This area generally stretches from Suisun Bay to the Confluence, though exact location depends on water year type </w:t>
      </w:r>
      <w:r>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instrText xml:space="preserve"> ADDIN EN.CITE </w:instrText>
      </w:r>
      <w:r w:rsidR="00F75567">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instrText xml:space="preserve"> ADDIN EN.CITE.DATA </w:instrText>
      </w:r>
      <w:r w:rsidR="00F75567">
        <w:fldChar w:fldCharType="end"/>
      </w:r>
      <w:r>
        <w:fldChar w:fldCharType="separate"/>
      </w:r>
      <w:r>
        <w:rPr>
          <w:noProof/>
        </w:rPr>
        <w:t>(Brown et al. 2014)</w:t>
      </w:r>
      <w:r>
        <w:fldChar w:fldCharType="end"/>
      </w:r>
      <w:r>
        <w:t>.</w:t>
      </w:r>
      <w:r w:rsidR="0020456D">
        <w:t xml:space="preserve"> </w:t>
      </w:r>
      <w:r>
        <w:t xml:space="preserve">There is an additional resident population of Delta Smelt which remains in the </w:t>
      </w:r>
      <w:r w:rsidR="00CF2BBE">
        <w:t xml:space="preserve">North Delta year round </w:t>
      </w:r>
      <w:r w:rsidR="00CF2BBE">
        <w:fldChar w:fldCharType="begin"/>
      </w:r>
      <w:r w:rsidR="00CF2BBE">
        <w:instrText xml:space="preserve"> ADDIN EN.CITE &lt;EndNote&gt;&lt;Cite&gt;&lt;Author&gt;Sommer&lt;/Author&gt;&lt;Year&gt;2009&lt;/Year&gt;&lt;RecNum&gt;1103&lt;/RecNum&gt;&lt;DisplayText&gt;(Sommer et al. 2009)&lt;/DisplayText&gt;&lt;record&gt;&lt;rec-number&gt;1103&lt;/rec-number&gt;&lt;foreign-keys&gt;&lt;key app="EN" db-id="a9apvv5dmwfftked0f5padvbva2xpxpx0esz" timestamp="1404405729"&gt;1103&lt;/key&gt;&lt;/foreign-keys&gt;&lt;ref-type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fldChar w:fldCharType="separate"/>
      </w:r>
      <w:r w:rsidR="00CF2BBE">
        <w:rPr>
          <w:noProof/>
        </w:rPr>
        <w:t>(Sommer et al. 2009)</w:t>
      </w:r>
      <w:r w:rsidR="00CF2BBE">
        <w:fldChar w:fldCharType="end"/>
      </w:r>
      <w:r w:rsidR="00CF2BBE">
        <w:t>, so we chose to target these areas for additional fall sampling.</w:t>
      </w:r>
    </w:p>
    <w:p w14:paraId="4CF9B19C" w14:textId="654AC75F" w:rsidR="00F27CF9" w:rsidRDefault="00F27CF9" w:rsidP="00FA5153">
      <w:pPr>
        <w:pStyle w:val="Heading3"/>
      </w:pPr>
      <w:r>
        <w:t>Phytoplankton</w:t>
      </w:r>
    </w:p>
    <w:p w14:paraId="7DB2C170" w14:textId="35C7CC69" w:rsidR="00360460" w:rsidRDefault="00360460" w:rsidP="00132847">
      <w:r>
        <w:t xml:space="preserve">Phytoplankton </w:t>
      </w:r>
      <w:proofErr w:type="gramStart"/>
      <w:r>
        <w:t>are considered to be</w:t>
      </w:r>
      <w:proofErr w:type="gramEnd"/>
      <w:r>
        <w:t xml:space="preserv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instrText xml:space="preserve"> ADDIN EN.CITE &lt;EndNote&gt;&lt;Cite&gt;&lt;Author&gt;Orsi&lt;/Author&gt;&lt;Year&gt;1995&lt;/Year&gt;&lt;RecNum&gt;902&lt;/RecNum&gt;&lt;DisplayText&gt;(Orsi 1995)&lt;/DisplayText&gt;&lt;record&gt;&lt;rec-number&gt;902&lt;/rec-number&gt;&lt;foreign-keys&gt;&lt;key app="EN" db-id="a9apvv5dmwfftked0f5padvbva2xpxpx0esz" timestamp="1404403912"&gt;902&lt;/key&gt;&lt;/foreign-keys&gt;&lt;ref-type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 </w:instrText>
      </w:r>
      <w:r w:rsidR="00EF3754">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EN.CITE.DATA </w:instrText>
      </w:r>
      <w:r w:rsidR="00EF3754">
        <w:fldChar w:fldCharType="end"/>
      </w:r>
      <w:r>
        <w:fldChar w:fldCharType="separate"/>
      </w:r>
      <w:r w:rsidR="00EF3754">
        <w:rPr>
          <w:noProof/>
        </w:rPr>
        <w:t>(Bouley and Kimmerer 2006; Cloern and Dufford 2005; Jassby 2008)</w:t>
      </w:r>
      <w:r>
        <w:fldChar w:fldCharType="end"/>
      </w:r>
      <w:r>
        <w:t xml:space="preserve">. In the past, most evidence pointed to pelagic phytoplankton as the key driver of the Bay-Delta </w:t>
      </w:r>
      <w:r>
        <w:lastRenderedPageBreak/>
        <w:t xml:space="preserve">food web </w:t>
      </w:r>
      <w:r>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 </w:instrText>
      </w:r>
      <w:r w:rsidR="0020456D">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EN.CITE.DATA </w:instrText>
      </w:r>
      <w:r w:rsidR="0020456D">
        <w:fldChar w:fldCharType="end"/>
      </w:r>
      <w:r>
        <w:fldChar w:fldCharType="separate"/>
      </w:r>
      <w:r w:rsidR="0020456D">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instrText xml:space="preserve"> ADDIN EN.CITE &lt;EndNote&gt;&lt;Cite&gt;&lt;Author&gt;Schroeter&lt;/Author&gt;&lt;Year&gt;2015&lt;/Year&gt;&lt;RecNum&gt;2477&lt;/RecNum&gt;&lt;DisplayText&gt;(Schroeter et al. 2015)&lt;/DisplayText&gt;&lt;record&gt;&lt;rec-number&gt;2477&lt;/rec-number&gt;&lt;foreign-keys&gt;&lt;key app="EN" db-id="a9apvv5dmwfftked0f5padvbva2xpxpx0esz" timestamp="1443710197"&gt;2477&lt;/key&gt;&lt;/foreign-keys&gt;&lt;ref-type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w:t>
      </w:r>
    </w:p>
    <w:p w14:paraId="4DB3DED9" w14:textId="6659BBDE" w:rsidR="00360460" w:rsidRDefault="00360460" w:rsidP="00132847">
      <w:r>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w:t>
      </w:r>
      <w:r w:rsidR="00CF2BBE">
        <w:t xml:space="preserve">anted </w:t>
      </w:r>
      <w:proofErr w:type="gramStart"/>
      <w:r w:rsidR="00CF2BBE">
        <w:t xml:space="preserve">to </w:t>
      </w:r>
      <w:r>
        <w:t xml:space="preserve"> first</w:t>
      </w:r>
      <w:proofErr w:type="gramEnd"/>
      <w:r>
        <w:t xml:space="preserve">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132847"/>
    <w:p w14:paraId="0B74D855" w14:textId="77777777" w:rsidR="00FF27B7" w:rsidRDefault="00FF27B7" w:rsidP="00FA5153">
      <w:pPr>
        <w:pStyle w:val="Heading4"/>
      </w:pPr>
      <w:r w:rsidRPr="00A01AC6">
        <w:t>Study questions:</w:t>
      </w:r>
    </w:p>
    <w:p w14:paraId="1C9BDA58" w14:textId="11E8D3CB" w:rsidR="00FF27B7" w:rsidRDefault="00FF27B7" w:rsidP="00132847">
      <w:pPr>
        <w:pStyle w:val="ListParagraph"/>
        <w:numPr>
          <w:ilvl w:val="0"/>
          <w:numId w:val="39"/>
        </w:numPr>
      </w:pPr>
      <w:r>
        <w:t>How do invertebrate</w:t>
      </w:r>
      <w:r w:rsidR="00360460">
        <w:t xml:space="preserve"> and phytoplankton</w:t>
      </w:r>
      <w:r>
        <w:t xml:space="preserve"> communities change from year to year?</w:t>
      </w:r>
    </w:p>
    <w:p w14:paraId="221434EB" w14:textId="43A5299C" w:rsidR="00675EEA" w:rsidDel="00F27CF9" w:rsidRDefault="00675EEA" w:rsidP="00132847">
      <w:pPr>
        <w:rPr>
          <w:del w:id="13" w:author="Hartman, Rosemary@Wildlife [2]" w:date="2019-04-05T06:56:00Z"/>
        </w:rPr>
      </w:pPr>
      <w:commentRangeStart w:id="14"/>
      <w:commentRangeStart w:id="15"/>
      <w:del w:id="16" w:author="Hartman, Rosemary@Wildlife [2]" w:date="2019-04-05T06:56:00Z">
        <w:r w:rsidDel="00F27CF9">
          <w:delText>How</w:delText>
        </w:r>
      </w:del>
      <w:commentRangeEnd w:id="14"/>
      <w:r w:rsidR="00F27CF9">
        <w:rPr>
          <w:rStyle w:val="CommentReference"/>
        </w:rPr>
        <w:commentReference w:id="14"/>
      </w:r>
      <w:commentRangeEnd w:id="15"/>
      <w:r w:rsidR="00F27CF9">
        <w:rPr>
          <w:rStyle w:val="CommentReference"/>
        </w:rPr>
        <w:commentReference w:id="15"/>
      </w:r>
      <w:del w:id="17" w:author="Hartman, Rosemary@Wildlife [2]" w:date="2019-04-05T06:56:00Z">
        <w:r w:rsidDel="00F27CF9">
          <w:delText xml:space="preserve"> does water year type </w:delText>
        </w:r>
        <w:r w:rsidR="003256C0" w:rsidDel="00F27CF9">
          <w:delText xml:space="preserve">affect </w:delText>
        </w:r>
        <w:r w:rsidR="00360460" w:rsidDel="00F27CF9">
          <w:delText>community composition</w:delText>
        </w:r>
        <w:r w:rsidDel="00F27CF9">
          <w:delText>?</w:delText>
        </w:r>
      </w:del>
    </w:p>
    <w:p w14:paraId="7C3ED1C4" w14:textId="5E559EDD" w:rsidR="00FF27B7" w:rsidDel="00F27CF9" w:rsidRDefault="00675EEA" w:rsidP="00132847">
      <w:pPr>
        <w:rPr>
          <w:del w:id="18" w:author="Hartman, Rosemary@Wildlife [2]" w:date="2019-04-05T06:56:00Z"/>
        </w:rPr>
      </w:pPr>
      <w:del w:id="19" w:author="Hartman, Rosemary@Wildlife [2]" w:date="2019-04-05T06:56:00Z">
        <w:r w:rsidDel="00F27CF9">
          <w:delText>How do invertebrate communities change post-restoration?</w:delText>
        </w:r>
        <w:r w:rsidR="00360460" w:rsidDel="00F27CF9">
          <w:delText xml:space="preserve"> (not assessed this year)</w:delText>
        </w:r>
      </w:del>
    </w:p>
    <w:p w14:paraId="11024777" w14:textId="77777777" w:rsidR="00FF27B7" w:rsidRPr="000B43E7" w:rsidRDefault="00FF27B7" w:rsidP="00132847">
      <w:pPr>
        <w:pStyle w:val="ListParagraph"/>
        <w:numPr>
          <w:ilvl w:val="0"/>
          <w:numId w:val="39"/>
        </w:numPr>
      </w:pPr>
      <w:r w:rsidRPr="00A01AC6">
        <w:t>Are there significant differences between channel habitat, managed wetlands (pre-restoration), and tidal wetlands (</w:t>
      </w:r>
      <w:r w:rsidR="00F45C89">
        <w:t>remnant</w:t>
      </w:r>
      <w:r w:rsidR="00F45C89" w:rsidRPr="00A01AC6">
        <w:t xml:space="preserve"> </w:t>
      </w:r>
      <w:r w:rsidRPr="00A01AC6">
        <w:t xml:space="preserve">and/or post-restoration)? </w:t>
      </w:r>
    </w:p>
    <w:p w14:paraId="1F7C4C11" w14:textId="77777777" w:rsidR="00FF27B7" w:rsidRDefault="00FF27B7" w:rsidP="00132847">
      <w:pPr>
        <w:pStyle w:val="ListParagraph"/>
        <w:numPr>
          <w:ilvl w:val="0"/>
          <w:numId w:val="39"/>
        </w:numPr>
      </w:pPr>
      <w:r>
        <w:t>What food is available for listed fish species throughout the year?</w:t>
      </w:r>
    </w:p>
    <w:p w14:paraId="4288760F" w14:textId="77777777" w:rsidR="00F27CF9" w:rsidRDefault="00F27CF9" w:rsidP="00132847">
      <w:pPr>
        <w:pStyle w:val="ListParagraph"/>
        <w:numPr>
          <w:ilvl w:val="1"/>
          <w:numId w:val="39"/>
        </w:numPr>
      </w:pPr>
      <w:r>
        <w:t>When during the spring is most important to sample?</w:t>
      </w:r>
    </w:p>
    <w:p w14:paraId="7E7EE59D" w14:textId="2598417C" w:rsidR="00FF27B7" w:rsidRDefault="00675EEA" w:rsidP="00132847">
      <w:pPr>
        <w:pStyle w:val="ListParagraph"/>
        <w:numPr>
          <w:ilvl w:val="1"/>
          <w:numId w:val="39"/>
        </w:numPr>
      </w:pPr>
      <w:r>
        <w:t>How do fall food resources compare to spring food resources?</w:t>
      </w:r>
    </w:p>
    <w:p w14:paraId="3EC75187" w14:textId="3AC2E324" w:rsidR="00FF27B7" w:rsidRPr="00BE2116" w:rsidRDefault="00463B5C" w:rsidP="00FF27B7">
      <w:pPr>
        <w:pStyle w:val="Heading2"/>
      </w:pPr>
      <w:bookmarkStart w:id="20" w:name="_Toc536509175"/>
      <w:r>
        <w:t>Methods</w:t>
      </w:r>
      <w:bookmarkEnd w:id="20"/>
    </w:p>
    <w:p w14:paraId="7F8F88B2" w14:textId="77777777" w:rsidR="00FF27B7" w:rsidRPr="00E75E62" w:rsidRDefault="00FF27B7" w:rsidP="00FF27B7">
      <w:pPr>
        <w:pStyle w:val="Heading3"/>
        <w:rPr>
          <w:rFonts w:ascii="Times New Roman" w:hAnsi="Times New Roman" w:cs="Times New Roman"/>
          <w:sz w:val="24"/>
          <w:szCs w:val="24"/>
        </w:rPr>
      </w:pPr>
      <w:bookmarkStart w:id="21" w:name="_Toc536509176"/>
      <w:r w:rsidRPr="00E75E62">
        <w:rPr>
          <w:rFonts w:ascii="Times New Roman" w:hAnsi="Times New Roman" w:cs="Times New Roman"/>
          <w:sz w:val="24"/>
          <w:szCs w:val="24"/>
        </w:rPr>
        <w:t>Sampling Sites</w:t>
      </w:r>
      <w:bookmarkEnd w:id="21"/>
    </w:p>
    <w:p w14:paraId="407C2101" w14:textId="421C2471" w:rsidR="00FF27B7" w:rsidRDefault="00FF27B7" w:rsidP="00132847">
      <w:r w:rsidRPr="00100AD3">
        <w:t xml:space="preserve">To answer </w:t>
      </w:r>
      <w:r w:rsidR="00B12634">
        <w:t>q</w:t>
      </w:r>
      <w:r w:rsidR="00B12634" w:rsidRPr="00100AD3">
        <w:t xml:space="preserve">uestions </w:t>
      </w:r>
      <w:r w:rsidRPr="00100AD3">
        <w:t>1 and 2,</w:t>
      </w:r>
      <w:r w:rsidR="00F27CF9">
        <w:t xml:space="preserve"> we</w:t>
      </w:r>
      <w:r w:rsidRPr="00100AD3">
        <w:t xml:space="preserve"> </w:t>
      </w:r>
      <w:r w:rsidR="007955EE">
        <w:t>sampled FRP restoration sites and surrounding wetlands</w:t>
      </w:r>
      <w:r w:rsidRPr="00100AD3">
        <w:t xml:space="preserve"> distributed across the Delta and Suisun </w:t>
      </w:r>
      <w:r>
        <w:t>M</w:t>
      </w:r>
      <w:r w:rsidRPr="00100AD3">
        <w:t xml:space="preserve">arsh </w:t>
      </w:r>
      <w:r w:rsidR="007955EE">
        <w:t>FRP</w:t>
      </w:r>
      <w:r w:rsidR="007955EE" w:rsidRPr="00100AD3">
        <w:t xml:space="preserve"> (Table 1, Figure 1)</w:t>
      </w:r>
      <w:r w:rsidR="007955EE">
        <w:t>. These sites</w:t>
      </w:r>
      <w:r w:rsidRPr="00100AD3">
        <w:t xml:space="preserve"> incorporate varying salinity and surrounding land use</w:t>
      </w:r>
      <w:r>
        <w:t xml:space="preserve"> (the “ecoclines” identified in the IEP TWM PWT conceptual models, see </w:t>
      </w:r>
      <w:r w:rsidR="00F27CF9">
        <w:fldChar w:fldCharType="begin"/>
      </w:r>
      <w:r w:rsidR="00F27CF9">
        <w:instrText xml:space="preserve"> ADDIN EN.CITE &lt;EndNote&gt;&lt;Cite&gt;&lt;Author&gt;Sherman&lt;/Author&gt;&lt;Year&gt;2017&lt;/Year&gt;&lt;RecNum&gt;2955&lt;/RecNum&gt;&lt;DisplayText&gt;(Sherman et al. 2017)&lt;/DisplayText&gt;&lt;record&gt;&lt;rec-number&gt;2955&lt;/rec-number&gt;&lt;foreign-keys&gt;&lt;key app="EN" db-id="a9apvv5dmwfftked0f5padvbva2xpxpx0esz" timestamp="1510760475"&gt;2955&lt;/key&gt;&lt;/foreign-keys&gt;&lt;ref-type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fldChar w:fldCharType="separate"/>
      </w:r>
      <w:r w:rsidR="00F27CF9">
        <w:rPr>
          <w:noProof/>
        </w:rPr>
        <w:t>(Sherman et al. 2017)</w:t>
      </w:r>
      <w:r w:rsidR="00F27CF9">
        <w:fldChar w:fldCharType="end"/>
      </w:r>
      <w:r>
        <w:t>)</w:t>
      </w:r>
      <w:r w:rsidRPr="00100AD3">
        <w:t xml:space="preserve">. </w:t>
      </w:r>
      <w:r>
        <w:t xml:space="preserve">Sites for 2018 </w:t>
      </w:r>
      <w:r w:rsidR="007955EE">
        <w:t>were</w:t>
      </w:r>
      <w:r w:rsidR="00360460">
        <w:t xml:space="preserve"> </w:t>
      </w:r>
      <w:r>
        <w:t xml:space="preserve">an expanded set of sites sampled in 2017, </w:t>
      </w:r>
      <w:r w:rsidR="00F27CF9">
        <w:t>allowing</w:t>
      </w:r>
      <w:r>
        <w:t xml:space="preserve"> for year-to-year comparisons. </w:t>
      </w:r>
      <w:r w:rsidR="00F27CF9">
        <w:t>Sampling restoration sites (“Impact” sites) before restoration and comparing these sites to existing wetlands (“Control” sites) allows</w:t>
      </w:r>
      <w:r>
        <w:t xml:space="preserve"> for a Before-After, Control-Impact design</w:t>
      </w:r>
      <w:r w:rsidR="00675EEA">
        <w:t>, once restoration is completed on some of these sites</w:t>
      </w:r>
      <w:r>
        <w:t xml:space="preserve">. While we do not expect our restoration sites to develop exactly like the </w:t>
      </w:r>
      <w:r w:rsidR="00F45C89">
        <w:t xml:space="preserve">comparison </w:t>
      </w:r>
      <w:r>
        <w:t xml:space="preserve">sites, the network of </w:t>
      </w:r>
      <w:r w:rsidR="00F45C89">
        <w:t xml:space="preserve">comparison </w:t>
      </w:r>
      <w:r>
        <w:t xml:space="preserve">sites </w:t>
      </w:r>
      <w:proofErr w:type="gramStart"/>
      <w:r>
        <w:t>provide</w:t>
      </w:r>
      <w:proofErr w:type="gramEnd"/>
      <w:r>
        <w:t xml:space="preserve"> a background, or “ambient” condition for the estuary that will allow us to better see the effectiveness of the restoration actions. </w:t>
      </w:r>
    </w:p>
    <w:p w14:paraId="4CAEE92D" w14:textId="159F05D8" w:rsidR="00945F05" w:rsidRDefault="00945F05" w:rsidP="00132847">
      <w: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132847">
      <w:r>
        <w:t>To answer question 3, we conduct</w:t>
      </w:r>
      <w:r w:rsidR="00575204">
        <w:t>ed</w:t>
      </w:r>
      <w:r>
        <w:t xml:space="preserve"> increased sampling at one site (Decker Island)</w:t>
      </w:r>
      <w:r w:rsidR="007955EE">
        <w:t xml:space="preserve"> four times</w:t>
      </w:r>
      <w:r>
        <w:t xml:space="preserve"> throughout the </w:t>
      </w:r>
      <w:proofErr w:type="gramStart"/>
      <w:r>
        <w:t>spring, and</w:t>
      </w:r>
      <w:proofErr w:type="gramEnd"/>
      <w:r>
        <w:t xml:space="preserve"> sampl</w:t>
      </w:r>
      <w:r w:rsidR="00575204">
        <w:t>ed</w:t>
      </w:r>
      <w:r>
        <w:t xml:space="preserve"> in the fall at </w:t>
      </w:r>
      <w:r w:rsidR="00575204">
        <w:t xml:space="preserve">a subset of the </w:t>
      </w:r>
      <w:r>
        <w:t xml:space="preserve">locations where Delta Smelt are found most often. </w:t>
      </w:r>
      <w:r w:rsidR="00EF3754">
        <w:t xml:space="preserve"> </w:t>
      </w:r>
      <w:r>
        <w:t xml:space="preserve">An analysis of data from the Fall Midwater Trawl Survey from September and October 2010-2016 showed </w:t>
      </w:r>
      <w:proofErr w:type="gramStart"/>
      <w:r>
        <w:t>the majority of</w:t>
      </w:r>
      <w:proofErr w:type="gramEnd"/>
      <w:r>
        <w:t xml:space="preserve"> the smelt caught where in </w:t>
      </w:r>
      <w:r w:rsidR="00F27CF9">
        <w:t>the Confluence of the Sacramento and San Joaquin Rivers and Suisun Bay</w:t>
      </w:r>
      <w:r>
        <w:t xml:space="preserve"> (CDFW data available: </w:t>
      </w:r>
      <w:r w:rsidRPr="00F178EF">
        <w:t>https://www.wildlife.ca.gov/Conservation/Delta/Fall-Midwater-Trawl</w:t>
      </w:r>
      <w:r>
        <w:t>). There is an additional, resident population in the Cache Slough Complex (Baxter et al. 2015</w:t>
      </w:r>
      <w:r w:rsidR="007955EE">
        <w:t>), so we sampled</w:t>
      </w:r>
      <w:r>
        <w:t xml:space="preserve"> the subset of wetland sites </w:t>
      </w:r>
      <w:r>
        <w:lastRenderedPageBreak/>
        <w:t>near these “smelt-</w:t>
      </w:r>
      <w:r w:rsidR="00C16D0F">
        <w:t xml:space="preserve"> </w:t>
      </w:r>
      <w:r>
        <w:t>hot</w:t>
      </w:r>
      <w:r w:rsidR="00C16D0F">
        <w:t>-</w:t>
      </w:r>
      <w:r>
        <w:t xml:space="preserve"> spots” during the fall</w:t>
      </w:r>
      <w:r w:rsidR="00F26350">
        <w:t xml:space="preserve"> (October </w:t>
      </w:r>
      <w:r w:rsidR="00F41E90">
        <w:t>9</w:t>
      </w:r>
      <w:r w:rsidR="00F41E90" w:rsidRPr="00F41E90">
        <w:rPr>
          <w:vertAlign w:val="superscript"/>
        </w:rPr>
        <w:t>th</w:t>
      </w:r>
      <w:r w:rsidR="00F41E90">
        <w:t xml:space="preserve"> – November 1</w:t>
      </w:r>
      <w:r w:rsidR="00F41E90" w:rsidRPr="00F41E90">
        <w:rPr>
          <w:vertAlign w:val="superscript"/>
        </w:rPr>
        <w:t>st</w:t>
      </w:r>
      <w:r w:rsidR="00F41E90">
        <w:t>)</w:t>
      </w:r>
      <w:r>
        <w:t xml:space="preserve">, at a lower intensity than spring sampling. </w:t>
      </w:r>
      <w:r w:rsidR="007955EE">
        <w:t xml:space="preserve">Before conducting the fall sampling, we </w:t>
      </w:r>
      <w:r w:rsidR="00F41E90">
        <w:t>assessed the</w:t>
      </w:r>
      <w:r w:rsidR="007955EE">
        <w:t xml:space="preserve"> data from the FMWT and the USFWS’s Enhanced Delta Smelt Monitoring</w:t>
      </w:r>
      <w:r w:rsidR="00945F05">
        <w:t xml:space="preserve"> (EDSM)</w:t>
      </w:r>
      <w:r w:rsidR="007955EE">
        <w:t xml:space="preserve"> survey to </w:t>
      </w:r>
      <w:r w:rsidR="00F41E90">
        <w:t>determine whether the fall 2018 smelt distribution matched previous years.</w:t>
      </w:r>
      <w:r w:rsidR="007955EE">
        <w:t xml:space="preserve"> </w:t>
      </w:r>
    </w:p>
    <w:p w14:paraId="6776B373" w14:textId="77777777" w:rsidR="00132847" w:rsidRDefault="00585DA2" w:rsidP="00132847">
      <w:pPr>
        <w:keepNext/>
      </w:pPr>
      <w:r>
        <w:rPr>
          <w:rFonts w:ascii="Times New Roman" w:hAnsi="Times New Roman" w:cs="Times New Roman"/>
          <w:noProof/>
          <w:sz w:val="24"/>
          <w:szCs w:val="24"/>
        </w:rPr>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668E9350" w14:textId="5F509259" w:rsidR="00E94F56" w:rsidRPr="00132847" w:rsidRDefault="00132847" w:rsidP="00132847">
      <w:pPr>
        <w:pStyle w:val="Caption"/>
      </w:pPr>
      <w:r w:rsidRPr="00132847">
        <w:t xml:space="preserve">Figure </w:t>
      </w:r>
      <w:fldSimple w:instr=" SEQ Figure \* ARABIC ">
        <w:r w:rsidR="00EC6B9B">
          <w:rPr>
            <w:noProof/>
          </w:rPr>
          <w:t>1</w:t>
        </w:r>
      </w:fldSimple>
      <w:r w:rsidRPr="00132847">
        <w:t xml:space="preserve"> Sites that were sampled during the spring of 2018. Within each region (outlined in red), we compared pre-project data from currently diked or muted tidal wetlands (planned restoration sites), with data from associated channel habitat, and existing tidal wetlands.</w:t>
      </w: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587ADAA7" w14:textId="1C3CCA12" w:rsidR="00132847" w:rsidRDefault="00132847" w:rsidP="00132847">
      <w:pPr>
        <w:pStyle w:val="Caption"/>
        <w:keepNext/>
      </w:pPr>
      <w:r>
        <w:t xml:space="preserve">Table </w:t>
      </w:r>
      <w:fldSimple w:instr=" SEQ Table \* ARABIC ">
        <w:r w:rsidR="00CF6AD6">
          <w:rPr>
            <w:noProof/>
          </w:rPr>
          <w:t>1</w:t>
        </w:r>
      </w:fldSimple>
      <w:r>
        <w:t>.</w:t>
      </w:r>
      <w:r w:rsidRPr="00132847">
        <w:rPr>
          <w:rFonts w:ascii="Times New Roman" w:hAnsi="Times New Roman" w:cs="Times New Roman"/>
          <w:sz w:val="24"/>
          <w:szCs w:val="24"/>
        </w:rPr>
        <w:t xml:space="preserve"> </w:t>
      </w:r>
      <w:r>
        <w:rPr>
          <w:rFonts w:ascii="Times New Roman" w:hAnsi="Times New Roman" w:cs="Times New Roman"/>
          <w:sz w:val="24"/>
          <w:szCs w:val="24"/>
        </w:rPr>
        <w:t>Sample sizes for spring sampling 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habitat availability,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FA5153">
        <w:trPr>
          <w:cantSplit/>
          <w:trHeight w:val="1593"/>
        </w:trPr>
        <w:tc>
          <w:tcPr>
            <w:tcW w:w="0" w:type="auto"/>
            <w:tcBorders>
              <w:top w:val="single" w:sz="4" w:space="0" w:color="auto"/>
              <w:left w:val="nil"/>
              <w:bottom w:val="single" w:sz="4" w:space="0" w:color="auto"/>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single" w:sz="4" w:space="0" w:color="auto"/>
              <w:left w:val="nil"/>
              <w:bottom w:val="single" w:sz="4" w:space="0" w:color="auto"/>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single" w:sz="4" w:space="0" w:color="auto"/>
              <w:left w:val="nil"/>
              <w:bottom w:val="single" w:sz="4" w:space="0" w:color="auto"/>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551" w:type="dxa"/>
            <w:tcBorders>
              <w:top w:val="single" w:sz="4" w:space="0" w:color="auto"/>
              <w:left w:val="nil"/>
              <w:bottom w:val="single" w:sz="4" w:space="0" w:color="auto"/>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FA5153">
        <w:trPr>
          <w:trHeight w:val="288"/>
        </w:trPr>
        <w:tc>
          <w:tcPr>
            <w:tcW w:w="0" w:type="auto"/>
            <w:tcBorders>
              <w:top w:val="single" w:sz="4" w:space="0" w:color="auto"/>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single" w:sz="4" w:space="0" w:color="auto"/>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single" w:sz="4" w:space="0" w:color="auto"/>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single" w:sz="4" w:space="0" w:color="auto"/>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single" w:sz="4" w:space="0" w:color="auto"/>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single" w:sz="4" w:space="0" w:color="auto"/>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single" w:sz="4" w:space="0" w:color="auto"/>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single" w:sz="4" w:space="0" w:color="auto"/>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551" w:type="dxa"/>
            <w:tcBorders>
              <w:top w:val="single" w:sz="4" w:space="0" w:color="auto"/>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132847">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132847">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132847">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132847">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132847">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132847">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132847">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132847">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Ryer</w:t>
            </w:r>
            <w:proofErr w:type="spellEnd"/>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132847">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132847">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132847">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132847">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132847">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132847">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551"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FA5153">
        <w:trPr>
          <w:trHeight w:val="288"/>
        </w:trPr>
        <w:tc>
          <w:tcPr>
            <w:tcW w:w="0" w:type="auto"/>
            <w:tcBorders>
              <w:top w:val="nil"/>
              <w:left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Stacys</w:t>
            </w:r>
            <w:proofErr w:type="spellEnd"/>
            <w:r w:rsidR="006D1BFF">
              <w:rPr>
                <w:rFonts w:ascii="Calibri" w:eastAsia="Times New Roman" w:hAnsi="Calibri" w:cs="Calibri"/>
                <w:color w:val="000000"/>
              </w:rPr>
              <w:t xml:space="preserve"> Island</w:t>
            </w:r>
          </w:p>
        </w:tc>
        <w:tc>
          <w:tcPr>
            <w:tcW w:w="0" w:type="auto"/>
            <w:tcBorders>
              <w:top w:val="nil"/>
              <w:left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FA5153">
        <w:trPr>
          <w:trHeight w:val="288"/>
        </w:trPr>
        <w:tc>
          <w:tcPr>
            <w:tcW w:w="0" w:type="auto"/>
            <w:tcBorders>
              <w:top w:val="nil"/>
              <w:left w:val="nil"/>
              <w:bottom w:val="single" w:sz="4" w:space="0" w:color="auto"/>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single" w:sz="4" w:space="0" w:color="auto"/>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single" w:sz="4" w:space="0" w:color="auto"/>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single" w:sz="4" w:space="0" w:color="auto"/>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single" w:sz="4" w:space="0" w:color="auto"/>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single" w:sz="4" w:space="0" w:color="auto"/>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single" w:sz="4" w:space="0" w:color="auto"/>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551" w:type="dxa"/>
            <w:tcBorders>
              <w:top w:val="nil"/>
              <w:left w:val="nil"/>
              <w:bottom w:val="single" w:sz="4" w:space="0" w:color="auto"/>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50406AF5" w14:textId="3C87C89F" w:rsidR="00132847" w:rsidRDefault="00132847" w:rsidP="00132847">
      <w:pPr>
        <w:pStyle w:val="Caption"/>
        <w:keepNext/>
      </w:pPr>
      <w:r>
        <w:t xml:space="preserve">Table </w:t>
      </w:r>
      <w:fldSimple w:instr=" SEQ Table \* ARABIC ">
        <w:r w:rsidR="00CF6AD6">
          <w:rPr>
            <w:noProof/>
          </w:rPr>
          <w:t>2</w:t>
        </w:r>
      </w:fldSimple>
      <w:r w:rsidRPr="00132847">
        <w:rPr>
          <w:rFonts w:ascii="Times New Roman" w:hAnsi="Times New Roman" w:cs="Times New Roman"/>
          <w:sz w:val="24"/>
          <w:szCs w:val="24"/>
        </w:rPr>
        <w:t xml:space="preserve"> </w:t>
      </w:r>
      <w:r>
        <w:rPr>
          <w:rFonts w:ascii="Times New Roman" w:hAnsi="Times New Roman" w:cs="Times New Roman"/>
          <w:sz w:val="24"/>
          <w:szCs w:val="24"/>
        </w:rPr>
        <w:t xml:space="preserve">Sample sizes for fall sampling </w:t>
      </w:r>
      <w:r w:rsidRPr="00100AD3">
        <w:rPr>
          <w:rFonts w:ascii="Times New Roman" w:hAnsi="Times New Roman" w:cs="Times New Roman"/>
          <w:sz w:val="24"/>
          <w:szCs w:val="24"/>
        </w:rPr>
        <w:t xml:space="preserve">in </w:t>
      </w:r>
      <w:r>
        <w:rPr>
          <w:rFonts w:ascii="Times New Roman" w:hAnsi="Times New Roman" w:cs="Times New Roman"/>
          <w:sz w:val="24"/>
          <w:szCs w:val="24"/>
        </w:rPr>
        <w:t>2018</w:t>
      </w:r>
      <w:r w:rsidRPr="00100AD3">
        <w:rPr>
          <w:rFonts w:ascii="Times New Roman" w:hAnsi="Times New Roman" w:cs="Times New Roman"/>
          <w:sz w:val="24"/>
          <w:szCs w:val="24"/>
        </w:rPr>
        <w:t>.</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A5153">
        <w:trPr>
          <w:trHeight w:val="1305"/>
        </w:trPr>
        <w:tc>
          <w:tcPr>
            <w:tcW w:w="0" w:type="auto"/>
            <w:tcBorders>
              <w:top w:val="single" w:sz="4" w:space="0" w:color="auto"/>
              <w:bottom w:val="single" w:sz="4"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bottom w:val="single" w:sz="4"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bottom w:val="single" w:sz="4"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bottom w:val="single" w:sz="4"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bottom w:val="single" w:sz="4"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bottom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proofErr w:type="spellStart"/>
            <w:r w:rsidRPr="00F5165D">
              <w:rPr>
                <w:rFonts w:ascii="Calibri" w:eastAsia="Times New Roman" w:hAnsi="Calibri" w:cs="Times New Roman"/>
                <w:color w:val="000000"/>
              </w:rPr>
              <w:t>Zoop</w:t>
            </w:r>
            <w:proofErr w:type="spellEnd"/>
            <w:r w:rsidRPr="00F5165D">
              <w:rPr>
                <w:rFonts w:ascii="Calibri" w:eastAsia="Times New Roman" w:hAnsi="Calibri" w:cs="Times New Roman"/>
                <w:color w:val="000000"/>
              </w:rPr>
              <w:t xml:space="preserve"> trawl</w:t>
            </w:r>
          </w:p>
        </w:tc>
        <w:tc>
          <w:tcPr>
            <w:tcW w:w="0" w:type="auto"/>
            <w:tcBorders>
              <w:top w:val="single" w:sz="4" w:space="0" w:color="auto"/>
              <w:bottom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A5153">
        <w:trPr>
          <w:trHeight w:val="315"/>
        </w:trPr>
        <w:tc>
          <w:tcPr>
            <w:tcW w:w="0" w:type="auto"/>
            <w:tcBorders>
              <w:top w:val="single" w:sz="4"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4"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4"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4"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4"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A5153">
        <w:trPr>
          <w:trHeight w:val="315"/>
        </w:trPr>
        <w:tc>
          <w:tcPr>
            <w:tcW w:w="0" w:type="auto"/>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A5153">
        <w:trPr>
          <w:trHeight w:val="315"/>
        </w:trPr>
        <w:tc>
          <w:tcPr>
            <w:tcW w:w="0" w:type="auto"/>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Ryer</w:t>
            </w:r>
            <w:proofErr w:type="spellEnd"/>
            <w:r>
              <w:rPr>
                <w:rFonts w:ascii="Calibri" w:eastAsia="Times New Roman" w:hAnsi="Calibri" w:cs="Times New Roman"/>
                <w:color w:val="000000"/>
              </w:rPr>
              <w:t xml:space="preserve"> Island</w:t>
            </w:r>
          </w:p>
        </w:tc>
        <w:tc>
          <w:tcPr>
            <w:tcW w:w="0" w:type="auto"/>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A5153">
        <w:trPr>
          <w:trHeight w:val="315"/>
        </w:trPr>
        <w:tc>
          <w:tcPr>
            <w:tcW w:w="0" w:type="auto"/>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A5153">
        <w:trPr>
          <w:trHeight w:val="315"/>
        </w:trPr>
        <w:tc>
          <w:tcPr>
            <w:tcW w:w="0" w:type="auto"/>
            <w:tcBorders>
              <w:bottom w:val="single" w:sz="4" w:space="0" w:color="auto"/>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bottom w:val="single" w:sz="4"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bottom w:val="single" w:sz="4"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0EA4C588" w14:textId="77777777" w:rsidR="00FF27B7" w:rsidRPr="00E75E62" w:rsidRDefault="00FF27B7" w:rsidP="00463B5C">
      <w:pPr>
        <w:pStyle w:val="Heading3"/>
      </w:pPr>
      <w:bookmarkStart w:id="22" w:name="_Toc536509177"/>
      <w:r w:rsidRPr="00E75E62">
        <w:t>Habitat Types and Sampling gears</w:t>
      </w:r>
      <w:bookmarkEnd w:id="22"/>
    </w:p>
    <w:p w14:paraId="623AA282" w14:textId="77777777" w:rsidR="00FF27B7" w:rsidRPr="00E170EA" w:rsidRDefault="00FF27B7" w:rsidP="00463B5C">
      <w:pPr>
        <w:pStyle w:val="Heading4"/>
      </w:pPr>
      <w:r w:rsidRPr="00E170EA">
        <w:t>Vegetation</w:t>
      </w:r>
    </w:p>
    <w:p w14:paraId="7E794697" w14:textId="5C08E239" w:rsidR="00FF27B7" w:rsidRPr="00432F91" w:rsidRDefault="00FF27B7" w:rsidP="00132847">
      <w:r w:rsidRPr="00432F91">
        <w:t>Previous studies showed very high replication was necessary to differentiate between vegetation types</w:t>
      </w:r>
      <w:r w:rsidR="0026600B">
        <w:t xml:space="preserve"> </w:t>
      </w:r>
      <w:r w:rsidR="00F41E90">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instrText xml:space="preserve"> ADDIN EN.CITE </w:instrText>
      </w:r>
      <w:r w:rsidR="00F41E90">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instrText xml:space="preserve"> ADDIN EN.CITE.DATA </w:instrText>
      </w:r>
      <w:r w:rsidR="00F41E90">
        <w:fldChar w:fldCharType="end"/>
      </w:r>
      <w:r w:rsidR="00F41E90">
        <w:fldChar w:fldCharType="separate"/>
      </w:r>
      <w:r w:rsidR="00F41E90">
        <w:rPr>
          <w:noProof/>
        </w:rPr>
        <w:t>(2017; 2018; Contreras et al. 2016)</w:t>
      </w:r>
      <w:r w:rsidR="00F41E90">
        <w:fldChar w:fldCharType="end"/>
      </w:r>
      <w:r w:rsidRPr="00432F91">
        <w:t>. Therefore, we randomly distribute</w:t>
      </w:r>
      <w:r w:rsidR="00E542EC">
        <w:t>d</w:t>
      </w:r>
      <w:r w:rsidRPr="00432F91">
        <w:t xml:space="preserve"> our sweep net samples through </w:t>
      </w:r>
      <w:r w:rsidRPr="00432F91">
        <w:lastRenderedPageBreak/>
        <w:t xml:space="preserve">all vegetation types present on the site in proportion to their abundance, rather than specifically targeting samples from each vegetation type. We </w:t>
      </w:r>
      <w:r w:rsidR="00E542EC">
        <w:t xml:space="preserve">haphazardly </w:t>
      </w:r>
      <w:r w:rsidRPr="00432F91">
        <w:t xml:space="preserve">choose 6-12 sampling locations per site </w:t>
      </w:r>
      <w:r w:rsidR="00C16D0F">
        <w:t xml:space="preserve">and </w:t>
      </w:r>
      <w:r w:rsidRPr="00432F91">
        <w:t>use</w:t>
      </w:r>
      <w:r w:rsidR="00AE56D7">
        <w:t>d</w:t>
      </w:r>
      <w:r w:rsidRPr="00432F91">
        <w:t xml:space="preserve"> sweep nets to sample vegetation.</w:t>
      </w:r>
    </w:p>
    <w:p w14:paraId="0D96083E" w14:textId="3BF98F56" w:rsidR="00FF27B7" w:rsidRPr="002A331B" w:rsidRDefault="00FF27B7" w:rsidP="00132847">
      <w:r w:rsidRPr="002A331B">
        <w:rPr>
          <w:b/>
        </w:rPr>
        <w:t>Sweep nets:</w:t>
      </w:r>
      <w:r w:rsidRPr="002A331B">
        <w:t xml:space="preserve"> Sweep nets are a simple but effective way to sample the invertebrate community. Sweep nets may capture higher species diversity than many passive methods, though with higher variability in biomass </w:t>
      </w:r>
      <w:r w:rsidR="00F41E90">
        <w:fldChar w:fldCharType="begin"/>
      </w:r>
      <w:r w:rsidR="00F41E90">
        <w:instrText xml:space="preserve"> ADDIN EN.CITE &lt;EndNote&gt;&lt;Cite&gt;&lt;Author&gt;Turner&lt;/Author&gt;&lt;Year&gt;1997&lt;/Year&gt;&lt;RecNum&gt;2295&lt;/RecNum&gt;&lt;DisplayText&gt;(Turner and Trexler 1997)&lt;/DisplayText&gt;&lt;record&gt;&lt;rec-number&gt;2295&lt;/rec-number&gt;&lt;foreign-keys&gt;&lt;key app="EN" db-id="a9apvv5dmwfftked0f5padvbva2xpxpx0esz" timestamp="1432993398"&gt;2295&lt;/key&gt;&lt;/foreign-keys&gt;&lt;ref-type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fldChar w:fldCharType="separate"/>
      </w:r>
      <w:r w:rsidR="00F41E90">
        <w:rPr>
          <w:noProof/>
        </w:rPr>
        <w:t>(Turner and Trexler 1997)</w:t>
      </w:r>
      <w:r w:rsidR="00F41E90">
        <w:fldChar w:fldCharType="end"/>
      </w:r>
      <w:r w:rsidRPr="002A331B">
        <w:t xml:space="preserve">.We will use a </w:t>
      </w:r>
      <w:r w:rsidR="003F4E36">
        <w:t>25cm x 30cm</w:t>
      </w:r>
      <w:r w:rsidRPr="002A331B">
        <w:t xml:space="preserve"> D-frame net with 500 micron mesh for all sweep net samples (Figure 3A). The sweep net technique </w:t>
      </w:r>
      <w:r w:rsidR="00E542EC">
        <w:t>was</w:t>
      </w:r>
      <w:r w:rsidRPr="002A331B">
        <w:t xml:space="preserve"> adapted slightly in different vegetation types. </w:t>
      </w:r>
    </w:p>
    <w:p w14:paraId="4FC6EFE4" w14:textId="7E76598A" w:rsidR="00FF27B7" w:rsidRPr="002A331B" w:rsidRDefault="00FF27B7" w:rsidP="00132847">
      <w:r w:rsidRPr="00432F91">
        <w:rPr>
          <w:b/>
        </w:rPr>
        <w:t>EAV:</w:t>
      </w:r>
      <w:r w:rsidRPr="00432F91">
        <w:t xml:space="preserve"> Emergent vegetation </w:t>
      </w:r>
      <w:r w:rsidR="00AE56D7">
        <w:t xml:space="preserve">(EAV) </w:t>
      </w:r>
      <w:r w:rsidRPr="00432F91">
        <w:t xml:space="preserve">samples </w:t>
      </w:r>
      <w:r w:rsidR="00AE56D7">
        <w:t xml:space="preserve">occurred in the dominant emergent vegetation species, usually either </w:t>
      </w:r>
      <w:r w:rsidR="00F41E90" w:rsidRPr="00F41E90">
        <w:rPr>
          <w:i/>
        </w:rPr>
        <w:t>Schoenoplectus</w:t>
      </w:r>
      <w:r w:rsidR="00AE56D7" w:rsidRPr="00F41E90">
        <w:rPr>
          <w:i/>
        </w:rPr>
        <w:t xml:space="preserve"> </w:t>
      </w:r>
      <w:r w:rsidR="00AE56D7" w:rsidRPr="00F41E90">
        <w:t>spp</w:t>
      </w:r>
      <w:r w:rsidR="00AE56D7">
        <w:t xml:space="preserve">., </w:t>
      </w:r>
      <w:r w:rsidR="00AE56D7" w:rsidRPr="00F41E90">
        <w:rPr>
          <w:i/>
        </w:rPr>
        <w:t xml:space="preserve">Typha </w:t>
      </w:r>
      <w:proofErr w:type="gramStart"/>
      <w:r w:rsidR="00AE56D7" w:rsidRPr="00F41E90">
        <w:t>spp</w:t>
      </w:r>
      <w:r w:rsidR="00AE56D7">
        <w:t>. ,</w:t>
      </w:r>
      <w:proofErr w:type="gramEnd"/>
      <w:r w:rsidR="00AE56D7">
        <w:t xml:space="preserve"> or Phragmites </w:t>
      </w:r>
      <w:r w:rsidR="00F41E90">
        <w:t>australis</w:t>
      </w:r>
      <w:r w:rsidR="00AE56D7">
        <w:t xml:space="preserve">. </w:t>
      </w:r>
      <w:r w:rsidRPr="002A331B">
        <w:t xml:space="preserve">We </w:t>
      </w:r>
      <w:r w:rsidR="00AE56D7">
        <w:t>took</w:t>
      </w:r>
      <w:r w:rsidRPr="002A331B">
        <w:t xml:space="preserve"> five, one-meter sweeps through the edge of the vegetation, scraping the vegetation as much as possible to knock invertebrates off the stems (Figure 3B). We </w:t>
      </w:r>
      <w:r w:rsidR="00AE56D7">
        <w:t>then</w:t>
      </w:r>
      <w:r w:rsidRPr="002A331B">
        <w:t xml:space="preserve"> rinse down the net and preserved all invertebrates in ethanol for later </w:t>
      </w:r>
      <w:r w:rsidR="00AE56D7">
        <w:t>identification</w:t>
      </w:r>
      <w:r w:rsidRPr="002A331B">
        <w:t>.</w:t>
      </w:r>
    </w:p>
    <w:p w14:paraId="1DEDCE9A" w14:textId="6D4CE4FA" w:rsidR="00FF27B7" w:rsidRDefault="00FF27B7" w:rsidP="00132847">
      <w:r w:rsidRPr="002A331B">
        <w:rPr>
          <w:b/>
        </w:rPr>
        <w:t>SAV:</w:t>
      </w:r>
      <w:r w:rsidRPr="002A331B">
        <w:t xml:space="preserve"> To sample in SAV, we </w:t>
      </w:r>
      <w:r w:rsidR="00AE56D7">
        <w:t xml:space="preserve">took </w:t>
      </w:r>
      <w:r w:rsidRPr="002A331B">
        <w:t xml:space="preserve">the same </w:t>
      </w:r>
      <w:r w:rsidR="007B0944">
        <w:t>five</w:t>
      </w:r>
      <w:r w:rsidRPr="002A331B">
        <w:t>, 1-meter sweeps</w:t>
      </w:r>
      <w:r w:rsidR="00AE56D7">
        <w:t xml:space="preserve"> as for EAV</w:t>
      </w:r>
      <w:r w:rsidRPr="002A331B">
        <w:t xml:space="preserve"> and collect</w:t>
      </w:r>
      <w:r w:rsidR="00AE56D7">
        <w:t>ed</w:t>
      </w:r>
      <w:r w:rsidRPr="002A331B">
        <w:t xml:space="preserve"> any vegetation within the border of the net after the sweep is completed (Figure 3D). The sample will be placed on ice for processing in the lab. In the lab, we will rinse the vegetation, remove all invertebrates, and preserve the </w:t>
      </w:r>
      <w:r w:rsidR="003F4E36">
        <w:t>invertebrates</w:t>
      </w:r>
      <w:r w:rsidR="003F4E36" w:rsidRPr="002A331B">
        <w:t xml:space="preserve"> </w:t>
      </w:r>
      <w:r w:rsidRPr="002A331B">
        <w:t xml:space="preserve">for later </w:t>
      </w:r>
      <w:r w:rsidR="00AE56D7">
        <w:t>identification</w:t>
      </w:r>
      <w:r w:rsidRPr="002A331B">
        <w:t xml:space="preserve">. Any vegetation captured in the sweep net will be dried to a constant weight to standardize the sample. </w:t>
      </w:r>
    </w:p>
    <w:p w14:paraId="050FDCF0" w14:textId="77777777" w:rsidR="002D47EB" w:rsidRDefault="002D47EB" w:rsidP="002D47EB">
      <w:pPr>
        <w:keepNext/>
      </w:pPr>
      <w:r>
        <w:rPr>
          <w:noProof/>
        </w:rPr>
        <mc:AlternateContent>
          <mc:Choice Requires="wpg">
            <w:drawing>
              <wp:inline distT="0" distB="0" distL="0" distR="0" wp14:anchorId="29E22FBF" wp14:editId="448571E3">
                <wp:extent cx="4031615" cy="3539490"/>
                <wp:effectExtent l="0" t="0" r="6985" b="3810"/>
                <wp:docPr id="3" name="Group 3"/>
                <wp:cNvGraphicFramePr/>
                <a:graphic xmlns:a="http://schemas.openxmlformats.org/drawingml/2006/main">
                  <a:graphicData uri="http://schemas.microsoft.com/office/word/2010/wordprocessingGroup">
                    <wpg:wgp>
                      <wpg:cNvGrpSpPr/>
                      <wpg:grpSpPr>
                        <a:xfrm>
                          <a:off x="0" y="0"/>
                          <a:ext cx="4031615" cy="3539490"/>
                          <a:chOff x="0" y="0"/>
                          <a:chExt cx="4031615" cy="3539490"/>
                        </a:xfrm>
                      </wpg:grpSpPr>
                      <pic:pic xmlns:pic="http://schemas.openxmlformats.org/drawingml/2006/picture">
                        <pic:nvPicPr>
                          <pic:cNvPr id="1" name="Picture 1" descr="U:\FRPA\MONITORING\Fieldwork\Field SOPs\sweep net diagrams\eav.PNG"/>
                          <pic:cNvPicPr>
                            <a:picLocks noChangeAspect="1"/>
                          </pic:cNvPicPr>
                        </pic:nvPicPr>
                        <pic:blipFill rotWithShape="1">
                          <a:blip r:embed="rId18" cstate="print">
                            <a:extLst>
                              <a:ext uri="{28A0092B-C50C-407E-A947-70E740481C1C}">
                                <a14:useLocalDpi xmlns:a14="http://schemas.microsoft.com/office/drawing/2010/main" val="0"/>
                              </a:ext>
                            </a:extLst>
                          </a:blip>
                          <a:srcRect t="11921" r="38882" b="14899"/>
                          <a:stretch/>
                        </pic:blipFill>
                        <pic:spPr bwMode="auto">
                          <a:xfrm>
                            <a:off x="1699260" y="45720"/>
                            <a:ext cx="1899285" cy="1720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4" name="Picture 2944" descr="U:\FRPA\MONITORING\Fieldwork\Field SOPs\sweep net diagrams\fav.PNG"/>
                          <pic:cNvPicPr>
                            <a:picLocks noChangeAspect="1"/>
                          </pic:cNvPicPr>
                        </pic:nvPicPr>
                        <pic:blipFill rotWithShape="1">
                          <a:blip r:embed="rId19" cstate="print">
                            <a:extLst>
                              <a:ext uri="{28A0092B-C50C-407E-A947-70E740481C1C}">
                                <a14:useLocalDpi xmlns:a14="http://schemas.microsoft.com/office/drawing/2010/main" val="0"/>
                              </a:ext>
                            </a:extLst>
                          </a:blip>
                          <a:srcRect t="12252" r="34907" b="21357"/>
                          <a:stretch/>
                        </pic:blipFill>
                        <pic:spPr bwMode="auto">
                          <a:xfrm>
                            <a:off x="0" y="1996440"/>
                            <a:ext cx="2016125" cy="1543050"/>
                          </a:xfrm>
                          <a:prstGeom prst="rect">
                            <a:avLst/>
                          </a:prstGeom>
                          <a:noFill/>
                          <a:ln>
                            <a:noFill/>
                          </a:ln>
                          <a:extLst>
                            <a:ext uri="{53640926-AAD7-44D8-BBD7-CCE9431645EC}">
                              <a14:shadowObscured xmlns:a14="http://schemas.microsoft.com/office/drawing/2010/main"/>
                            </a:ext>
                          </a:extLst>
                        </pic:spPr>
                      </pic:pic>
                      <wps:wsp>
                        <wps:cNvPr id="2953" name="Text Box 2953"/>
                        <wps:cNvSpPr txBox="1"/>
                        <wps:spPr>
                          <a:xfrm>
                            <a:off x="1798320" y="9906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8825FD" w:rsidRDefault="008825FD"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47" name="Picture 2947"/>
                          <pic:cNvPicPr>
                            <a:picLocks noChangeAspect="1"/>
                          </pic:cNvPicPr>
                        </pic:nvPicPr>
                        <pic:blipFill rotWithShape="1">
                          <a:blip r:embed="rId20">
                            <a:extLst>
                              <a:ext uri="{28A0092B-C50C-407E-A947-70E740481C1C}">
                                <a14:useLocalDpi xmlns:a14="http://schemas.microsoft.com/office/drawing/2010/main" val="0"/>
                              </a:ext>
                            </a:extLst>
                          </a:blip>
                          <a:srcRect l="25929" t="17866" r="24748"/>
                          <a:stretch/>
                        </pic:blipFill>
                        <pic:spPr bwMode="auto">
                          <a:xfrm>
                            <a:off x="30480" y="0"/>
                            <a:ext cx="1369695"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5" name="Picture 2945" descr="U:\FRPA\MONITORING\Fieldwork\Field SOPs\sweep net diagrams\sav.PNG"/>
                          <pic:cNvPicPr>
                            <a:picLocks noChangeAspect="1"/>
                          </pic:cNvPicPr>
                        </pic:nvPicPr>
                        <pic:blipFill rotWithShape="1">
                          <a:blip r:embed="rId21" cstate="print">
                            <a:extLst>
                              <a:ext uri="{28A0092B-C50C-407E-A947-70E740481C1C}">
                                <a14:useLocalDpi xmlns:a14="http://schemas.microsoft.com/office/drawing/2010/main" val="0"/>
                              </a:ext>
                            </a:extLst>
                          </a:blip>
                          <a:srcRect t="10596" r="34410" b="13906"/>
                          <a:stretch/>
                        </pic:blipFill>
                        <pic:spPr bwMode="auto">
                          <a:xfrm>
                            <a:off x="2247900" y="1988820"/>
                            <a:ext cx="1783715" cy="1541145"/>
                          </a:xfrm>
                          <a:prstGeom prst="rect">
                            <a:avLst/>
                          </a:prstGeom>
                          <a:noFill/>
                          <a:ln>
                            <a:noFill/>
                          </a:ln>
                          <a:extLst>
                            <a:ext uri="{53640926-AAD7-44D8-BBD7-CCE9431645EC}">
                              <a14:shadowObscured xmlns:a14="http://schemas.microsoft.com/office/drawing/2010/main"/>
                            </a:ext>
                          </a:extLst>
                        </pic:spPr>
                      </pic:pic>
                      <wps:wsp>
                        <wps:cNvPr id="2950" name="Text Box 2950"/>
                        <wps:cNvSpPr txBox="1"/>
                        <wps:spPr>
                          <a:xfrm>
                            <a:off x="114300" y="214884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8825FD" w:rsidRDefault="008825FD"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1" name="Text Box 2951"/>
                        <wps:cNvSpPr txBox="1"/>
                        <wps:spPr>
                          <a:xfrm>
                            <a:off x="2339340" y="208026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8825FD" w:rsidRDefault="008825FD"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8" name="Text Box 2948"/>
                        <wps:cNvSpPr txBox="1"/>
                        <wps:spPr>
                          <a:xfrm>
                            <a:off x="152400" y="9144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8825FD" w:rsidRDefault="008825FD"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E22FBF" id="Group 3" o:spid="_x0000_s1026" style="width:317.45pt;height:278.7pt;mso-position-horizontal-relative:char;mso-position-vertical-relative:line" coordsize="40316,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92;top:457;width:1899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">
                  <v:imagedata r:id="rId22" o:title="eav" croptop="7813f" cropbottom="9764f" cropright="25482f"/>
                </v:shape>
                <v:shape id="Picture 2944" o:spid="_x0000_s1028" type="#_x0000_t75" style="position:absolute;top:19964;width:2016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">
                  <v:imagedata r:id="rId23" o:title="fav" croptop="8029f" cropbottom="13997f" cropright="22877f"/>
                </v:shape>
                <v:shapetype id="_x0000_t202" coordsize="21600,21600" o:spt="202" path="m,l,21600r21600,l21600,xe">
                  <v:stroke joinstyle="miter"/>
                  <v:path gradientshapeok="t" o:connecttype="rect"/>
                </v:shapetype>
                <v:shape id="Text Box 2953" o:spid="_x0000_s1029" type="#_x0000_t202" style="position:absolute;left:17983;top:990;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" fillcolor="white [3201]" strokeweight=".5pt">
                  <v:textbox>
                    <w:txbxContent>
                      <w:p w14:paraId="1C8C229B" w14:textId="77777777" w:rsidR="008825FD" w:rsidRDefault="008825FD" w:rsidP="00FF27B7">
                        <w:r>
                          <w:t>B</w:t>
                        </w:r>
                      </w:p>
                    </w:txbxContent>
                  </v:textbox>
                </v:shape>
                <v:shape id="Picture 2947" o:spid="_x0000_s1030" type="#_x0000_t75" style="position:absolute;left:304;width:1369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">
                  <v:imagedata r:id="rId24" o:title="" croptop="11709f" cropleft="16993f" cropright="16219f"/>
                </v:shape>
                <v:shape id="Picture 2945" o:spid="_x0000_s1031" type="#_x0000_t75" style="position:absolute;left:22479;top:19888;width:17837;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">
                  <v:imagedata r:id="rId25" o:title="sav" croptop="6944f" cropbottom="9113f" cropright="22551f"/>
                </v:shape>
                <v:shape id="Text Box 2950" o:spid="_x0000_s1032" type="#_x0000_t202" style="position:absolute;left:1143;top:21488;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" fillcolor="white [3201]" strokeweight=".5pt">
                  <v:textbox>
                    <w:txbxContent>
                      <w:p w14:paraId="56AD227D" w14:textId="77777777" w:rsidR="008825FD" w:rsidRDefault="008825FD" w:rsidP="00FF27B7">
                        <w:r>
                          <w:t>C</w:t>
                        </w:r>
                      </w:p>
                    </w:txbxContent>
                  </v:textbox>
                </v:shape>
                <v:shape id="Text Box 2951" o:spid="_x0000_s1033" type="#_x0000_t202" style="position:absolute;left:23393;top:20802;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" fillcolor="white [3201]" strokeweight=".5pt">
                  <v:textbox>
                    <w:txbxContent>
                      <w:p w14:paraId="656C2843" w14:textId="77777777" w:rsidR="008825FD" w:rsidRDefault="008825FD" w:rsidP="00FF27B7">
                        <w:r>
                          <w:t>D</w:t>
                        </w:r>
                      </w:p>
                    </w:txbxContent>
                  </v:textbox>
                </v:shape>
                <v:shape id="Text Box 2948" o:spid="_x0000_s1034" type="#_x0000_t202" style="position:absolute;left:1524;top:914;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0CA01800" w14:textId="77777777" w:rsidR="008825FD" w:rsidRDefault="008825FD" w:rsidP="00FF27B7">
                        <w:r>
                          <w:t>A</w:t>
                        </w:r>
                      </w:p>
                    </w:txbxContent>
                  </v:textbox>
                </v:shape>
                <w10:anchorlock/>
              </v:group>
            </w:pict>
          </mc:Fallback>
        </mc:AlternateContent>
      </w:r>
    </w:p>
    <w:p w14:paraId="104E809F" w14:textId="39189FC0" w:rsidR="002D47EB" w:rsidRDefault="002D47EB" w:rsidP="002D47EB">
      <w:pPr>
        <w:pStyle w:val="Caption"/>
      </w:pPr>
      <w:r>
        <w:t xml:space="preserve">Figure </w:t>
      </w:r>
      <w:fldSimple w:instr=" SEQ Figure \* ARABIC ">
        <w:r w:rsidR="00EC6B9B">
          <w:rPr>
            <w:noProof/>
          </w:rPr>
          <w:t>2</w:t>
        </w:r>
      </w:fldSimple>
      <w:r w:rsidRPr="002D47EB">
        <w:t xml:space="preserve"> </w:t>
      </w:r>
      <w:r w:rsidRPr="00E75E62">
        <w:t>A) Specifications of the sweep net.  B) Use of sweep net in emergent vegetation. C) Use of sweep net in submerged vegetation. D) Use of sweep net in floating vegetation.</w:t>
      </w:r>
    </w:p>
    <w:p w14:paraId="66C159AC" w14:textId="4E6EEB87" w:rsidR="00D0513C" w:rsidRPr="00D0513C" w:rsidRDefault="00D0513C" w:rsidP="00132847">
      <w:r>
        <w:t xml:space="preserve">To allow us to make inferences for broad-scale invertebrate-vegetation relationships, we will take an SAV rake sample immediately after collecting a sweep net sample at each SAV site (see </w:t>
      </w:r>
      <w:r w:rsidR="00F41E90">
        <w:t>XXXXXXXXXX</w:t>
      </w:r>
      <w:r>
        <w:t>).</w:t>
      </w:r>
    </w:p>
    <w:p w14:paraId="0E19145E" w14:textId="4CF01213" w:rsidR="00FF27B7" w:rsidRPr="00AE56D7" w:rsidRDefault="00FF27B7" w:rsidP="00132847">
      <w:r w:rsidRPr="00432F91">
        <w:rPr>
          <w:b/>
        </w:rPr>
        <w:lastRenderedPageBreak/>
        <w:t xml:space="preserve">FAV: </w:t>
      </w:r>
      <w:r w:rsidRPr="00432F91">
        <w:t xml:space="preserve"> Sampling </w:t>
      </w:r>
      <w:r w:rsidR="003F4E36">
        <w:t xml:space="preserve">techniques in </w:t>
      </w:r>
      <w:r w:rsidRPr="00432F91">
        <w:t xml:space="preserve">FAV </w:t>
      </w:r>
      <w:r w:rsidR="00F41E90">
        <w:t>were dependent on</w:t>
      </w:r>
      <w:r w:rsidRPr="00432F91">
        <w:t xml:space="preserve"> </w:t>
      </w:r>
      <w:r w:rsidR="003F4E36">
        <w:t xml:space="preserve">FAV </w:t>
      </w:r>
      <w:r w:rsidRPr="00432F91">
        <w:t xml:space="preserve">species. For </w:t>
      </w:r>
      <w:r w:rsidRPr="00432F91">
        <w:rPr>
          <w:i/>
        </w:rPr>
        <w:t>Eichhornia crassipes</w:t>
      </w:r>
      <w:r w:rsidRPr="00432F91">
        <w:t xml:space="preserve">, </w:t>
      </w:r>
      <w:r w:rsidRPr="00432F91">
        <w:rPr>
          <w:i/>
        </w:rPr>
        <w:t>Hydrocotyle,</w:t>
      </w:r>
      <w:r w:rsidRPr="00432F91">
        <w:t xml:space="preserve"> and </w:t>
      </w:r>
      <w:r w:rsidRPr="00432F91">
        <w:rPr>
          <w:i/>
        </w:rPr>
        <w:t>Azolla</w:t>
      </w:r>
      <w:r w:rsidRPr="00432F91">
        <w:t xml:space="preserve">, </w:t>
      </w:r>
      <w:r w:rsidR="00AE56D7">
        <w:t>we harvested</w:t>
      </w:r>
      <w:r w:rsidRPr="00432F91">
        <w:t xml:space="preserve"> a </w:t>
      </w:r>
      <w:r w:rsidR="003F4E36">
        <w:t>25cm x 30cm</w:t>
      </w:r>
      <w:r w:rsidR="003F4E36" w:rsidRPr="002A331B">
        <w:t xml:space="preserve"> </w:t>
      </w:r>
      <w:r w:rsidRPr="00432F91">
        <w:t xml:space="preserve"> sample from below using the same d-frame net and severing the connection to surrounding plant material with shears </w:t>
      </w:r>
      <w:r w:rsidRPr="00432F91">
        <w:rPr>
          <w:color w:val="231F20"/>
          <w:u w:color="231F20"/>
        </w:rPr>
        <w:t xml:space="preserve">(Figure 3C; </w:t>
      </w:r>
      <w:r w:rsidR="00F41E90">
        <w:rPr>
          <w:color w:val="231F20"/>
          <w:u w:color="231F20"/>
        </w:rPr>
        <w:fldChar w:fldCharType="begin"/>
      </w:r>
      <w:r w:rsidR="00F41E90">
        <w:rPr>
          <w:color w:val="231F20"/>
          <w:u w:color="231F20"/>
        </w:rPr>
        <w:instrText xml:space="preserve"> ADDIN EN.CITE &lt;EndNote&gt;&lt;Cite&gt;&lt;Author&gt;Donley Marineau&lt;/Author&gt;&lt;Year&gt;2017&lt;/Year&gt;&lt;RecNum&gt;2849&lt;/RecNum&gt;&lt;DisplayText&gt;(Donley Marineau et al. 2017)&lt;/DisplayText&gt;&lt;record&gt;&lt;rec-number&gt;2849&lt;/rec-number&gt;&lt;foreign-keys&gt;&lt;key app="EN" db-id="a9apvv5dmwfftked0f5padvbva2xpxpx0esz" timestamp="1485789966"&gt;2849&lt;/key&gt;&lt;/foreign-keys&gt;&lt;ref-type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color w:val="231F20"/>
          <w:u w:color="231F20"/>
        </w:rPr>
        <w:fldChar w:fldCharType="separate"/>
      </w:r>
      <w:r w:rsidR="00F41E90">
        <w:rPr>
          <w:noProof/>
          <w:color w:val="231F20"/>
          <w:u w:color="231F20"/>
        </w:rPr>
        <w:t>(Donley Marineau et al. 2017)</w:t>
      </w:r>
      <w:r w:rsidR="00F41E90">
        <w:rPr>
          <w:color w:val="231F20"/>
          <w:u w:color="231F20"/>
        </w:rPr>
        <w:fldChar w:fldCharType="end"/>
      </w:r>
      <w:r w:rsidRPr="00432F91">
        <w:rPr>
          <w:color w:val="231F20"/>
          <w:u w:color="231F20"/>
        </w:rPr>
        <w:t>)</w:t>
      </w:r>
      <w:r w:rsidRPr="00432F91">
        <w:t xml:space="preserve">. </w:t>
      </w:r>
      <w:r w:rsidR="00AE56D7">
        <w:t xml:space="preserve">We placed </w:t>
      </w:r>
      <w:r w:rsidRPr="00432F91">
        <w:t xml:space="preserve">the roots of the plant material and associated invertebrates </w:t>
      </w:r>
      <w:r w:rsidR="00AE56D7">
        <w:t>on ice</w:t>
      </w:r>
      <w:r w:rsidRPr="00432F91">
        <w:t xml:space="preserve">. Upon return from the field, we will separate the invertebrates from the vegetation and dry the plants to a constant weight. </w:t>
      </w:r>
      <w:r w:rsidRPr="00432F91">
        <w:rPr>
          <w:i/>
        </w:rPr>
        <w:t>Ludwigia</w:t>
      </w:r>
      <w:r w:rsidRPr="00432F91">
        <w:t xml:space="preserve"> spp. is a creeping emergent, and does not form discrete, easy-to-harvest clumps. Therefore, it will be sampled </w:t>
      </w:r>
      <w:proofErr w:type="gramStart"/>
      <w:r w:rsidRPr="00432F91">
        <w:t xml:space="preserve">with  </w:t>
      </w:r>
      <w:r w:rsidR="007B0944">
        <w:t>five</w:t>
      </w:r>
      <w:proofErr w:type="gramEnd"/>
      <w:r w:rsidR="007B0944" w:rsidRPr="00432F91">
        <w:t xml:space="preserve"> </w:t>
      </w:r>
      <w:r w:rsidRPr="00432F91">
        <w:t>1-meter sweeps, as for EAV.</w:t>
      </w:r>
    </w:p>
    <w:p w14:paraId="7A55F512" w14:textId="77777777" w:rsidR="00FF27B7" w:rsidRPr="00E75E62" w:rsidRDefault="00E75E62" w:rsidP="002D47EB">
      <w:pPr>
        <w:pStyle w:val="Heading4"/>
      </w:pPr>
      <w:r w:rsidRPr="00E75E62">
        <w:t>Open water and channel</w:t>
      </w:r>
    </w:p>
    <w:p w14:paraId="4EA79B64" w14:textId="126B8FB8" w:rsidR="00FF27B7" w:rsidRPr="00432F91" w:rsidRDefault="00FF27B7" w:rsidP="00132847">
      <w:r w:rsidRPr="00432F91">
        <w:t xml:space="preserve">Our open water sampling patches </w:t>
      </w:r>
      <w:r w:rsidR="00AE56D7">
        <w:t>were haphazardly</w:t>
      </w:r>
      <w:r w:rsidRPr="00432F91">
        <w:t xml:space="preserve"> distributed across all unvegetated open water and channels &gt; 1.5m across. Methods used in </w:t>
      </w:r>
      <w:proofErr w:type="gramStart"/>
      <w:r w:rsidRPr="00432F91">
        <w:t>open-water</w:t>
      </w:r>
      <w:proofErr w:type="gramEnd"/>
      <w:r w:rsidRPr="00432F91">
        <w:t xml:space="preserve"> have a long history of use in monitoring in the Delta, and will allow us to compare our measurements in vegetated wetlands to conditions in channels and make comparisons to long-term data sets. Methods </w:t>
      </w:r>
      <w:r w:rsidR="00D75FC7">
        <w:t>included</w:t>
      </w:r>
      <w:r w:rsidRPr="00432F91">
        <w:t xml:space="preserve">: </w:t>
      </w:r>
      <w:r w:rsidR="002B6D03">
        <w:t xml:space="preserve"> zooplankton and mysid trawls,</w:t>
      </w:r>
      <w:r w:rsidRPr="00432F91">
        <w:t xml:space="preserve"> </w:t>
      </w:r>
      <w:r w:rsidR="001C168D">
        <w:t xml:space="preserve">PVC cores </w:t>
      </w:r>
      <w:r w:rsidR="003F4E36">
        <w:t xml:space="preserve">and </w:t>
      </w:r>
      <w:r w:rsidRPr="00432F91">
        <w:t xml:space="preserve">ponar grabs. </w:t>
      </w:r>
    </w:p>
    <w:p w14:paraId="0F011BE1" w14:textId="313FB41E" w:rsidR="00FF27B7" w:rsidRPr="00432F91" w:rsidRDefault="00FF27B7" w:rsidP="00132847">
      <w:r w:rsidRPr="00432F91">
        <w:rPr>
          <w:b/>
        </w:rPr>
        <w:t>Benthic core:</w:t>
      </w:r>
      <w:r w:rsidRPr="00432F91">
        <w:t xml:space="preserve"> Benthic cores have been used extensively to quantify bivalves and other infauna in tidal wetlands </w:t>
      </w:r>
      <w:r w:rsidR="00F41E90">
        <w:fldChar w:fldCharType="begin"/>
      </w:r>
      <w:r w:rsidR="00EE27DF">
        <w:instrText xml:space="preserve"> ADDIN EN.CITE &lt;EndNote&gt;&lt;Cite&gt;&lt;Author&gt;Wells&lt;/Author&gt;&lt;Year&gt;2015&lt;/Year&gt;&lt;RecNum&gt;2582&lt;/RecNum&gt;&lt;DisplayText&gt;(Howe et al. 2014; Wells 2015)&lt;/DisplayText&gt;&lt;record&gt;&lt;rec-number&gt;2582&lt;/rec-number&gt;&lt;foreign-keys&gt;&lt;key app="EN" db-id="a9apvv5dmwfftked0f5padvbva2xpxpx0esz" timestamp="1456759484"&gt;2582&lt;/key&gt;&lt;/foreign-keys&gt;&lt;ref-type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1452&lt;/RecNum&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fldChar w:fldCharType="separate"/>
      </w:r>
      <w:r w:rsidR="00EE27DF">
        <w:rPr>
          <w:noProof/>
        </w:rPr>
        <w:t>(Howe et al. 2014; Wells 2015)</w:t>
      </w:r>
      <w:r w:rsidR="00F41E90">
        <w:fldChar w:fldCharType="end"/>
      </w:r>
      <w:r w:rsidRPr="00432F91">
        <w:t xml:space="preserve">. In shallow water (&lt;1.5m), we </w:t>
      </w:r>
      <w:r w:rsidR="00D75FC7">
        <w:t>took</w:t>
      </w:r>
      <w:r w:rsidRPr="00432F91">
        <w:t xml:space="preserve"> a 4in (20cm) diameter benthic core (Figure 5A), hand-deployed to a depth of 20 cm. In deep water &gt;1.5m, we </w:t>
      </w:r>
      <w:r w:rsidR="00EE27DF">
        <w:t>used</w:t>
      </w:r>
      <w:r w:rsidRPr="00432F91">
        <w:t xml:space="preserve"> a </w:t>
      </w:r>
      <w:r w:rsidR="00EE27DF">
        <w:t>6</w:t>
      </w:r>
      <w:r w:rsidRPr="00432F91">
        <w:t>x</w:t>
      </w:r>
      <w:r w:rsidR="00EE27DF">
        <w:t>6</w:t>
      </w:r>
      <w:r w:rsidRPr="00432F91">
        <w:t xml:space="preserve"> in ponar grab modified for use in hard substrates (as per USFWS Liberty Island Monitoring, L. Smith pers.</w:t>
      </w:r>
      <w:r w:rsidR="003F4E36">
        <w:t xml:space="preserve"> </w:t>
      </w:r>
      <w:r w:rsidRPr="00432F91">
        <w:t xml:space="preserve">comm, figure 5B), with three samples at each site. The core </w:t>
      </w:r>
      <w:r w:rsidR="00EE27DF">
        <w:t>was</w:t>
      </w:r>
      <w:r w:rsidRPr="00432F91">
        <w:t xml:space="preserve"> washed and sieved on board the boat to remove the sand/mud and preserve any organic detritus and invertebrates. </w:t>
      </w:r>
      <w:r w:rsidR="00EE27DF">
        <w:t>We calculated</w:t>
      </w:r>
      <w:r w:rsidRPr="00432F91">
        <w:t xml:space="preserve"> effort as catch per surface area of substrate sampled. </w:t>
      </w:r>
    </w:p>
    <w:p w14:paraId="323846D7" w14:textId="33FEC7DD" w:rsidR="00132847" w:rsidRDefault="00FF27B7" w:rsidP="00132847">
      <w:pPr>
        <w:keepNext/>
      </w:pPr>
      <w:r w:rsidRPr="00432F91">
        <w:rPr>
          <w:noProof/>
        </w:rPr>
        <w:drawing>
          <wp:inline distT="0" distB="0" distL="0" distR="0" wp14:anchorId="79D0CB50" wp14:editId="11F7D4F8">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00132847" w:rsidRPr="00432F91">
        <w:rPr>
          <w:noProof/>
        </w:rPr>
        <w:drawing>
          <wp:inline distT="0" distB="0" distL="0" distR="0" wp14:anchorId="50464B97" wp14:editId="6BB1F69F">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34026246" w14:textId="628713B7" w:rsidR="00132847" w:rsidRDefault="00132847" w:rsidP="00132847">
      <w:pPr>
        <w:pStyle w:val="Caption"/>
      </w:pPr>
      <w:r>
        <w:t xml:space="preserve">Figure </w:t>
      </w:r>
      <w:fldSimple w:instr=" SEQ Figure \* ARABIC ">
        <w:r w:rsidR="00EC6B9B">
          <w:rPr>
            <w:noProof/>
          </w:rPr>
          <w:t>3</w:t>
        </w:r>
      </w:fldSimple>
      <w:r>
        <w:t>.</w:t>
      </w:r>
      <w:r w:rsidRPr="00132847">
        <w:t xml:space="preserve"> </w:t>
      </w:r>
      <w:r w:rsidRPr="00432F91">
        <w:t>A) Benthic core made of 4” PVC pipe for use in shallow water (&lt;1.5 meters). B) Ponar grab for use in water greater than 1.5 meters.</w:t>
      </w:r>
    </w:p>
    <w:p w14:paraId="632FA20C" w14:textId="4FE48DFB" w:rsidR="002B6D03" w:rsidRDefault="00FF27B7" w:rsidP="00132847">
      <w:r w:rsidRPr="00432F91">
        <w:rPr>
          <w:b/>
        </w:rPr>
        <w:t xml:space="preserve">Mysid and zooplankton </w:t>
      </w:r>
      <w:r w:rsidR="00D75FC7">
        <w:rPr>
          <w:b/>
        </w:rPr>
        <w:t>n</w:t>
      </w:r>
      <w:r w:rsidRPr="00432F91">
        <w:rPr>
          <w:b/>
        </w:rPr>
        <w:t>ets:</w:t>
      </w:r>
      <w:r w:rsidRPr="00432F91">
        <w:t xml:space="preserve"> </w:t>
      </w:r>
      <w:r w:rsidR="00EE27DF">
        <w:t>Macrozooplankton (</w:t>
      </w:r>
      <w:r w:rsidRPr="00432F91">
        <w:t>Mysid</w:t>
      </w:r>
      <w:r w:rsidR="00EE27DF">
        <w:t>)</w:t>
      </w:r>
      <w:r w:rsidRPr="00432F91">
        <w:t xml:space="preserve"> nets have been used extensively to characterize macrozooplankton in the water column</w:t>
      </w:r>
      <w:r w:rsidR="003F4E36">
        <w:t>.</w:t>
      </w:r>
      <w:r w:rsidR="003F4E36" w:rsidRPr="00432F91">
        <w:t xml:space="preserve"> </w:t>
      </w:r>
      <w:r w:rsidR="003F4E36">
        <w:t>Macrozooplankton includes</w:t>
      </w:r>
      <w:r w:rsidRPr="00432F91">
        <w:t xml:space="preserve"> amphipods and mysids that are large components of fish diets (Feyrer et al. 2003, Slater and Baxter 2014). We </w:t>
      </w:r>
      <w:r w:rsidR="00D75FC7">
        <w:t>sampled</w:t>
      </w:r>
      <w:r w:rsidRPr="00432F91">
        <w:t xml:space="preserve"> macrozooplankton in the water column using a </w:t>
      </w:r>
      <w:r w:rsidR="00D75FC7">
        <w:t xml:space="preserve">50 </w:t>
      </w:r>
      <w:commentRangeStart w:id="23"/>
      <w:r w:rsidRPr="00432F91">
        <w:t>cm mouth</w:t>
      </w:r>
      <w:commentRangeEnd w:id="23"/>
      <w:r w:rsidR="00D75FC7">
        <w:rPr>
          <w:rStyle w:val="CommentReference"/>
        </w:rPr>
        <w:commentReference w:id="23"/>
      </w:r>
      <w:r w:rsidR="00D75FC7">
        <w:t xml:space="preserve"> diameter</w:t>
      </w:r>
      <w:r w:rsidRPr="00432F91">
        <w:t xml:space="preserve"> (0.500</w:t>
      </w:r>
      <w:r w:rsidR="00EE27DF">
        <w:t xml:space="preserve"> </w:t>
      </w:r>
      <w:r w:rsidRPr="00432F91">
        <w:t xml:space="preserve">mm mesh size) mysid </w:t>
      </w:r>
      <w:r w:rsidR="002B6D03">
        <w:t>net</w:t>
      </w:r>
      <w:r w:rsidRPr="00432F91">
        <w:t xml:space="preserve"> </w:t>
      </w:r>
      <w:r w:rsidR="002B6D03" w:rsidRPr="00432F91">
        <w:t>and sample</w:t>
      </w:r>
      <w:r w:rsidR="00D75FC7">
        <w:t>d</w:t>
      </w:r>
      <w:r w:rsidR="002B6D03" w:rsidRPr="00432F91">
        <w:t xml:space="preserve"> mesozooplankton with a 14.6</w:t>
      </w:r>
      <w:r w:rsidR="00D75FC7">
        <w:t xml:space="preserve"> </w:t>
      </w:r>
      <w:r w:rsidR="002B6D03" w:rsidRPr="00432F91">
        <w:t xml:space="preserve">cm diameter (0.150 mm mesh size) </w:t>
      </w:r>
      <w:r w:rsidR="003F4E36">
        <w:t xml:space="preserve">zooplankton </w:t>
      </w:r>
      <w:r w:rsidR="002B6D03" w:rsidRPr="00432F91">
        <w:t xml:space="preserve">net attached </w:t>
      </w:r>
      <w:r w:rsidR="003F4E36">
        <w:t xml:space="preserve">or held alongside </w:t>
      </w:r>
      <w:r w:rsidR="002B6D03" w:rsidRPr="00432F91">
        <w:t xml:space="preserve">(similar to EMP methods, </w:t>
      </w:r>
      <w:r w:rsidR="00EE27DF">
        <w:fldChar w:fldCharType="begin"/>
      </w:r>
      <w:r w:rsidR="00EE27DF">
        <w:instrText xml:space="preserve"> ADDIN EN.CITE &lt;EndNote&gt;&lt;Cite&gt;&lt;Author&gt;Hennessy&lt;/Author&gt;&lt;Year&gt;2009&lt;/Year&gt;&lt;RecNum&gt;1533&lt;/RecNum&gt;&lt;DisplayText&gt;(Hennessy 2009)&lt;/DisplayText&gt;&lt;record&gt;&lt;rec-number&gt;1533&lt;/rec-number&gt;&lt;foreign-keys&gt;&lt;key app="EN" db-id="a9apvv5dmwfftked0f5padvbva2xpxpx0esz" timestamp="1406832398"&gt;1533&lt;/key&gt;&lt;/foreign-keys&gt;&lt;ref-type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fldChar w:fldCharType="separate"/>
      </w:r>
      <w:r w:rsidR="00EE27DF">
        <w:rPr>
          <w:noProof/>
        </w:rPr>
        <w:t>(Hennessy 2009)</w:t>
      </w:r>
      <w:r w:rsidR="00EE27DF">
        <w:fldChar w:fldCharType="end"/>
      </w:r>
      <w:r w:rsidR="002B6D03" w:rsidRPr="00432F91">
        <w:t>).</w:t>
      </w:r>
      <w:r w:rsidR="00D75FC7">
        <w:t xml:space="preserve"> </w:t>
      </w:r>
      <w:r w:rsidR="002B6D03">
        <w:t>These nets w</w:t>
      </w:r>
      <w:r w:rsidR="00D75FC7">
        <w:t xml:space="preserve">ere held approximately 1 m to the site of the bout, 10 cm below the surface of the water and trawled at 1-2 mph </w:t>
      </w:r>
      <w:r w:rsidR="00D75FC7">
        <w:lastRenderedPageBreak/>
        <w:t xml:space="preserve">for five minutes. </w:t>
      </w:r>
      <w:r w:rsidRPr="00432F91">
        <w:t>A flowmeter mounted in the net measure</w:t>
      </w:r>
      <w:r w:rsidR="00D75FC7">
        <w:t>d</w:t>
      </w:r>
      <w:r w:rsidRPr="00432F91">
        <w:t xml:space="preserve"> sample volume, and </w:t>
      </w:r>
      <w:r w:rsidR="00D75FC7">
        <w:t>effort was</w:t>
      </w:r>
      <w:r w:rsidRPr="00432F91">
        <w:t xml:space="preserve"> standardize</w:t>
      </w:r>
      <w:r w:rsidR="00D75FC7">
        <w:t>d</w:t>
      </w:r>
      <w:r w:rsidRPr="00432F91">
        <w:t xml:space="preserve"> by catch per liter of water sampled. </w:t>
      </w:r>
    </w:p>
    <w:p w14:paraId="3568896A" w14:textId="14437779" w:rsidR="00FF27B7" w:rsidRPr="00432F91" w:rsidRDefault="00FF27B7" w:rsidP="00132847">
      <w:r w:rsidRPr="00432F91">
        <w:t>Where channels are less than 1.5</w:t>
      </w:r>
      <w:r w:rsidR="00132847">
        <w:t xml:space="preserve"> </w:t>
      </w:r>
      <w:r w:rsidRPr="00432F91">
        <w:t xml:space="preserve">m in width, and no open water is present, we </w:t>
      </w:r>
      <w:r w:rsidR="00D75FC7">
        <w:t>placed</w:t>
      </w:r>
      <w:r w:rsidRPr="00432F91">
        <w:t xml:space="preserve"> the net in the channel on an ebb </w:t>
      </w:r>
      <w:proofErr w:type="gramStart"/>
      <w:r w:rsidRPr="00432F91">
        <w:t>tide, and</w:t>
      </w:r>
      <w:proofErr w:type="gramEnd"/>
      <w:r w:rsidRPr="00432F91">
        <w:t xml:space="preserve"> allow the tidal current to flow through the net for five minutes instead of trawling the net. After retrieval, the net</w:t>
      </w:r>
      <w:r w:rsidR="00D75FC7">
        <w:t>s</w:t>
      </w:r>
      <w:r w:rsidRPr="00432F91">
        <w:t xml:space="preserve"> </w:t>
      </w:r>
      <w:proofErr w:type="gramStart"/>
      <w:r w:rsidR="00D75FC7">
        <w:t>were</w:t>
      </w:r>
      <w:proofErr w:type="gramEnd"/>
      <w:r w:rsidRPr="00432F91">
        <w:t xml:space="preserve"> be rinsed from the outside to wash down the sample into the cod end.  All content collected in a cod end </w:t>
      </w:r>
      <w:r w:rsidR="00D75FC7">
        <w:t>was</w:t>
      </w:r>
      <w:r w:rsidRPr="00432F91">
        <w:t xml:space="preserve"> preserved in 70% ethanol </w:t>
      </w:r>
      <w:r w:rsidR="00D75FC7">
        <w:t>for identification in the lab.</w:t>
      </w:r>
    </w:p>
    <w:p w14:paraId="46F5C9B0" w14:textId="77777777" w:rsidR="00132847" w:rsidRDefault="00D170F2" w:rsidP="00132847">
      <w:pPr>
        <w:pStyle w:val="Body"/>
        <w:keepNext/>
        <w:spacing w:after="0"/>
        <w:ind w:firstLine="360"/>
      </w:pPr>
      <w:r>
        <w:rPr>
          <w:bCs/>
          <w:i/>
          <w:iCs/>
          <w:noProof/>
        </w:rPr>
        <w:drawing>
          <wp:inline distT="0" distB="0" distL="0" distR="0" wp14:anchorId="2951541C" wp14:editId="254F2B5F">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8"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66C864C" w14:textId="77351F32" w:rsidR="00FF27B7" w:rsidRPr="00432F91" w:rsidRDefault="00132847" w:rsidP="00132847">
      <w:pPr>
        <w:pStyle w:val="Caption"/>
        <w:rPr>
          <w:rFonts w:ascii="Times New Roman" w:hAnsi="Times New Roman" w:cs="Times New Roman"/>
          <w:sz w:val="24"/>
          <w:szCs w:val="24"/>
        </w:rPr>
      </w:pPr>
      <w:r>
        <w:t xml:space="preserve">Figure </w:t>
      </w:r>
      <w:fldSimple w:instr=" SEQ Figure \* ARABIC ">
        <w:r w:rsidR="00EC6B9B">
          <w:rPr>
            <w:noProof/>
          </w:rPr>
          <w:t>4</w:t>
        </w:r>
      </w:fldSimple>
      <w:r>
        <w:t>.</w:t>
      </w:r>
      <w:r w:rsidRPr="00132847">
        <w:rPr>
          <w:rFonts w:ascii="Times New Roman" w:hAnsi="Times New Roman" w:cs="Times New Roman"/>
          <w:sz w:val="24"/>
          <w:szCs w:val="24"/>
        </w:rPr>
        <w:t xml:space="preserve"> </w:t>
      </w:r>
      <w:r w:rsidRPr="00432F91">
        <w:rPr>
          <w:rFonts w:ascii="Times New Roman" w:hAnsi="Times New Roman" w:cs="Times New Roman"/>
          <w:sz w:val="24"/>
          <w:szCs w:val="24"/>
        </w:rPr>
        <w:t>Set up of mysid and zooplankton nets.</w:t>
      </w:r>
    </w:p>
    <w:p w14:paraId="29131D8A" w14:textId="1A721D91" w:rsidR="00FF27B7" w:rsidRDefault="00FF27B7" w:rsidP="00132847">
      <w:r w:rsidRPr="00432F91">
        <w:rPr>
          <w:b/>
        </w:rPr>
        <w:t>Neuston tow:</w:t>
      </w:r>
      <w:r w:rsidRPr="00432F91">
        <w:t xml:space="preserve"> The neuston net is a 45</w:t>
      </w:r>
      <w:r w:rsidR="00EE27DF">
        <w:t xml:space="preserve"> </w:t>
      </w:r>
      <w:r w:rsidRPr="00432F91">
        <w:t>cm x 30 cm rectangular net, 1m long with 0.500</w:t>
      </w:r>
      <w:r w:rsidR="00EE27DF">
        <w:t xml:space="preserve"> </w:t>
      </w:r>
      <w:r w:rsidRPr="00432F91">
        <w:t xml:space="preserve">mm mesh towed half-way out of the water to sample invertebrates on the surface of the water (Figure 7A, B). </w:t>
      </w:r>
      <w:r w:rsidR="00EE27DF">
        <w:t>We towed</w:t>
      </w:r>
      <w:r w:rsidRPr="00432F91">
        <w:t xml:space="preserve"> the neuston net at the surface of the water from the side of the boat via a </w:t>
      </w:r>
      <w:proofErr w:type="gramStart"/>
      <w:r w:rsidRPr="00432F91">
        <w:t>boat-hook</w:t>
      </w:r>
      <w:proofErr w:type="gramEnd"/>
      <w:r w:rsidRPr="00432F91">
        <w:t xml:space="preserve">. In </w:t>
      </w:r>
      <w:r w:rsidR="00EE27DF">
        <w:t>very shallow or narrow channels</w:t>
      </w:r>
      <w:r w:rsidRPr="00432F91">
        <w:t>, we</w:t>
      </w:r>
      <w:r w:rsidR="00EE27DF">
        <w:t xml:space="preserve"> pulled</w:t>
      </w:r>
      <w:r w:rsidRPr="00432F91">
        <w:t xml:space="preserve"> the net along the edge of emergent vegetation by hand (Figure 7C; as in </w:t>
      </w:r>
      <w:r w:rsidR="00EE27DF">
        <w:fldChar w:fldCharType="begin"/>
      </w:r>
      <w:r w:rsidR="00EE27DF">
        <w:instrText xml:space="preserve"> ADDIN EN.CITE &lt;EndNote&gt;&lt;Cite&gt;&lt;Author&gt;Howe&lt;/Author&gt;&lt;Year&gt;2014&lt;/Year&gt;&lt;RecNum&gt;1452&lt;/RecNum&gt;&lt;DisplayText&gt;(Howe et al. 2014)&lt;/DisplayText&gt;&lt;record&gt;&lt;rec-number&gt;1452&lt;/rec-number&gt;&lt;foreign-keys&gt;&lt;key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fldChar w:fldCharType="separate"/>
      </w:r>
      <w:r w:rsidR="00EE27DF">
        <w:rPr>
          <w:noProof/>
        </w:rPr>
        <w:t>(Howe et al. 2014)</w:t>
      </w:r>
      <w:r w:rsidR="00EE27DF">
        <w:fldChar w:fldCharType="end"/>
      </w:r>
      <w:r w:rsidRPr="00432F91">
        <w:t>).  We standardize</w:t>
      </w:r>
      <w:r w:rsidR="00EE27DF">
        <w:t>d</w:t>
      </w:r>
      <w:r w:rsidRPr="00432F91">
        <w:t xml:space="preserve"> effort by the distance of the tow calculated by GPS track multiplied by </w:t>
      </w:r>
      <w:r w:rsidR="00EE27DF">
        <w:t>half the mouth area of the</w:t>
      </w:r>
      <w:r w:rsidRPr="00432F91">
        <w:t xml:space="preserve"> net to calculate </w:t>
      </w:r>
      <w:r w:rsidR="00EE27DF">
        <w:t>volume</w:t>
      </w:r>
      <w:r w:rsidRPr="00432F91">
        <w:t xml:space="preserve"> of water sampled. After retrieval, all content collected in a cod end </w:t>
      </w:r>
      <w:r w:rsidR="00EE27DF">
        <w:t>was</w:t>
      </w:r>
      <w:r w:rsidRPr="00432F91">
        <w:t xml:space="preserve"> preserved in 70% ethanol for later ID. </w:t>
      </w:r>
    </w:p>
    <w:p w14:paraId="7A41B2CC" w14:textId="0BBC1248" w:rsidR="00360460" w:rsidRDefault="00D0513C" w:rsidP="00132847">
      <w:r w:rsidRPr="00D0513C">
        <w:rPr>
          <w:b/>
        </w:rPr>
        <w:t>Phytoplankton:</w:t>
      </w:r>
      <w:r>
        <w:t xml:space="preserve"> At each zooplankton trawl site, a single, 150 mL sample of water </w:t>
      </w:r>
      <w:r w:rsidR="00EE27DF">
        <w:t>was</w:t>
      </w:r>
      <w:r>
        <w:t xml:space="preserve"> from the surface and preserved with </w:t>
      </w:r>
      <w:proofErr w:type="spellStart"/>
      <w:r w:rsidR="00360460">
        <w:t>Lugol’s</w:t>
      </w:r>
      <w:proofErr w:type="spellEnd"/>
      <w:r w:rsidR="00360460">
        <w:t xml:space="preserve"> iodine</w:t>
      </w:r>
      <w:r w:rsidR="00EE27DF">
        <w:t xml:space="preserve"> solution</w:t>
      </w:r>
      <w:r>
        <w:t xml:space="preserve"> for identification of phytoplankton community composition. </w:t>
      </w:r>
    </w:p>
    <w:p w14:paraId="0A2BB63A" w14:textId="4C1F002D" w:rsidR="00463B5C" w:rsidRDefault="00463B5C" w:rsidP="00132847">
      <w:pPr>
        <w:pStyle w:val="Heading4"/>
      </w:pPr>
      <w:r>
        <w:t>Phytoplankton spatial variability</w:t>
      </w:r>
    </w:p>
    <w:p w14:paraId="433249F3" w14:textId="0005BF51" w:rsidR="00360460" w:rsidRPr="00E91A1A" w:rsidRDefault="00360460" w:rsidP="00132847">
      <w:r>
        <w:t>To better differentiate between the sources of phytoplankton in the water column, intensively sample</w:t>
      </w:r>
      <w:r w:rsidR="009655E0">
        <w:t>d</w:t>
      </w:r>
      <w:r>
        <w:t xml:space="preserve"> a wider variety of habitats at one site (Liberty Island). At Liberty, </w:t>
      </w:r>
      <w:r w:rsidR="009655E0">
        <w:t>we collected</w:t>
      </w:r>
      <w:r>
        <w:t xml:space="preserve"> phytoplankton from four microhabitats within the wetland:</w:t>
      </w:r>
    </w:p>
    <w:p w14:paraId="7B4BD913" w14:textId="79B6D980" w:rsidR="00360460" w:rsidRDefault="009655E0" w:rsidP="00132847">
      <w:pPr>
        <w:pStyle w:val="ListParagraph"/>
        <w:numPr>
          <w:ilvl w:val="0"/>
          <w:numId w:val="40"/>
        </w:numPr>
      </w:pPr>
      <w:r>
        <w:t>4</w:t>
      </w:r>
      <w:r w:rsidR="00360460">
        <w:t xml:space="preserve"> Submerged vegetation samples – algae </w:t>
      </w:r>
      <w:proofErr w:type="gramStart"/>
      <w:r>
        <w:t>was</w:t>
      </w:r>
      <w:proofErr w:type="gramEnd"/>
      <w:r w:rsidR="00360460">
        <w:t xml:space="preserve"> scraped from a 10-cm section of </w:t>
      </w:r>
      <w:r w:rsidR="00360460" w:rsidRPr="00245C7B">
        <w:rPr>
          <w:i/>
        </w:rPr>
        <w:t xml:space="preserve">Egeria densa, </w:t>
      </w:r>
      <w:r w:rsidR="00245C7B" w:rsidRPr="00245C7B">
        <w:rPr>
          <w:i/>
        </w:rPr>
        <w:t>Ceratophyllum</w:t>
      </w:r>
      <w:r w:rsidRPr="00245C7B">
        <w:rPr>
          <w:i/>
        </w:rPr>
        <w:t xml:space="preserve"> demersum</w:t>
      </w:r>
      <w:r>
        <w:t xml:space="preserve">, or </w:t>
      </w:r>
      <w:r w:rsidRPr="00245C7B">
        <w:rPr>
          <w:i/>
        </w:rPr>
        <w:t>Potamogeton crispus</w:t>
      </w:r>
      <w:r>
        <w:t xml:space="preserve">. </w:t>
      </w:r>
    </w:p>
    <w:p w14:paraId="27D39A07" w14:textId="50A08EF9" w:rsidR="00360460" w:rsidRDefault="009655E0" w:rsidP="00132847">
      <w:pPr>
        <w:pStyle w:val="ListParagraph"/>
        <w:numPr>
          <w:ilvl w:val="0"/>
          <w:numId w:val="40"/>
        </w:numPr>
      </w:pPr>
      <w:r>
        <w:t>4</w:t>
      </w:r>
      <w:r w:rsidR="00360460">
        <w:t xml:space="preserve"> emergent vegetation samples – algae </w:t>
      </w:r>
      <w:proofErr w:type="gramStart"/>
      <w:r>
        <w:t>was</w:t>
      </w:r>
      <w:proofErr w:type="gramEnd"/>
      <w:r w:rsidR="00360460">
        <w:t xml:space="preserve"> scraped from a 10-cm section of </w:t>
      </w:r>
      <w:r w:rsidR="00360460" w:rsidRPr="00132847">
        <w:rPr>
          <w:i/>
        </w:rPr>
        <w:t xml:space="preserve">Schoenoplectus </w:t>
      </w:r>
      <w:r>
        <w:t>spp.</w:t>
      </w:r>
    </w:p>
    <w:p w14:paraId="7BC8B636" w14:textId="5ABA921A" w:rsidR="00360460" w:rsidRDefault="009655E0" w:rsidP="00132847">
      <w:pPr>
        <w:pStyle w:val="ListParagraph"/>
        <w:numPr>
          <w:ilvl w:val="0"/>
          <w:numId w:val="40"/>
        </w:numPr>
      </w:pPr>
      <w:r>
        <w:lastRenderedPageBreak/>
        <w:t>3</w:t>
      </w:r>
      <w:r w:rsidR="00360460">
        <w:t xml:space="preserve"> Benthic samples (</w:t>
      </w:r>
      <w:proofErr w:type="spellStart"/>
      <w:r w:rsidR="00360460">
        <w:t>Epipelic</w:t>
      </w:r>
      <w:proofErr w:type="spellEnd"/>
      <w:r w:rsidR="00360460">
        <w:t xml:space="preserve">) – algae </w:t>
      </w:r>
      <w:r>
        <w:t>were rinsed</w:t>
      </w:r>
      <w:r w:rsidR="00360460">
        <w:t xml:space="preserve"> from the mu</w:t>
      </w:r>
      <w:r>
        <w:t>d</w:t>
      </w:r>
      <w:r w:rsidR="00360460">
        <w:t xml:space="preserve"> collected by </w:t>
      </w:r>
      <w:proofErr w:type="gramStart"/>
      <w:r w:rsidR="00360460">
        <w:t>a  petite</w:t>
      </w:r>
      <w:proofErr w:type="gramEnd"/>
      <w:r w:rsidR="00360460">
        <w:t xml:space="preserve"> ponar grab</w:t>
      </w:r>
    </w:p>
    <w:p w14:paraId="5E03343F" w14:textId="0A90B0D0" w:rsidR="00360460" w:rsidRPr="00E91A1A" w:rsidRDefault="00360460" w:rsidP="00132847">
      <w:pPr>
        <w:pStyle w:val="ListParagraph"/>
        <w:numPr>
          <w:ilvl w:val="0"/>
          <w:numId w:val="40"/>
        </w:numPr>
      </w:pPr>
      <w:r>
        <w:t xml:space="preserve">6 Pelagic – phytoplankton collected </w:t>
      </w:r>
      <w:r w:rsidR="009655E0">
        <w:t>from surface water after zooplankton trawl</w:t>
      </w:r>
    </w:p>
    <w:p w14:paraId="3BF82DD4" w14:textId="4283C610" w:rsidR="00360460" w:rsidRDefault="00360460" w:rsidP="00132847">
      <w:r w:rsidRPr="009112D2">
        <w:t>To answer question 3, we will conduct increased sampling at one site (Decke</w:t>
      </w:r>
      <w:r>
        <w:t>r Island) throughout the spring, approximately every two months (January, March, May, June, August).</w:t>
      </w:r>
      <w:r w:rsidRPr="009112D2">
        <w:t xml:space="preserve"> </w:t>
      </w:r>
    </w:p>
    <w:p w14:paraId="3B02E8CB" w14:textId="0858DFCA" w:rsidR="00360460" w:rsidRDefault="00360460" w:rsidP="00132847">
      <w:r>
        <w:t xml:space="preserve">Cell counts and community composition </w:t>
      </w:r>
      <w:r w:rsidR="009655E0">
        <w:t>were</w:t>
      </w:r>
      <w:r>
        <w:t xml:space="preserve"> processed by </w:t>
      </w:r>
      <w:proofErr w:type="spellStart"/>
      <w:r>
        <w:t>EcoAnalysts</w:t>
      </w:r>
      <w:proofErr w:type="spellEnd"/>
      <w:r>
        <w:t>.</w:t>
      </w:r>
    </w:p>
    <w:p w14:paraId="6A9FD7BF" w14:textId="7530881E" w:rsidR="00D0513C" w:rsidRPr="00432F91" w:rsidRDefault="00D0513C" w:rsidP="00FF27B7">
      <w:pPr>
        <w:pStyle w:val="Body"/>
        <w:rPr>
          <w:rFonts w:ascii="Times New Roman" w:hAnsi="Times New Roman" w:cs="Times New Roman"/>
          <w:sz w:val="24"/>
          <w:szCs w:val="24"/>
        </w:rPr>
      </w:pPr>
    </w:p>
    <w:p w14:paraId="1AA0B37B" w14:textId="77777777" w:rsidR="002D47EB" w:rsidRDefault="002D47EB" w:rsidP="002D47EB">
      <w:pPr>
        <w:pStyle w:val="Body"/>
        <w:keepNext/>
      </w:pPr>
      <w:r>
        <w:rPr>
          <w:rFonts w:asciiTheme="minorHAnsi" w:eastAsiaTheme="minorEastAsia" w:hAnsiTheme="minorHAnsi" w:cstheme="minorBidi"/>
          <w:noProof/>
          <w:color w:val="auto"/>
        </w:rPr>
        <mc:AlternateContent>
          <mc:Choice Requires="wpg">
            <w:drawing>
              <wp:inline distT="0" distB="0" distL="0" distR="0" wp14:anchorId="5CDF0B67" wp14:editId="2DE89D1A">
                <wp:extent cx="5422900" cy="5015230"/>
                <wp:effectExtent l="133350" t="114300" r="139700" b="166370"/>
                <wp:docPr id="10" name="Group 10"/>
                <wp:cNvGraphicFramePr/>
                <a:graphic xmlns:a="http://schemas.openxmlformats.org/drawingml/2006/main">
                  <a:graphicData uri="http://schemas.microsoft.com/office/word/2010/wordprocessingGroup">
                    <wpg:wgp>
                      <wpg:cNvGrpSpPr/>
                      <wpg:grpSpPr>
                        <a:xfrm>
                          <a:off x="0" y="0"/>
                          <a:ext cx="5422900" cy="5015230"/>
                          <a:chOff x="0" y="0"/>
                          <a:chExt cx="5422900" cy="5015230"/>
                        </a:xfrm>
                      </wpg:grpSpPr>
                      <pic:pic xmlns:pic="http://schemas.openxmlformats.org/drawingml/2006/picture">
                        <pic:nvPicPr>
                          <pic:cNvPr id="2956" name="Picture 2956"/>
                          <pic:cNvPicPr>
                            <a:picLocks noChangeAspect="1"/>
                          </pic:cNvPicPr>
                        </pic:nvPicPr>
                        <pic:blipFill rotWithShape="1">
                          <a:blip r:embed="rId29">
                            <a:extLst>
                              <a:ext uri="{28A0092B-C50C-407E-A947-70E740481C1C}">
                                <a14:useLocalDpi xmlns:a14="http://schemas.microsoft.com/office/drawing/2010/main" val="0"/>
                              </a:ext>
                            </a:extLst>
                          </a:blip>
                          <a:srcRect t="11966" r="43383" b="21368"/>
                          <a:stretch/>
                        </pic:blipFill>
                        <pic:spPr bwMode="auto">
                          <a:xfrm>
                            <a:off x="0" y="2491740"/>
                            <a:ext cx="2857500" cy="2523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955" name="Picture 2955"/>
                          <pic:cNvPicPr>
                            <a:picLocks noChangeAspect="1"/>
                          </pic:cNvPicPr>
                        </pic:nvPicPr>
                        <pic:blipFill rotWithShape="1">
                          <a:blip r:embed="rId30">
                            <a:extLst>
                              <a:ext uri="{28A0092B-C50C-407E-A947-70E740481C1C}">
                                <a14:useLocalDpi xmlns:a14="http://schemas.microsoft.com/office/drawing/2010/main" val="0"/>
                              </a:ext>
                            </a:extLst>
                          </a:blip>
                          <a:srcRect l="11325" t="26211" r="1068" b="26211"/>
                          <a:stretch/>
                        </pic:blipFill>
                        <pic:spPr bwMode="auto">
                          <a:xfrm>
                            <a:off x="0" y="0"/>
                            <a:ext cx="5393690" cy="219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31">
                            <a:extLst>
                              <a:ext uri="{28A0092B-C50C-407E-A947-70E740481C1C}">
                                <a14:useLocalDpi xmlns:a14="http://schemas.microsoft.com/office/drawing/2010/main" val="0"/>
                              </a:ext>
                            </a:extLst>
                          </a:blip>
                          <a:srcRect l="53157" t="11396" b="16809"/>
                          <a:stretch/>
                        </pic:blipFill>
                        <pic:spPr bwMode="auto">
                          <a:xfrm>
                            <a:off x="3238500" y="2461260"/>
                            <a:ext cx="2184400" cy="2510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inline>
            </w:drawing>
          </mc:Choice>
          <mc:Fallback>
            <w:pict>
              <v:group w14:anchorId="26C80D37" id="Group 10" o:spid="_x0000_s1026" style="width:427pt;height:394.9pt;mso-position-horizontal-relative:char;mso-position-vertical-relative:line" coordsize="54229,501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">
                <v:shape id="Picture 2956" o:spid="_x0000_s1027" type="#_x0000_t75" style="position:absolute;top:24917;width:28575;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" filled="t" fillcolor="#ededed" stroked="t" strokecolor="white" strokeweight="7pt">
                  <v:stroke endcap="square"/>
                  <v:imagedata r:id="rId32" o:title="" croptop="7842f" cropbottom="14004f" cropright="28431f"/>
                  <v:shadow on="t" color="black" opacity="26214f" origin="-.5,-.5" offset="0,.5mm"/>
                  <v:path arrowok="t"/>
                </v:shape>
                <v:shape id="Picture 2955" o:spid="_x0000_s1028" type="#_x0000_t75" style="position:absolute;width:53936;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" filled="t" fillcolor="#ededed" stroked="t" strokecolor="white" strokeweight="7pt">
                  <v:stroke endcap="square"/>
                  <v:imagedata r:id="rId33" o:title="" croptop="17178f" cropbottom="17178f" cropleft="7422f" cropright="700f"/>
                  <v:shadow on="t" color="black" opacity="26214f" origin="-.5,-.5" offset="0,.5mm"/>
                  <v:path arrowok="t"/>
                </v:shape>
                <v:shape id="Picture 25" o:spid="_x0000_s1029" type="#_x0000_t75" style="position:absolute;left:32385;top:24612;width:21844;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" filled="t" fillcolor="#ededed" stroked="t" strokecolor="white" strokeweight="7pt">
                  <v:stroke endcap="square"/>
                  <v:imagedata r:id="rId34" o:title="" croptop="7468f" cropbottom="11016f" cropleft="34837f"/>
                  <v:shadow on="t" color="black" opacity="26214f" origin="-.5,-.5" offset="0,.5mm"/>
                  <v:path arrowok="t"/>
                </v:shape>
                <w10:anchorlock/>
              </v:group>
            </w:pict>
          </mc:Fallback>
        </mc:AlternateContent>
      </w:r>
    </w:p>
    <w:p w14:paraId="221230CE" w14:textId="7FED6E3E" w:rsidR="002D47EB" w:rsidRDefault="002D47EB" w:rsidP="002D47EB">
      <w:pPr>
        <w:pStyle w:val="Caption"/>
      </w:pPr>
      <w:r>
        <w:t xml:space="preserve">Figure </w:t>
      </w:r>
      <w:fldSimple w:instr=" SEQ Figure \* ARABIC ">
        <w:r w:rsidR="00EC6B9B">
          <w:rPr>
            <w:noProof/>
          </w:rPr>
          <w:t>5</w:t>
        </w:r>
      </w:fldSimple>
      <w:r>
        <w:t>.</w:t>
      </w:r>
      <w:r w:rsidRPr="002D47EB">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4" w:name="_Toc433352580"/>
      <w:bookmarkStart w:id="25" w:name="_Toc536509178"/>
      <w:r w:rsidRPr="00BE2116">
        <w:t>Laboratory Methods</w:t>
      </w:r>
      <w:bookmarkEnd w:id="24"/>
      <w:bookmarkEnd w:id="25"/>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3A457406" w:rsidR="00FF27B7" w:rsidRPr="00BE2116" w:rsidRDefault="00FF27B7" w:rsidP="00FF27B7">
      <w:pPr>
        <w:pStyle w:val="Body"/>
        <w:rPr>
          <w:rFonts w:ascii="Times New Roman" w:hAnsi="Times New Roman" w:cs="Times New Roman"/>
          <w:sz w:val="24"/>
          <w:szCs w:val="24"/>
        </w:rPr>
      </w:pPr>
      <w:r w:rsidRPr="006F19A7">
        <w:rPr>
          <w:b/>
        </w:rPr>
        <w:t>Taxonomic effort</w:t>
      </w:r>
      <w:r w:rsidRPr="006F19A7">
        <w:t xml:space="preserve">: Invertebrates </w:t>
      </w:r>
      <w:r w:rsidR="006F19A7">
        <w:t>were</w:t>
      </w:r>
      <w:r w:rsidRPr="006F19A7">
        <w:t xml:space="preserve"> sorted </w:t>
      </w:r>
      <w:r w:rsidR="00BE3E52">
        <w:t xml:space="preserve">and identified </w:t>
      </w:r>
      <w:r w:rsidRPr="006F19A7">
        <w:t xml:space="preserve">to taxonomic level according to their importance in fish diets (see Table </w:t>
      </w:r>
      <w:r w:rsidR="008D1CC8" w:rsidRPr="006F19A7">
        <w:t>3</w:t>
      </w:r>
      <w:r w:rsidRPr="006F19A7">
        <w:t xml:space="preserve">). Mysids, isopods and amphipods </w:t>
      </w:r>
      <w:r w:rsidR="00BE3E52">
        <w:t>were</w:t>
      </w:r>
      <w:r w:rsidRPr="006F19A7">
        <w:t xml:space="preserve"> </w:t>
      </w:r>
      <w:r w:rsidR="00BE3E52">
        <w:t xml:space="preserve">identified </w:t>
      </w:r>
      <w:r w:rsidRPr="006F19A7">
        <w:t>to Genus</w:t>
      </w:r>
      <w:r w:rsidR="00BE3E52">
        <w:t xml:space="preserve"> or </w:t>
      </w:r>
      <w:r w:rsidR="00BE3E52">
        <w:lastRenderedPageBreak/>
        <w:t>Species</w:t>
      </w:r>
      <w:r w:rsidRPr="006F19A7">
        <w:t xml:space="preserve">; insects </w:t>
      </w:r>
      <w:r w:rsidR="00BE3E52">
        <w:t>were</w:t>
      </w:r>
      <w:r w:rsidRPr="006F19A7">
        <w:t xml:space="preserve"> </w:t>
      </w:r>
      <w:r w:rsidR="00BE3E52">
        <w:t>identified</w:t>
      </w:r>
      <w:r w:rsidRPr="006F19A7">
        <w:t xml:space="preserve"> to Family. </w:t>
      </w:r>
      <w:r w:rsidR="003F4E36" w:rsidRPr="006F19A7">
        <w:t>The first twelve individuals of each taxonomic group per sample will be measured to the nearest 0.1mm using an ocular micrometer.</w:t>
      </w:r>
      <w:r w:rsidRPr="006F19A7">
        <w:t xml:space="preserve"> </w:t>
      </w:r>
      <w:r w:rsidR="00BE3E52" w:rsidRPr="00BE3E52">
        <w:t xml:space="preserve">Therefore, all bivalves were identified to genus and measured along the longest axis to the nearest mm. </w:t>
      </w:r>
    </w:p>
    <w:p w14:paraId="0C4F740F" w14:textId="77777777" w:rsidR="00FF27B7" w:rsidRPr="00E170EA" w:rsidRDefault="00FF27B7" w:rsidP="00463B5C">
      <w:pPr>
        <w:pStyle w:val="Heading4"/>
      </w:pPr>
      <w:r w:rsidRPr="00E170EA">
        <w:t>Macroinvertebrates</w:t>
      </w:r>
    </w:p>
    <w:p w14:paraId="265B57B9" w14:textId="1721120D" w:rsidR="00BE3E52" w:rsidRPr="00BE2116" w:rsidRDefault="00FF27B7" w:rsidP="00BE3E52">
      <w:r w:rsidRPr="00BE2116">
        <w:t xml:space="preserve">All </w:t>
      </w:r>
      <w:r w:rsidR="00BE3E52">
        <w:t xml:space="preserve">trawls and </w:t>
      </w:r>
      <w:proofErr w:type="spellStart"/>
      <w:r w:rsidR="00BE3E52">
        <w:t>sweepnet</w:t>
      </w:r>
      <w:proofErr w:type="spellEnd"/>
      <w:r w:rsidR="00BE3E52">
        <w:t xml:space="preserve"> </w:t>
      </w:r>
      <w:r w:rsidRPr="00BE2116">
        <w:t xml:space="preserve">samples </w:t>
      </w:r>
      <w:r w:rsidR="00BE3E52">
        <w:t>were</w:t>
      </w:r>
      <w:r w:rsidRPr="00BE2116">
        <w:t xml:space="preserve"> sorted to extract </w:t>
      </w:r>
      <w:r w:rsidR="00BE3E52">
        <w:t>macro</w:t>
      </w:r>
      <w:r w:rsidRPr="00BE2116">
        <w:t>invertebrates</w:t>
      </w:r>
      <w:r w:rsidR="00BE3E52">
        <w:t xml:space="preserve"> (&gt; 500 microns)</w:t>
      </w:r>
      <w:r w:rsidRPr="00BE2116">
        <w:t xml:space="preserve"> from plant material and detritus</w:t>
      </w:r>
      <w:r w:rsidR="00BE3E52">
        <w:t>.</w:t>
      </w:r>
      <w:r w:rsidRPr="00BE2116">
        <w:t xml:space="preserve"> </w:t>
      </w:r>
      <w:r w:rsidR="00BE3E52" w:rsidRPr="006F19A7">
        <w:t xml:space="preserve">Benthic infauna (most importantly invasive bivalve grazers </w:t>
      </w:r>
      <w:r w:rsidR="00BE3E52" w:rsidRPr="00BE3E52">
        <w:rPr>
          <w:i/>
        </w:rPr>
        <w:t xml:space="preserve">Corbicula </w:t>
      </w:r>
      <w:r w:rsidR="00BE3E52" w:rsidRPr="006F19A7">
        <w:t xml:space="preserve">and </w:t>
      </w:r>
      <w:r w:rsidR="00BE3E52" w:rsidRPr="00BE3E52">
        <w:rPr>
          <w:i/>
        </w:rPr>
        <w:t>Potamocorbula</w:t>
      </w:r>
      <w:r w:rsidR="00BE3E52" w:rsidRPr="006F19A7">
        <w:t xml:space="preserve">), are not commonly found in salmon or smelt diets; however, the influence of invasive bivalves on the food web makes them important to predicting availability of production to the pelagic food web </w:t>
      </w:r>
      <w:r w:rsidR="00245C7B">
        <w:fldChar w:fldCharType="begin">
          <w:fldData xml:space="preserve">PEVuZE5vdGU+PENpdGU+PEF1dGhvcj5LaW1tZXJlcjwvQXV0aG9yPjxZZWFyPjIwMTU8L1llYXI+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</w:fldData>
        </w:fldChar>
      </w:r>
      <w:r w:rsidR="00245C7B">
        <w:instrText xml:space="preserve"> ADDIN EN.CITE </w:instrText>
      </w:r>
      <w:r w:rsidR="00245C7B">
        <w:fldChar w:fldCharType="begin">
          <w:fldData xml:space="preserve">PEVuZE5vdGU+PENpdGU+PEF1dGhvcj5LaW1tZXJlcjwvQXV0aG9yPjxZZWFyPjIwMTU8L1llYXI+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</w:fldData>
        </w:fldChar>
      </w:r>
      <w:r w:rsidR="00245C7B">
        <w:instrText xml:space="preserve"> ADDIN EN.CITE.DATA </w:instrText>
      </w:r>
      <w:r w:rsidR="00245C7B">
        <w:fldChar w:fldCharType="end"/>
      </w:r>
      <w:r w:rsidR="00245C7B">
        <w:fldChar w:fldCharType="separate"/>
      </w:r>
      <w:r w:rsidR="00245C7B">
        <w:rPr>
          <w:noProof/>
        </w:rPr>
        <w:t>(Kimmerer and Lougee 2015; Lucas and Thompson 2012)</w:t>
      </w:r>
      <w:r w:rsidR="00245C7B">
        <w:fldChar w:fldCharType="end"/>
      </w:r>
      <w:r w:rsidR="00BE3E52" w:rsidRPr="00BE3E52">
        <w:t>.</w:t>
      </w:r>
      <w:r w:rsidR="00BE3E52">
        <w:t xml:space="preserve"> Therefore, all bivalves were extracted from benthic samples and enumerated. All other benthic infauna </w:t>
      </w:r>
      <w:proofErr w:type="gramStart"/>
      <w:r w:rsidR="00BE3E52">
        <w:t>were</w:t>
      </w:r>
      <w:proofErr w:type="gramEnd"/>
      <w:r w:rsidR="00BE3E52">
        <w:t xml:space="preserve"> marked as “Present” but not counted. </w:t>
      </w:r>
      <w:r w:rsidR="00BE3E52" w:rsidRPr="006F19A7">
        <w:t xml:space="preserve">Zooplankton caught incidentally in macroinvertebrate samples </w:t>
      </w:r>
      <w:r w:rsidR="00BE3E52">
        <w:t>were marked as “present” but not counted.</w:t>
      </w:r>
    </w:p>
    <w:p w14:paraId="5F240C82" w14:textId="2BC471E3" w:rsidR="00FF27B7" w:rsidRDefault="00BE3E52" w:rsidP="00BE3E52">
      <w:r>
        <w:t>I</w:t>
      </w:r>
      <w:r w:rsidR="00FF27B7" w:rsidRPr="00BE2116">
        <w:t>nvertebrates</w:t>
      </w:r>
      <w:r w:rsidR="00D170F2">
        <w:t xml:space="preserve"> were</w:t>
      </w:r>
      <w:r w:rsidR="00FF27B7" w:rsidRPr="00BE2116">
        <w:t xml:space="preserve"> identified by a Senior Laboratory Assistant (SLA) or Scientific Aide. A subset of samples </w:t>
      </w:r>
      <w:r w:rsidR="00D170F2">
        <w:t xml:space="preserve">had </w:t>
      </w:r>
      <w:r w:rsidR="00FF27B7" w:rsidRPr="00BE2116">
        <w:t xml:space="preserve">identifications checked by an Environmental Scientist for quality assurance. Another subset of samples </w:t>
      </w:r>
      <w:proofErr w:type="gramStart"/>
      <w:r w:rsidR="00D170F2">
        <w:t>were</w:t>
      </w:r>
      <w:proofErr w:type="gramEnd"/>
      <w:r w:rsidR="00FF27B7" w:rsidRPr="00BE2116">
        <w:t xml:space="preserve"> checked by an outside lab (</w:t>
      </w:r>
      <w:proofErr w:type="spellStart"/>
      <w:r w:rsidR="00D170F2">
        <w:t>EcoAnalysts</w:t>
      </w:r>
      <w:proofErr w:type="spellEnd"/>
      <w:r w:rsidR="00D170F2">
        <w:t>, Inc.</w:t>
      </w:r>
      <w:r w:rsidR="00FF27B7" w:rsidRPr="00BE2116">
        <w:t>), for external quality assurance.</w:t>
      </w:r>
    </w:p>
    <w:p w14:paraId="0500C5C0" w14:textId="4A482651" w:rsidR="00FF27B7" w:rsidRPr="00BE2116" w:rsidRDefault="00FF27B7" w:rsidP="00BE3E52">
      <w:r w:rsidRPr="00BE2116">
        <w:rPr>
          <w:b/>
        </w:rPr>
        <w:t>Subsampling:</w:t>
      </w:r>
      <w:r w:rsidRPr="00BE2116">
        <w:t xml:space="preserve"> Approximately 400 invertebrates from each sample </w:t>
      </w:r>
      <w:r w:rsidR="00D170F2">
        <w:t>were</w:t>
      </w:r>
      <w:r w:rsidRPr="00BE2116">
        <w:t xml:space="preserve"> identified. If more than 400 invertebrates are present in a sample, or more than four hours are required for processing, they </w:t>
      </w:r>
      <w:r w:rsidR="00D170F2">
        <w:t>were</w:t>
      </w:r>
      <w:r w:rsidRPr="00BE2116">
        <w:t xml:space="preserve"> quantitatively sub-sampled using a grid tray.  </w:t>
      </w:r>
    </w:p>
    <w:p w14:paraId="79F22188" w14:textId="4F72DF42" w:rsidR="002D47EB" w:rsidRDefault="002D47EB" w:rsidP="002D47EB">
      <w:pPr>
        <w:pStyle w:val="Caption"/>
        <w:keepNext/>
      </w:pPr>
      <w:bookmarkStart w:id="26" w:name="_Ref7616826"/>
      <w:r>
        <w:t xml:space="preserve">Table </w:t>
      </w:r>
      <w:fldSimple w:instr=" SEQ Table \* ARABIC ">
        <w:r w:rsidR="00CF6AD6">
          <w:rPr>
            <w:noProof/>
          </w:rPr>
          <w:t>3</w:t>
        </w:r>
      </w:fldSimple>
      <w:bookmarkEnd w:id="26"/>
      <w:r w:rsidRPr="002D47EB">
        <w:rPr>
          <w:rFonts w:ascii="Times New Roman" w:hAnsi="Times New Roman" w:cs="Times New Roman"/>
          <w:sz w:val="24"/>
          <w:szCs w:val="24"/>
        </w:rPr>
        <w:t xml:space="preserve"> </w:t>
      </w:r>
      <w:r w:rsidRPr="00BE2116">
        <w:rPr>
          <w:rFonts w:ascii="Times New Roman" w:hAnsi="Times New Roman" w:cs="Times New Roman"/>
          <w:sz w:val="24"/>
          <w:szCs w:val="24"/>
        </w:rPr>
        <w:t>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FA5153">
        <w:trPr>
          <w:trHeight w:val="480"/>
        </w:trPr>
        <w:tc>
          <w:tcPr>
            <w:tcW w:w="0" w:type="auto"/>
            <w:tcBorders>
              <w:top w:val="single" w:sz="8" w:space="0" w:color="000000"/>
              <w:left w:val="nil"/>
              <w:bottom w:val="single" w:sz="4" w:space="0" w:color="auto"/>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4" w:space="0" w:color="auto"/>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4" w:space="0" w:color="auto"/>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4" w:space="0" w:color="auto"/>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4" w:space="0" w:color="auto"/>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FA5153">
        <w:trPr>
          <w:trHeight w:val="330"/>
        </w:trPr>
        <w:tc>
          <w:tcPr>
            <w:tcW w:w="0" w:type="auto"/>
            <w:tcBorders>
              <w:top w:val="single" w:sz="4"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single" w:sz="4"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single" w:sz="4"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Maxillopoda</w:t>
            </w:r>
            <w:proofErr w:type="spellEnd"/>
            <w:r w:rsidRPr="0058021E">
              <w:rPr>
                <w:rFonts w:eastAsia="Times New Roman"/>
                <w:color w:val="000000"/>
              </w:rPr>
              <w:t>: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Mysidea</w:t>
            </w:r>
            <w:proofErr w:type="spellEnd"/>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Podocopida</w:t>
            </w:r>
            <w:proofErr w:type="spellEnd"/>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Hexapoda</w:t>
            </w:r>
            <w:proofErr w:type="spellEnd"/>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Hexapoda</w:t>
            </w:r>
            <w:proofErr w:type="spellEnd"/>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57C36696" w:rsidR="000C7824" w:rsidRDefault="000C7824" w:rsidP="00BE3E52">
      <w:r>
        <w:t xml:space="preserve">Most zooplankton samples were processed by CDFW staff at the Stockton laboratory, but 50 samples were processed by </w:t>
      </w:r>
      <w:proofErr w:type="spellStart"/>
      <w:r>
        <w:t>EcoAnalysts</w:t>
      </w:r>
      <w:proofErr w:type="spellEnd"/>
      <w:r>
        <w:t>, Inc. (Moscow, ID). Samples were processed in the same manner by both laboratories. First,</w:t>
      </w:r>
      <w:r w:rsidR="00FF27B7" w:rsidRPr="00E75E62">
        <w:t xml:space="preserve"> samples </w:t>
      </w:r>
      <w:r w:rsidR="00FC0F80">
        <w:t>were</w:t>
      </w:r>
      <w:r w:rsidR="00FF27B7" w:rsidRPr="00E75E62">
        <w:t xml:space="preserve"> filtered and washed in a 150 </w:t>
      </w:r>
      <w:r w:rsidR="00FF27B7" w:rsidRPr="00E75E62">
        <w:sym w:font="Symbol" w:char="F06D"/>
      </w:r>
      <w:r w:rsidR="00FF27B7" w:rsidRPr="00E75E62">
        <w:t xml:space="preserve">m mesh sieve. Filtered zooplankton </w:t>
      </w:r>
      <w:r w:rsidR="00FC0F80">
        <w:t>were</w:t>
      </w:r>
      <w:r w:rsidR="00FF27B7" w:rsidRPr="00E75E62">
        <w:t xml:space="preserve"> diluted to a set volume depending on the concentration of zooplankton and/or detritus. </w:t>
      </w:r>
      <w:r w:rsidR="00FC0F80">
        <w:t>One-</w:t>
      </w:r>
      <w:r w:rsidR="00FF27B7" w:rsidRPr="00E75E62">
        <w:t xml:space="preserve">mL subsamples </w:t>
      </w:r>
      <w:r>
        <w:t>were then</w:t>
      </w:r>
      <w:r w:rsidR="00FF27B7" w:rsidRPr="00E75E62">
        <w:t xml:space="preserve"> placed on a Sedgewick-Rafter cell glass slide. All organisms </w:t>
      </w:r>
      <w:r w:rsidR="00FC0F80">
        <w:t>were</w:t>
      </w:r>
      <w:r w:rsidR="00FF27B7" w:rsidRPr="00E75E62">
        <w:t xml:space="preserve"> identified to the taxonomic resolution identified in Table 2. At least 5 slides, but no more than 20 slides </w:t>
      </w:r>
      <w:r>
        <w:t>were</w:t>
      </w:r>
      <w:r w:rsidR="00FF27B7" w:rsidRPr="00E75E62">
        <w:t xml:space="preserve"> processed for each sample, targeting </w:t>
      </w:r>
      <w:r w:rsidR="00FC0F80">
        <w:t>at least 400 organisms</w:t>
      </w:r>
      <w:r w:rsidR="00FF27B7" w:rsidRPr="00E75E62">
        <w:t xml:space="preserve">. This subsample </w:t>
      </w:r>
      <w:r w:rsidR="00FC0F80">
        <w:t>was then</w:t>
      </w:r>
      <w:r w:rsidR="00FF27B7" w:rsidRPr="00E75E62">
        <w:t xml:space="preserve"> extrapolated to calculate the total number of organisms in the sample. A subset of samples </w:t>
      </w:r>
      <w:r w:rsidR="00FC0F80">
        <w:t>w</w:t>
      </w:r>
      <w:r w:rsidR="00245C7B">
        <w:t>as</w:t>
      </w:r>
      <w:r w:rsidR="00FF27B7" w:rsidRPr="00E75E62">
        <w:t xml:space="preserve"> checked by a second </w:t>
      </w:r>
      <w:r w:rsidR="00FC0F80">
        <w:t>taxonomist</w:t>
      </w:r>
      <w:r w:rsidR="00FF27B7" w:rsidRPr="00E75E62">
        <w:t xml:space="preserve"> for quality assurance.</w:t>
      </w:r>
    </w:p>
    <w:p w14:paraId="5DE2EE6C" w14:textId="6F695F59" w:rsidR="00463B5C" w:rsidRDefault="00463B5C" w:rsidP="00463B5C">
      <w:pPr>
        <w:pStyle w:val="Heading4"/>
      </w:pPr>
      <w:r>
        <w:t>Phytoplankton</w:t>
      </w:r>
    </w:p>
    <w:p w14:paraId="387BBF9C" w14:textId="53813EA2" w:rsidR="000C7824" w:rsidRPr="000C7824" w:rsidRDefault="000C7824" w:rsidP="000C7824">
      <w:r>
        <w:t xml:space="preserve">All laboratory analysis of algal samples was conducted by </w:t>
      </w:r>
      <w:proofErr w:type="spellStart"/>
      <w:r>
        <w:t>EcoAnalysts</w:t>
      </w:r>
      <w:proofErr w:type="spellEnd"/>
      <w:r>
        <w:t xml:space="preserve">, Inc. (Moscow, ID), using the </w:t>
      </w:r>
      <w:proofErr w:type="spellStart"/>
      <w:r>
        <w:t>Utermöhl</w:t>
      </w:r>
      <w:proofErr w:type="spellEnd"/>
      <w:r>
        <w:t xml:space="preserve"> microscopic method </w:t>
      </w:r>
      <w:r>
        <w:fldChar w:fldCharType="begin"/>
      </w:r>
      <w:r>
        <w:instrText xml:space="preserve"> ADDIN EN.CITE &lt;EndNote&gt;&lt;Cite&gt;&lt;Author&gt;Utermöhl&lt;/Author&gt;&lt;Year&gt;1958&lt;/Year&gt;&lt;RecNum&gt;3011&lt;/RecNum&gt;&lt;DisplayText&gt;(Utermöhl 1958)&lt;/DisplayText&gt;&lt;record&gt;&lt;rec-number&gt;3011&lt;/rec-number&gt;&lt;foreign-keys&gt;&lt;key app="EN" db-id="a9apvv5dmwfftked0f5padvbva2xpxpx0esz" timestamp="1526048390"&gt;3011&lt;/key&gt;&lt;/foreign-keys&gt;&lt;ref-type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ExcludeAuth="1"&gt;&lt;Author&gt;(APHA)&lt;/Author&gt;&lt;Year&gt;2017&lt;/Year&gt;&lt;RecNum&gt;3012&lt;/RecNum&gt;&lt;Prefix&gt;APHA &lt;/Prefix&gt;&lt;DisplayText&gt;(APHA 2017)&lt;/DisplayText&gt;&lt;record&gt;&lt;rec-number&gt;3012&lt;/rec-number&gt;&lt;foreign-keys&gt;&lt;key app="EN" db-id="a9apvv5dmwfftked0f5padvbva2xpxpx0esz" timestamp="1526048860"&gt;3012&lt;/key&gt;&lt;/foreign-keys&gt;&lt;ref-type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 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T</w:t>
      </w:r>
      <w:r w:rsidRPr="006F7608">
        <w:t xml:space="preserve">he first </w:t>
      </w:r>
      <w:r>
        <w:t>10 units of each major taxon and the first unit of each minor taxon</w:t>
      </w:r>
      <w:r w:rsidRPr="00996157">
        <w:t xml:space="preserve"> </w:t>
      </w:r>
      <w:r w:rsidR="00D170F2">
        <w:t>were</w:t>
      </w:r>
      <w:r>
        <w:t xml:space="preserve"> measured to the nearest micrometer (µm)</w:t>
      </w:r>
      <w:r w:rsidRPr="000C7824">
        <w:t xml:space="preserve"> </w:t>
      </w:r>
      <w:r w:rsidRPr="006F7608">
        <w:t>(1</w:t>
      </w:r>
      <w:r w:rsidRPr="00135EA0">
        <w:rPr>
          <w:vertAlign w:val="superscript"/>
        </w:rPr>
        <w:t>st</w:t>
      </w:r>
      <w:r w:rsidRPr="006F7608">
        <w:t xml:space="preserve"> greatest axial length, 2</w:t>
      </w:r>
      <w:r w:rsidRPr="00135EA0">
        <w:rPr>
          <w:vertAlign w:val="superscript"/>
        </w:rPr>
        <w:t>nd</w:t>
      </w:r>
      <w:r w:rsidRPr="006F7608">
        <w:t xml:space="preserve"> greatest axial length, and 3</w:t>
      </w:r>
      <w:r w:rsidRPr="00135EA0">
        <w:rPr>
          <w:vertAlign w:val="superscript"/>
        </w:rPr>
        <w:t>rd</w:t>
      </w:r>
      <w:r w:rsidRPr="006F7608">
        <w:t xml:space="preserve"> greatest axial length)</w:t>
      </w:r>
      <w:r>
        <w:t>. 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7" w:name="_Toc433352582"/>
      <w:bookmarkStart w:id="28" w:name="_Toc536509179"/>
      <w:commentRangeStart w:id="29"/>
      <w:r w:rsidRPr="00E170EA">
        <w:t>Analysis</w:t>
      </w:r>
      <w:bookmarkEnd w:id="27"/>
      <w:bookmarkEnd w:id="28"/>
      <w:commentRangeEnd w:id="29"/>
      <w:r w:rsidR="004D1BE2">
        <w:rPr>
          <w:rStyle w:val="CommentReference"/>
          <w:rFonts w:asciiTheme="minorHAnsi" w:eastAsiaTheme="minorEastAsia" w:hAnsiTheme="minorHAnsi" w:cstheme="minorBidi"/>
          <w:b/>
          <w:bCs/>
          <w:color w:val="auto"/>
        </w:rPr>
        <w:commentReference w:id="29"/>
      </w:r>
    </w:p>
    <w:p w14:paraId="54EE5AEE" w14:textId="61CE060A" w:rsidR="00FF27B7" w:rsidRPr="00E75E62" w:rsidRDefault="00FF27B7" w:rsidP="002D47EB">
      <w:r w:rsidRPr="00E75E62">
        <w:t>We calculate</w:t>
      </w:r>
      <w:r w:rsidR="00005B97">
        <w:t>d</w:t>
      </w:r>
      <w:r w:rsidRPr="00E75E62">
        <w:t xml:space="preserve"> catch-per-unit-effort (CPUE) for each </w:t>
      </w:r>
      <w:r w:rsidR="00005B97">
        <w:t>sample as described</w:t>
      </w:r>
      <w:r w:rsidR="003F4E36">
        <w:t xml:space="preserve"> above</w:t>
      </w:r>
      <w:r w:rsidRPr="00E75E62">
        <w:t xml:space="preserve">.  </w:t>
      </w:r>
    </w:p>
    <w:p w14:paraId="57232E35" w14:textId="05855B2C" w:rsidR="00FF27B7" w:rsidRPr="00E75E62" w:rsidRDefault="00FF27B7" w:rsidP="002D47EB">
      <w:r w:rsidRPr="00E75E62">
        <w:t>To answer Question 1 on the inter-annual variation in macroinvertebrates, we compare</w:t>
      </w:r>
      <w:r w:rsidR="004D1BE2">
        <w:t>d</w:t>
      </w:r>
      <w:r w:rsidRPr="00E75E62">
        <w:t xml:space="preserve"> samples from 2018 to samples from 2017</w:t>
      </w:r>
      <w:r w:rsidR="008D1CC8">
        <w:t xml:space="preserve"> and 2016</w:t>
      </w:r>
      <w:r w:rsidRPr="00E75E62">
        <w:t xml:space="preserve"> for sites that were sampled in </w:t>
      </w:r>
      <w:r w:rsidR="008D1CC8">
        <w:t>multiple</w:t>
      </w:r>
      <w:r w:rsidR="008D1CC8" w:rsidRPr="00E75E62">
        <w:t xml:space="preserve"> </w:t>
      </w:r>
      <w:r w:rsidRPr="00E75E62">
        <w:t xml:space="preserve">years. We </w:t>
      </w:r>
      <w:r w:rsidR="007B0AB4">
        <w:t>used</w:t>
      </w:r>
      <w:r w:rsidRPr="00E75E62">
        <w:t xml:space="preserve"> mean </w:t>
      </w:r>
      <w:r w:rsidR="007B0AB4">
        <w:t>CPUE</w:t>
      </w:r>
      <w:r w:rsidRPr="00E75E62">
        <w:t xml:space="preserve"> to compare biomass and density across sites within years and between years using generalized linear models (GLMs). We </w:t>
      </w:r>
      <w:r w:rsidR="004D1BE2">
        <w:t>tested</w:t>
      </w:r>
      <w:r w:rsidRPr="00E75E62">
        <w:t xml:space="preserve">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r w:rsidR="008D1CC8">
        <w:t xml:space="preserve"> Since we only have two </w:t>
      </w:r>
      <w:r w:rsidR="005B76BE">
        <w:t>to</w:t>
      </w:r>
      <w:r w:rsidR="008D1CC8">
        <w:t xml:space="preserve"> three years of data per site, we will not be able to differentiate between variance due to water year type and variance due to other inter-annual factors, however the same analyses can be conducted in future years when we have more data per water year type. This data will also provide the “Before” of our Before-After Control-Impact design.</w:t>
      </w:r>
    </w:p>
    <w:p w14:paraId="7BB0879C" w14:textId="7B907878" w:rsidR="00FF27B7" w:rsidRPr="00E75E62" w:rsidRDefault="00FF27B7" w:rsidP="002D47EB">
      <w:r w:rsidRPr="00E75E62">
        <w:t xml:space="preserve">To answer Questions 2 on the differences between wetland sites, </w:t>
      </w:r>
      <w:r w:rsidR="00754E6E">
        <w:t>compared CPUE</w:t>
      </w:r>
      <w:r w:rsidRPr="00E75E62">
        <w:t xml:space="preserve">, and community composition of samples from our spatially extensive spring sampling event of 2018. </w:t>
      </w:r>
      <w:r w:rsidR="008D1CC8">
        <w:t xml:space="preserve">These different wetland sites will provide the “Control-Impact” blocks for our BACI design in future analyses. </w:t>
      </w:r>
      <w:r w:rsidRPr="00E75E62">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2D47EB">
      <w:r w:rsidRPr="00E75E62">
        <w:t xml:space="preserve">We will use mean catch, CPUE and BPUE to compare biomass and density across habitat types within sites, among sites, and among regions using generalized linear models (GLMs), with the predictor </w:t>
      </w:r>
      <w:r w:rsidRPr="00E75E62">
        <w:lastRenderedPageBreak/>
        <w:t xml:space="preserve">variables listed in Table </w:t>
      </w:r>
      <w:r w:rsidR="008D1CC8">
        <w:t>4</w:t>
      </w:r>
      <w:r w:rsidRPr="00E75E62">
        <w:t xml:space="preserve">. We will test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2D47EB">
      <w:r w:rsidRPr="00E75E62">
        <w:t xml:space="preserve">To detect differences in community composition, we will </w:t>
      </w:r>
      <w:r w:rsidR="003F4E36">
        <w:t>permutational multivariate analysis of variance</w:t>
      </w:r>
      <w:r w:rsidRPr="00E75E62">
        <w:t>, non-metric multidimensional scaling, and/or canonical correspondence analysis using the same set of predictor variables.</w:t>
      </w:r>
    </w:p>
    <w:p w14:paraId="3FC86F91" w14:textId="2D7A4D58" w:rsidR="002D47EB" w:rsidRDefault="002D47EB" w:rsidP="002D47EB">
      <w:pPr>
        <w:pStyle w:val="Caption"/>
        <w:keepNext/>
      </w:pPr>
      <w:r>
        <w:t xml:space="preserve">Table </w:t>
      </w:r>
      <w:fldSimple w:instr=" SEQ Table \* ARABIC ">
        <w:r w:rsidR="00CF6AD6">
          <w:rPr>
            <w:noProof/>
          </w:rPr>
          <w:t>4</w:t>
        </w:r>
      </w:fldSimple>
      <w:r w:rsidRPr="002D47EB">
        <w:rPr>
          <w:rFonts w:ascii="Times New Roman" w:hAnsi="Times New Roman" w:cs="Times New Roman"/>
          <w:sz w:val="24"/>
          <w:szCs w:val="24"/>
        </w:rPr>
        <w:t xml:space="preserve"> </w:t>
      </w:r>
      <w:r>
        <w:rPr>
          <w:rFonts w:ascii="Times New Roman" w:hAnsi="Times New Roman" w:cs="Times New Roman"/>
          <w:sz w:val="24"/>
          <w:szCs w:val="24"/>
        </w:rPr>
        <w:t xml:space="preserve">Predictor variables </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1BC5446"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Site (error term)</w:t>
            </w:r>
          </w:p>
        </w:tc>
        <w:tc>
          <w:tcPr>
            <w:tcW w:w="1360" w:type="dxa"/>
            <w:tcBorders>
              <w:top w:val="dotted" w:sz="4" w:space="0" w:color="auto"/>
              <w:left w:val="nil"/>
              <w:bottom w:val="single" w:sz="4" w:space="0" w:color="auto"/>
              <w:right w:val="nil"/>
            </w:tcBorders>
            <w:shd w:val="clear" w:color="auto" w:fill="auto"/>
            <w:vAlign w:val="center"/>
            <w:hideMark/>
          </w:tcPr>
          <w:p w14:paraId="1FEF1587" w14:textId="0AB941BA"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Categorical </w:t>
            </w:r>
          </w:p>
        </w:tc>
        <w:tc>
          <w:tcPr>
            <w:tcW w:w="4960" w:type="dxa"/>
            <w:tcBorders>
              <w:top w:val="dotted" w:sz="4" w:space="0" w:color="auto"/>
              <w:left w:val="nil"/>
              <w:bottom w:val="single" w:sz="4" w:space="0" w:color="auto"/>
              <w:right w:val="nil"/>
            </w:tcBorders>
            <w:shd w:val="clear" w:color="auto" w:fill="auto"/>
            <w:vAlign w:val="center"/>
            <w:hideMark/>
          </w:tcPr>
          <w:p w14:paraId="32199776" w14:textId="5A431F72" w:rsidR="00FF27B7" w:rsidRPr="00BE2116" w:rsidRDefault="002D47EB" w:rsidP="00976A91">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Identity of wetland site,</w:t>
            </w:r>
            <w:proofErr w:type="gramEnd"/>
            <w:r>
              <w:rPr>
                <w:rFonts w:ascii="Times New Roman" w:eastAsia="Times New Roman" w:hAnsi="Times New Roman" w:cs="Times New Roman"/>
                <w:color w:val="000000"/>
              </w:rPr>
              <w:t xml:space="preserve"> sued as an error term to prevent </w:t>
            </w:r>
            <w:proofErr w:type="spellStart"/>
            <w:r>
              <w:rPr>
                <w:rFonts w:ascii="Times New Roman" w:eastAsia="Times New Roman" w:hAnsi="Times New Roman" w:cs="Times New Roman"/>
                <w:color w:val="000000"/>
              </w:rPr>
              <w:t>pseudoreplication</w:t>
            </w:r>
            <w:proofErr w:type="spellEnd"/>
            <w:r>
              <w:rPr>
                <w:rFonts w:ascii="Times New Roman" w:eastAsia="Times New Roman" w:hAnsi="Times New Roman" w:cs="Times New Roman"/>
                <w:color w:val="000000"/>
              </w:rPr>
              <w:t xml:space="preserve">.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2D47EB">
      <w:r w:rsidRPr="00A2294C">
        <w:t xml:space="preserve">To answer Question </w:t>
      </w:r>
      <w:r>
        <w:t>3</w:t>
      </w:r>
      <w:r w:rsidRPr="00A2294C">
        <w:t xml:space="preserve">, we will analyze the four sampling events from Decker </w:t>
      </w:r>
      <w:r>
        <w:t>I</w:t>
      </w:r>
      <w:r w:rsidRPr="00A2294C">
        <w:t>sland to see when CPUE and BPUE of fish food invertebrates are maximal. We will test the fit of linear and quadratic equations to see when biomass peaks. Hydrologic variables, such as river stage</w:t>
      </w:r>
      <w:r>
        <w:t>, degree days,</w:t>
      </w:r>
      <w:r w:rsidRPr="00A2294C">
        <w:t xml:space="preserve"> or Delta outflow may be used as covariates, where necessary. We will compare any trends in invertebrate catch to trends in salmon and smelt catch</w:t>
      </w:r>
      <w:r>
        <w:t xml:space="preserve"> at </w:t>
      </w:r>
      <w:r w:rsidRPr="00A2294C">
        <w:t>nearby long-term monitoring stations using Man-Kendall tests or Granger tests to see whether highest fish food availability occurs at the same time as fish presence. This may be repeated for specific fish life stages and size classes of invertebrates as necessary (i</w:t>
      </w:r>
      <w:r w:rsidR="005B76BE">
        <w:t>.</w:t>
      </w:r>
      <w:r w:rsidRPr="00A2294C">
        <w:t>e.</w:t>
      </w:r>
      <w:r w:rsidR="005B76BE">
        <w:t>,</w:t>
      </w:r>
      <w:r w:rsidRPr="00A2294C">
        <w:t xml:space="preserve"> Smelt Larvae Survey catch compared to copepod nauplii, DJFMP juvenile Chinook salmon catch compared to amphipods and chironomids). We will use these analyses to make recommendations of timing of macroinvertebrate sampling for long-term monitoring programs.</w:t>
      </w:r>
      <w:r>
        <w:t xml:space="preserve"> We will also use our comparisons between the spring and fall sampling events to recommend where and to what extent fall sampling should occur.</w:t>
      </w:r>
    </w:p>
    <w:p w14:paraId="39AA2A65" w14:textId="7C500980" w:rsidR="00FF27B7" w:rsidRDefault="00FF27B7" w:rsidP="002D47EB">
      <w: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360460">
      <w:pPr>
        <w:pStyle w:val="ListParagraph"/>
        <w:numPr>
          <w:ilvl w:val="0"/>
          <w:numId w:val="17"/>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abundance of various taxa in the water column at Liberty Island with the abundance of tax on each microhabitat (SAV, EAV, benthic, pelagic). Data from Liberty will be supplemented by </w:t>
      </w:r>
      <w:r>
        <w:lastRenderedPageBreak/>
        <w:t xml:space="preserve">literature review on algal growth forms and expert opinion (Tiffany Brown, </w:t>
      </w:r>
      <w:proofErr w:type="gramStart"/>
      <w:r>
        <w:t>DWR”s</w:t>
      </w:r>
      <w:proofErr w:type="gramEnd"/>
      <w:r>
        <w:t xml:space="preserve"> EMP study). We will then compare community composition of phytoplankton in the larger set of wetlands to samples collected by FRP in the exterior channels, or data collected by EMP’s phytoplankton survey. These data will be compared using PerMANOVA or other multivariate methods, as appropriate. </w:t>
      </w:r>
    </w:p>
    <w:p w14:paraId="34477E00" w14:textId="77777777" w:rsidR="00360460" w:rsidRDefault="00360460" w:rsidP="00360460">
      <w:pPr>
        <w:pStyle w:val="ListParagraph"/>
        <w:numPr>
          <w:ilvl w:val="1"/>
          <w:numId w:val="17"/>
        </w:numPr>
      </w:pPr>
      <w:r>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360460">
      <w:pPr>
        <w:pStyle w:val="ListParagraph"/>
        <w:numPr>
          <w:ilvl w:val="1"/>
          <w:numId w:val="17"/>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360460">
      <w:pPr>
        <w:pStyle w:val="ListParagraph"/>
        <w:numPr>
          <w:ilvl w:val="0"/>
          <w:numId w:val="17"/>
        </w:numPr>
      </w:pPr>
      <w:r>
        <w:t>To answer our second question on differences between wetlands, we will compare community composition from channels within diked wetlands and tidal wetlands across the salinity regime. These data will be compared between management regimes using PerMANOVA, and across the salinity gradient using CCA, or other multivariate methods, as appropriate.</w:t>
      </w:r>
    </w:p>
    <w:p w14:paraId="74886CF4" w14:textId="77777777" w:rsidR="00360460" w:rsidRDefault="00360460" w:rsidP="00360460">
      <w:pPr>
        <w:pStyle w:val="ListParagraph"/>
        <w:numPr>
          <w:ilvl w:val="0"/>
          <w:numId w:val="17"/>
        </w:numPr>
      </w:pPr>
      <w:r>
        <w:t xml:space="preserve">To answer our third question on seasonal variability, we will compare community composition at Decker Island over time. </w:t>
      </w:r>
    </w:p>
    <w:p w14:paraId="30C8D2C3" w14:textId="77777777" w:rsidR="00360460" w:rsidRDefault="00360460" w:rsidP="00360460">
      <w:pPr>
        <w:pStyle w:val="ListParagraph"/>
        <w:numPr>
          <w:ilvl w:val="1"/>
          <w:numId w:val="17"/>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0" w:name="_Toc536509180"/>
      <w:r>
        <w:t>Results</w:t>
      </w:r>
      <w:bookmarkEnd w:id="30"/>
    </w:p>
    <w:p w14:paraId="4BEA144C" w14:textId="6794B1D8"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w:t>
      </w:r>
      <w:r w:rsidR="006D1AE5">
        <w:fldChar w:fldCharType="begin"/>
      </w:r>
      <w:r w:rsidR="006D1AE5">
        <w:instrText xml:space="preserve"> REF _Ref9334986 \h </w:instrText>
      </w:r>
      <w:r w:rsidR="006D1AE5">
        <w:fldChar w:fldCharType="separate"/>
      </w:r>
      <w:r w:rsidR="006D1AE5">
        <w:t xml:space="preserve">Table </w:t>
      </w:r>
      <w:r w:rsidR="006D1AE5">
        <w:rPr>
          <w:noProof/>
        </w:rPr>
        <w:t>5</w:t>
      </w:r>
      <w:r w:rsidR="006D1AE5">
        <w:fldChar w:fldCharType="end"/>
      </w:r>
      <w:r w:rsidR="002E4068">
        <w:t>). This</w:t>
      </w:r>
      <w:r>
        <w:t xml:space="preserve"> was </w:t>
      </w:r>
      <w:proofErr w:type="gramStart"/>
      <w:r>
        <w:t>similar to</w:t>
      </w:r>
      <w:proofErr w:type="gramEnd"/>
      <w:r>
        <w:t xml:space="preserve"> the distribution </w:t>
      </w:r>
      <w:r w:rsidR="006D1AE5">
        <w:t xml:space="preserve">predicted in our </w:t>
      </w:r>
      <w:commentRangeStart w:id="31"/>
      <w:r w:rsidR="006D1AE5">
        <w:t>workplan</w:t>
      </w:r>
      <w:commentRangeEnd w:id="31"/>
      <w:r w:rsidR="006D1AE5">
        <w:rPr>
          <w:rStyle w:val="CommentReference"/>
        </w:rPr>
        <w:commentReference w:id="31"/>
      </w:r>
      <w:r>
        <w:t>, so our fall sampling proceeded as planned</w:t>
      </w:r>
      <w:r w:rsidR="002E4068">
        <w:t>, targeting the Confluence and Cache Slough Complex</w:t>
      </w:r>
      <w:r>
        <w:t>.</w:t>
      </w:r>
      <w:r w:rsidR="002E4068">
        <w:t xml:space="preserve"> </w:t>
      </w:r>
      <w:r>
        <w:t xml:space="preserve"> </w:t>
      </w:r>
    </w:p>
    <w:p w14:paraId="64729ED1" w14:textId="6F280A78" w:rsidR="002E4068" w:rsidRDefault="002E4068" w:rsidP="002E4068">
      <w:pPr>
        <w:pStyle w:val="Caption"/>
        <w:keepNext/>
      </w:pPr>
      <w:bookmarkStart w:id="32" w:name="_Ref9334986"/>
      <w:r>
        <w:t xml:space="preserve">Table </w:t>
      </w:r>
      <w:fldSimple w:instr=" SEQ Table \* ARABIC ">
        <w:r w:rsidR="00CF6AD6">
          <w:rPr>
            <w:noProof/>
          </w:rPr>
          <w:t>5</w:t>
        </w:r>
      </w:fldSimple>
      <w:bookmarkEnd w:id="32"/>
      <w:r>
        <w:t xml:space="preserve">. EDSM Delta Smelt catch from </w:t>
      </w:r>
      <w:r w:rsidR="00FA5153">
        <w:t>September</w:t>
      </w:r>
      <w:r>
        <w:t xml:space="preserve"> and </w:t>
      </w:r>
      <w:proofErr w:type="gramStart"/>
      <w:r w:rsidR="00FA5153">
        <w:t>October</w:t>
      </w:r>
      <w:r>
        <w:t>,</w:t>
      </w:r>
      <w:proofErr w:type="gramEnd"/>
      <w:r>
        <w:t xml:space="preserve"> 2018.</w:t>
      </w:r>
    </w:p>
    <w:tbl>
      <w:tblPr>
        <w:tblW w:w="5940" w:type="dxa"/>
        <w:tblLook w:val="04A0" w:firstRow="1" w:lastRow="0" w:firstColumn="1" w:lastColumn="0" w:noHBand="0" w:noVBand="1"/>
      </w:tblPr>
      <w:tblGrid>
        <w:gridCol w:w="2790"/>
        <w:gridCol w:w="1800"/>
        <w:gridCol w:w="1350"/>
      </w:tblGrid>
      <w:tr w:rsidR="002E4068" w:rsidRPr="002E4068" w14:paraId="71A70832" w14:textId="77777777" w:rsidTr="00FA5153">
        <w:trPr>
          <w:trHeight w:val="288"/>
        </w:trPr>
        <w:tc>
          <w:tcPr>
            <w:tcW w:w="279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80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1350"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FA5153">
        <w:trPr>
          <w:trHeight w:val="288"/>
        </w:trPr>
        <w:tc>
          <w:tcPr>
            <w:tcW w:w="279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80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1350"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FA5153">
        <w:trPr>
          <w:trHeight w:val="288"/>
        </w:trPr>
        <w:tc>
          <w:tcPr>
            <w:tcW w:w="279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80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1350"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FA5153">
        <w:trPr>
          <w:trHeight w:val="288"/>
        </w:trPr>
        <w:tc>
          <w:tcPr>
            <w:tcW w:w="279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80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1350"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FA5153">
        <w:trPr>
          <w:trHeight w:val="288"/>
        </w:trPr>
        <w:tc>
          <w:tcPr>
            <w:tcW w:w="279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80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1350"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3948FE23" w:rsidR="004D3CF7" w:rsidRDefault="004D3CF7" w:rsidP="00945F05"/>
    <w:p w14:paraId="404A4EBF" w14:textId="77777777" w:rsidR="00C509FE" w:rsidRDefault="00C509FE" w:rsidP="00945F05"/>
    <w:p w14:paraId="1415CD6A" w14:textId="0D9E0D07" w:rsidR="00840D88" w:rsidRDefault="008B0736" w:rsidP="00840D88">
      <w:pPr>
        <w:keepNext/>
      </w:pPr>
      <w:r>
        <w:rPr>
          <w:noProof/>
        </w:rPr>
        <w:lastRenderedPageBreak/>
        <w:drawing>
          <wp:inline distT="0" distB="0" distL="0" distR="0" wp14:anchorId="03667EF1" wp14:editId="4C4A9F4F">
            <wp:extent cx="6845372" cy="397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3362" cy="3976561"/>
                    </a:xfrm>
                    <a:prstGeom prst="rect">
                      <a:avLst/>
                    </a:prstGeom>
                  </pic:spPr>
                </pic:pic>
              </a:graphicData>
            </a:graphic>
          </wp:inline>
        </w:drawing>
      </w:r>
    </w:p>
    <w:p w14:paraId="682143D4" w14:textId="0F45DEDF" w:rsidR="00BE5423" w:rsidRDefault="00840D88" w:rsidP="008B0736">
      <w:pPr>
        <w:pStyle w:val="Caption"/>
      </w:pPr>
      <w:bookmarkStart w:id="33" w:name="_Ref9317214"/>
      <w:r>
        <w:t xml:space="preserve">Figure </w:t>
      </w:r>
      <w:fldSimple w:instr=" SEQ Figure \* ARABIC ">
        <w:r w:rsidR="00EC6B9B">
          <w:rPr>
            <w:noProof/>
          </w:rPr>
          <w:t>6</w:t>
        </w:r>
      </w:fldSimple>
      <w:bookmarkEnd w:id="33"/>
      <w:r>
        <w:t xml:space="preserve"> </w:t>
      </w:r>
      <w:r w:rsidR="008B0736">
        <w:t>–</w:t>
      </w:r>
      <w:r>
        <w:t xml:space="preserve"> </w:t>
      </w:r>
      <w:r w:rsidR="008B0736">
        <w:t xml:space="preserve">Log-transformed </w:t>
      </w:r>
      <w:r>
        <w:t xml:space="preserve">CPUE of macroinvertebrates </w:t>
      </w:r>
      <w:r w:rsidR="008B0736">
        <w:t>collected during the spatially intensive spring sampling events of 2017 and 2018, +/- one standard error. Data are separated by site, year, and gear type.</w:t>
      </w:r>
    </w:p>
    <w:p w14:paraId="122DF0AD" w14:textId="77777777" w:rsidR="00EC6B9B" w:rsidRDefault="008825FD" w:rsidP="00EC6B9B">
      <w:pPr>
        <w:keepNext/>
      </w:pPr>
      <w:r>
        <w:rPr>
          <w:noProof/>
        </w:rPr>
        <w:drawing>
          <wp:inline distT="0" distB="0" distL="0" distR="0" wp14:anchorId="7FDC8F8B" wp14:editId="57D55243">
            <wp:extent cx="5943600" cy="3078480"/>
            <wp:effectExtent l="0" t="0" r="0" b="762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8480"/>
                    </a:xfrm>
                    <a:prstGeom prst="rect">
                      <a:avLst/>
                    </a:prstGeom>
                  </pic:spPr>
                </pic:pic>
              </a:graphicData>
            </a:graphic>
          </wp:inline>
        </w:drawing>
      </w:r>
    </w:p>
    <w:p w14:paraId="299D6FB2" w14:textId="09E7C7C7" w:rsidR="001E4B5E" w:rsidRDefault="00EC6B9B" w:rsidP="00EC6B9B">
      <w:pPr>
        <w:pStyle w:val="Caption"/>
      </w:pPr>
      <w:r>
        <w:t xml:space="preserve">Figure </w:t>
      </w:r>
      <w:fldSimple w:instr=" SEQ Figure \* ARABIC ">
        <w:r>
          <w:rPr>
            <w:noProof/>
          </w:rPr>
          <w:t>7</w:t>
        </w:r>
      </w:fldSimple>
      <w:r>
        <w:t xml:space="preserve"> - Mean log-transformed CPUE of zooplankton catch</w:t>
      </w:r>
      <w:bookmarkStart w:id="34" w:name="_GoBack"/>
      <w:bookmarkEnd w:id="34"/>
    </w:p>
    <w:p w14:paraId="17D2C01B" w14:textId="77777777" w:rsidR="001E4B5E" w:rsidRDefault="001E4B5E" w:rsidP="001E4B5E">
      <w:pPr>
        <w:keepNext/>
      </w:pPr>
      <w:r w:rsidRPr="00FD67DB">
        <w:rPr>
          <w:noProof/>
        </w:rPr>
        <w:lastRenderedPageBreak/>
        <w:drawing>
          <wp:inline distT="0" distB="0" distL="0" distR="0" wp14:anchorId="79F65739" wp14:editId="7A7D0E61">
            <wp:extent cx="6460435" cy="29718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r="19872" b="16586"/>
                    <a:stretch/>
                  </pic:blipFill>
                  <pic:spPr bwMode="auto">
                    <a:xfrm>
                      <a:off x="0" y="0"/>
                      <a:ext cx="6461931" cy="2972488"/>
                    </a:xfrm>
                    <a:prstGeom prst="rect">
                      <a:avLst/>
                    </a:prstGeom>
                    <a:noFill/>
                    <a:ln>
                      <a:noFill/>
                    </a:ln>
                    <a:extLst>
                      <a:ext uri="{53640926-AAD7-44D8-BBD7-CCE9431645EC}">
                        <a14:shadowObscured xmlns:a14="http://schemas.microsoft.com/office/drawing/2010/main"/>
                      </a:ext>
                    </a:extLst>
                  </pic:spPr>
                </pic:pic>
              </a:graphicData>
            </a:graphic>
          </wp:inline>
        </w:drawing>
      </w:r>
    </w:p>
    <w:p w14:paraId="0B208761" w14:textId="45D506DC" w:rsidR="001E4B5E" w:rsidRPr="00C36E09" w:rsidRDefault="001E4B5E" w:rsidP="001E4B5E">
      <w:pPr>
        <w:pStyle w:val="Caption"/>
      </w:pPr>
      <w:r>
        <w:t xml:space="preserve">Figure </w:t>
      </w:r>
      <w:fldSimple w:instr=" SEQ Figure \* ARABIC ">
        <w:r w:rsidR="00EC6B9B">
          <w:rPr>
            <w:noProof/>
          </w:rPr>
          <w:t>8</w:t>
        </w:r>
      </w:fldSimple>
      <w:r>
        <w:t xml:space="preserve"> - mean log-transformed concentration of Chlorophyll (ug/L) measured by florescence during spring of 2018.</w:t>
      </w:r>
    </w:p>
    <w:p w14:paraId="608A02E2" w14:textId="77777777" w:rsidR="001E4B5E" w:rsidRPr="001E4B5E" w:rsidRDefault="001E4B5E" w:rsidP="001E4B5E"/>
    <w:p w14:paraId="469897A2" w14:textId="5001113F" w:rsidR="001E2057" w:rsidRDefault="001E2057" w:rsidP="001E2057">
      <w:pPr>
        <w:pStyle w:val="Caption"/>
        <w:keepNext/>
      </w:pPr>
      <w:r>
        <w:t xml:space="preserve">Table </w:t>
      </w:r>
      <w:fldSimple w:instr=" SEQ Table \* ARABIC ">
        <w:r w:rsidR="00CF6AD6">
          <w:rPr>
            <w:noProof/>
          </w:rPr>
          <w:t>6</w:t>
        </w:r>
      </w:fldSimple>
      <w:r>
        <w:t xml:space="preserve"> - GLMM for each ecosystem component. Predictor variables were chosen via AICc selection and site was included as an error term in each model. Response variables were log-transformed to conform with model assumptions, where necessary. </w:t>
      </w:r>
    </w:p>
    <w:tbl>
      <w:tblPr>
        <w:tblW w:w="9360" w:type="dxa"/>
        <w:tblLook w:val="04A0" w:firstRow="1" w:lastRow="0" w:firstColumn="1" w:lastColumn="0" w:noHBand="0" w:noVBand="1"/>
      </w:tblPr>
      <w:tblGrid>
        <w:gridCol w:w="3140"/>
        <w:gridCol w:w="1177"/>
        <w:gridCol w:w="1347"/>
        <w:gridCol w:w="941"/>
        <w:gridCol w:w="908"/>
        <w:gridCol w:w="939"/>
        <w:gridCol w:w="908"/>
      </w:tblGrid>
      <w:tr w:rsidR="00437363" w:rsidRPr="00437363" w14:paraId="20B28D38"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89CD0B1" w14:textId="147B0295"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Mysid</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2FEF89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4A94382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333A6A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1F733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4893E8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D563EC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B5A8C56"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7CE050D1"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448959F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644D0BE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7ACE9F7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63C79BE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7BB59FE5"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01C41B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40CAF9A0" w14:textId="77777777" w:rsidTr="001E2057">
        <w:trPr>
          <w:trHeight w:val="300"/>
        </w:trPr>
        <w:tc>
          <w:tcPr>
            <w:tcW w:w="3140" w:type="dxa"/>
            <w:tcBorders>
              <w:top w:val="nil"/>
              <w:left w:val="nil"/>
              <w:bottom w:val="nil"/>
              <w:right w:val="nil"/>
            </w:tcBorders>
            <w:shd w:val="clear" w:color="auto" w:fill="auto"/>
            <w:noWrap/>
            <w:vAlign w:val="center"/>
            <w:hideMark/>
          </w:tcPr>
          <w:p w14:paraId="3BC6990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 2017)</w:t>
            </w:r>
          </w:p>
        </w:tc>
        <w:tc>
          <w:tcPr>
            <w:tcW w:w="1177" w:type="dxa"/>
            <w:tcBorders>
              <w:top w:val="nil"/>
              <w:left w:val="nil"/>
              <w:bottom w:val="nil"/>
              <w:right w:val="nil"/>
            </w:tcBorders>
            <w:shd w:val="clear" w:color="auto" w:fill="auto"/>
            <w:noWrap/>
            <w:vAlign w:val="bottom"/>
            <w:hideMark/>
          </w:tcPr>
          <w:p w14:paraId="4CE8C3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189E4DC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941" w:type="dxa"/>
            <w:tcBorders>
              <w:top w:val="nil"/>
              <w:left w:val="nil"/>
              <w:bottom w:val="nil"/>
              <w:right w:val="nil"/>
            </w:tcBorders>
            <w:shd w:val="clear" w:color="auto" w:fill="auto"/>
            <w:noWrap/>
            <w:vAlign w:val="bottom"/>
            <w:hideMark/>
          </w:tcPr>
          <w:p w14:paraId="0C1A4D3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12.371</w:t>
            </w:r>
          </w:p>
        </w:tc>
        <w:tc>
          <w:tcPr>
            <w:tcW w:w="908" w:type="dxa"/>
            <w:tcBorders>
              <w:top w:val="nil"/>
              <w:left w:val="nil"/>
              <w:bottom w:val="nil"/>
              <w:right w:val="nil"/>
            </w:tcBorders>
            <w:shd w:val="clear" w:color="auto" w:fill="auto"/>
            <w:noWrap/>
            <w:vAlign w:val="bottom"/>
            <w:hideMark/>
          </w:tcPr>
          <w:p w14:paraId="681212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3.561</w:t>
            </w:r>
          </w:p>
        </w:tc>
        <w:tc>
          <w:tcPr>
            <w:tcW w:w="939" w:type="dxa"/>
            <w:tcBorders>
              <w:top w:val="nil"/>
              <w:left w:val="nil"/>
              <w:bottom w:val="nil"/>
              <w:right w:val="nil"/>
            </w:tcBorders>
            <w:shd w:val="clear" w:color="auto" w:fill="auto"/>
            <w:noWrap/>
            <w:vAlign w:val="bottom"/>
            <w:hideMark/>
          </w:tcPr>
          <w:p w14:paraId="18651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0.004</w:t>
            </w:r>
          </w:p>
        </w:tc>
        <w:tc>
          <w:tcPr>
            <w:tcW w:w="908" w:type="dxa"/>
            <w:tcBorders>
              <w:top w:val="nil"/>
              <w:left w:val="nil"/>
              <w:bottom w:val="nil"/>
              <w:right w:val="nil"/>
            </w:tcBorders>
            <w:shd w:val="clear" w:color="auto" w:fill="auto"/>
            <w:noWrap/>
            <w:vAlign w:val="bottom"/>
            <w:hideMark/>
          </w:tcPr>
          <w:p w14:paraId="7A0F876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FAC2547" w14:textId="77777777" w:rsidTr="001E2057">
        <w:trPr>
          <w:trHeight w:val="300"/>
        </w:trPr>
        <w:tc>
          <w:tcPr>
            <w:tcW w:w="3140" w:type="dxa"/>
            <w:tcBorders>
              <w:top w:val="nil"/>
              <w:left w:val="nil"/>
              <w:bottom w:val="nil"/>
              <w:right w:val="nil"/>
            </w:tcBorders>
            <w:shd w:val="clear" w:color="auto" w:fill="auto"/>
            <w:noWrap/>
            <w:vAlign w:val="center"/>
            <w:hideMark/>
          </w:tcPr>
          <w:p w14:paraId="45D73C6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6D341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1.079</w:t>
            </w:r>
          </w:p>
        </w:tc>
        <w:tc>
          <w:tcPr>
            <w:tcW w:w="1347" w:type="dxa"/>
            <w:tcBorders>
              <w:top w:val="nil"/>
              <w:left w:val="nil"/>
              <w:bottom w:val="nil"/>
              <w:right w:val="nil"/>
            </w:tcBorders>
            <w:shd w:val="clear" w:color="auto" w:fill="auto"/>
            <w:noWrap/>
            <w:vAlign w:val="bottom"/>
            <w:hideMark/>
          </w:tcPr>
          <w:p w14:paraId="01CEB4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0.307</w:t>
            </w:r>
          </w:p>
        </w:tc>
        <w:tc>
          <w:tcPr>
            <w:tcW w:w="941" w:type="dxa"/>
            <w:tcBorders>
              <w:top w:val="nil"/>
              <w:left w:val="nil"/>
              <w:bottom w:val="nil"/>
              <w:right w:val="nil"/>
            </w:tcBorders>
            <w:shd w:val="clear" w:color="auto" w:fill="auto"/>
            <w:noWrap/>
            <w:vAlign w:val="bottom"/>
            <w:hideMark/>
          </w:tcPr>
          <w:p w14:paraId="71E2FE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9.365</w:t>
            </w:r>
          </w:p>
        </w:tc>
        <w:tc>
          <w:tcPr>
            <w:tcW w:w="908" w:type="dxa"/>
            <w:tcBorders>
              <w:top w:val="nil"/>
              <w:left w:val="nil"/>
              <w:bottom w:val="nil"/>
              <w:right w:val="nil"/>
            </w:tcBorders>
            <w:shd w:val="clear" w:color="auto" w:fill="auto"/>
            <w:noWrap/>
            <w:vAlign w:val="bottom"/>
            <w:hideMark/>
          </w:tcPr>
          <w:p w14:paraId="2C47CB3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3.519</w:t>
            </w:r>
          </w:p>
        </w:tc>
        <w:tc>
          <w:tcPr>
            <w:tcW w:w="939" w:type="dxa"/>
            <w:tcBorders>
              <w:top w:val="nil"/>
              <w:left w:val="nil"/>
              <w:bottom w:val="nil"/>
              <w:right w:val="nil"/>
            </w:tcBorders>
            <w:shd w:val="clear" w:color="auto" w:fill="auto"/>
            <w:noWrap/>
            <w:vAlign w:val="bottom"/>
            <w:hideMark/>
          </w:tcPr>
          <w:p w14:paraId="594C7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0.006</w:t>
            </w:r>
          </w:p>
        </w:tc>
        <w:tc>
          <w:tcPr>
            <w:tcW w:w="908" w:type="dxa"/>
            <w:tcBorders>
              <w:top w:val="nil"/>
              <w:left w:val="nil"/>
              <w:bottom w:val="nil"/>
              <w:right w:val="nil"/>
            </w:tcBorders>
            <w:shd w:val="clear" w:color="auto" w:fill="auto"/>
            <w:noWrap/>
            <w:vAlign w:val="bottom"/>
            <w:hideMark/>
          </w:tcPr>
          <w:p w14:paraId="669866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A67E0CB" w14:textId="77777777" w:rsidTr="001E2057">
        <w:trPr>
          <w:trHeight w:val="300"/>
        </w:trPr>
        <w:tc>
          <w:tcPr>
            <w:tcW w:w="3140" w:type="dxa"/>
            <w:tcBorders>
              <w:top w:val="nil"/>
              <w:left w:val="nil"/>
              <w:bottom w:val="nil"/>
              <w:right w:val="nil"/>
            </w:tcBorders>
            <w:shd w:val="clear" w:color="auto" w:fill="auto"/>
            <w:noWrap/>
            <w:vAlign w:val="center"/>
            <w:hideMark/>
          </w:tcPr>
          <w:p w14:paraId="0A1F0317"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62C64B3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0.427</w:t>
            </w:r>
          </w:p>
        </w:tc>
        <w:tc>
          <w:tcPr>
            <w:tcW w:w="1347" w:type="dxa"/>
            <w:tcBorders>
              <w:top w:val="nil"/>
              <w:left w:val="nil"/>
              <w:bottom w:val="nil"/>
              <w:right w:val="nil"/>
            </w:tcBorders>
            <w:shd w:val="clear" w:color="auto" w:fill="auto"/>
            <w:noWrap/>
            <w:vAlign w:val="bottom"/>
            <w:hideMark/>
          </w:tcPr>
          <w:p w14:paraId="6C4070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0.272</w:t>
            </w:r>
          </w:p>
        </w:tc>
        <w:tc>
          <w:tcPr>
            <w:tcW w:w="941" w:type="dxa"/>
            <w:tcBorders>
              <w:top w:val="nil"/>
              <w:left w:val="nil"/>
              <w:bottom w:val="nil"/>
              <w:right w:val="nil"/>
            </w:tcBorders>
            <w:shd w:val="clear" w:color="auto" w:fill="auto"/>
            <w:noWrap/>
            <w:vAlign w:val="bottom"/>
            <w:hideMark/>
          </w:tcPr>
          <w:p w14:paraId="7F1DFC1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9.640</w:t>
            </w:r>
          </w:p>
        </w:tc>
        <w:tc>
          <w:tcPr>
            <w:tcW w:w="908" w:type="dxa"/>
            <w:tcBorders>
              <w:top w:val="nil"/>
              <w:left w:val="nil"/>
              <w:bottom w:val="nil"/>
              <w:right w:val="nil"/>
            </w:tcBorders>
            <w:shd w:val="clear" w:color="auto" w:fill="auto"/>
            <w:noWrap/>
            <w:vAlign w:val="bottom"/>
            <w:hideMark/>
          </w:tcPr>
          <w:p w14:paraId="3C5DFA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1.570</w:t>
            </w:r>
          </w:p>
        </w:tc>
        <w:tc>
          <w:tcPr>
            <w:tcW w:w="939" w:type="dxa"/>
            <w:tcBorders>
              <w:top w:val="nil"/>
              <w:left w:val="nil"/>
              <w:bottom w:val="nil"/>
              <w:right w:val="nil"/>
            </w:tcBorders>
            <w:shd w:val="clear" w:color="auto" w:fill="auto"/>
            <w:noWrap/>
            <w:vAlign w:val="bottom"/>
            <w:hideMark/>
          </w:tcPr>
          <w:p w14:paraId="7C6A126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0.149</w:t>
            </w:r>
          </w:p>
        </w:tc>
        <w:tc>
          <w:tcPr>
            <w:tcW w:w="908" w:type="dxa"/>
            <w:tcBorders>
              <w:top w:val="nil"/>
              <w:left w:val="nil"/>
              <w:bottom w:val="nil"/>
              <w:right w:val="nil"/>
            </w:tcBorders>
            <w:shd w:val="clear" w:color="auto" w:fill="auto"/>
            <w:noWrap/>
            <w:vAlign w:val="bottom"/>
            <w:hideMark/>
          </w:tcPr>
          <w:p w14:paraId="0C5029F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2D3C2377" w14:textId="77777777" w:rsidTr="001E2057">
        <w:trPr>
          <w:trHeight w:val="300"/>
        </w:trPr>
        <w:tc>
          <w:tcPr>
            <w:tcW w:w="3140" w:type="dxa"/>
            <w:tcBorders>
              <w:top w:val="nil"/>
              <w:left w:val="nil"/>
              <w:bottom w:val="nil"/>
              <w:right w:val="nil"/>
            </w:tcBorders>
            <w:shd w:val="clear" w:color="auto" w:fill="auto"/>
            <w:noWrap/>
            <w:vAlign w:val="center"/>
            <w:hideMark/>
          </w:tcPr>
          <w:p w14:paraId="7E27BEA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nil"/>
              <w:right w:val="nil"/>
            </w:tcBorders>
            <w:shd w:val="clear" w:color="auto" w:fill="auto"/>
            <w:noWrap/>
            <w:vAlign w:val="bottom"/>
            <w:hideMark/>
          </w:tcPr>
          <w:p w14:paraId="55CB31F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0.517</w:t>
            </w:r>
          </w:p>
        </w:tc>
        <w:tc>
          <w:tcPr>
            <w:tcW w:w="1347" w:type="dxa"/>
            <w:tcBorders>
              <w:top w:val="nil"/>
              <w:left w:val="nil"/>
              <w:bottom w:val="nil"/>
              <w:right w:val="nil"/>
            </w:tcBorders>
            <w:shd w:val="clear" w:color="auto" w:fill="auto"/>
            <w:noWrap/>
            <w:vAlign w:val="bottom"/>
            <w:hideMark/>
          </w:tcPr>
          <w:p w14:paraId="6F499ED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0.204</w:t>
            </w:r>
          </w:p>
        </w:tc>
        <w:tc>
          <w:tcPr>
            <w:tcW w:w="941" w:type="dxa"/>
            <w:tcBorders>
              <w:top w:val="nil"/>
              <w:left w:val="nil"/>
              <w:bottom w:val="nil"/>
              <w:right w:val="nil"/>
            </w:tcBorders>
            <w:shd w:val="clear" w:color="auto" w:fill="auto"/>
            <w:noWrap/>
            <w:vAlign w:val="bottom"/>
            <w:hideMark/>
          </w:tcPr>
          <w:p w14:paraId="765F4F1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122.198</w:t>
            </w:r>
          </w:p>
        </w:tc>
        <w:tc>
          <w:tcPr>
            <w:tcW w:w="908" w:type="dxa"/>
            <w:tcBorders>
              <w:top w:val="nil"/>
              <w:left w:val="nil"/>
              <w:bottom w:val="nil"/>
              <w:right w:val="nil"/>
            </w:tcBorders>
            <w:shd w:val="clear" w:color="auto" w:fill="auto"/>
            <w:noWrap/>
            <w:vAlign w:val="bottom"/>
            <w:hideMark/>
          </w:tcPr>
          <w:p w14:paraId="416AB7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2.532</w:t>
            </w:r>
          </w:p>
        </w:tc>
        <w:tc>
          <w:tcPr>
            <w:tcW w:w="939" w:type="dxa"/>
            <w:tcBorders>
              <w:top w:val="nil"/>
              <w:left w:val="nil"/>
              <w:bottom w:val="nil"/>
              <w:right w:val="nil"/>
            </w:tcBorders>
            <w:shd w:val="clear" w:color="auto" w:fill="auto"/>
            <w:noWrap/>
            <w:vAlign w:val="bottom"/>
            <w:hideMark/>
          </w:tcPr>
          <w:p w14:paraId="3603B5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0.013</w:t>
            </w:r>
          </w:p>
        </w:tc>
        <w:tc>
          <w:tcPr>
            <w:tcW w:w="908" w:type="dxa"/>
            <w:tcBorders>
              <w:top w:val="nil"/>
              <w:left w:val="nil"/>
              <w:bottom w:val="nil"/>
              <w:right w:val="nil"/>
            </w:tcBorders>
            <w:shd w:val="clear" w:color="auto" w:fill="auto"/>
            <w:noWrap/>
            <w:vAlign w:val="bottom"/>
            <w:hideMark/>
          </w:tcPr>
          <w:p w14:paraId="474E987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BD20AB3" w14:textId="77777777" w:rsidTr="001E2057">
        <w:trPr>
          <w:trHeight w:val="300"/>
        </w:trPr>
        <w:tc>
          <w:tcPr>
            <w:tcW w:w="3140" w:type="dxa"/>
            <w:tcBorders>
              <w:top w:val="nil"/>
              <w:left w:val="nil"/>
              <w:bottom w:val="nil"/>
              <w:right w:val="nil"/>
            </w:tcBorders>
            <w:shd w:val="clear" w:color="auto" w:fill="auto"/>
            <w:noWrap/>
            <w:vAlign w:val="bottom"/>
            <w:hideMark/>
          </w:tcPr>
          <w:p w14:paraId="772946F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0594A7E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32F9527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21DD25A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BFB292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2D6685B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123F746"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5863D34C"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center"/>
            <w:hideMark/>
          </w:tcPr>
          <w:p w14:paraId="73F15FCC" w14:textId="4E1ED17D"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Sweep</w:t>
            </w:r>
            <w:r w:rsidR="001E2057">
              <w:rPr>
                <w:rFonts w:ascii="Lucida Console" w:eastAsia="Times New Roman" w:hAnsi="Lucida Console" w:cs="Calibri"/>
                <w:color w:val="000000"/>
                <w:sz w:val="20"/>
                <w:szCs w:val="2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0DF50F2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D53BA6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60234D8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4561DF6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6C538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726D91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75E4A0C"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8ADF96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1546BD3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55D6A38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264D429F"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7D01A4E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3201546"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40DCF2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6CD0745" w14:textId="77777777" w:rsidTr="001E2057">
        <w:trPr>
          <w:trHeight w:val="300"/>
        </w:trPr>
        <w:tc>
          <w:tcPr>
            <w:tcW w:w="3140" w:type="dxa"/>
            <w:tcBorders>
              <w:top w:val="nil"/>
              <w:left w:val="nil"/>
              <w:bottom w:val="nil"/>
              <w:right w:val="nil"/>
            </w:tcBorders>
            <w:shd w:val="clear" w:color="auto" w:fill="auto"/>
            <w:noWrap/>
            <w:vAlign w:val="center"/>
            <w:hideMark/>
          </w:tcPr>
          <w:p w14:paraId="774BA3E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EAV, channel)</w:t>
            </w:r>
          </w:p>
        </w:tc>
        <w:tc>
          <w:tcPr>
            <w:tcW w:w="1177" w:type="dxa"/>
            <w:tcBorders>
              <w:top w:val="nil"/>
              <w:left w:val="nil"/>
              <w:bottom w:val="nil"/>
              <w:right w:val="nil"/>
            </w:tcBorders>
            <w:shd w:val="clear" w:color="auto" w:fill="auto"/>
            <w:noWrap/>
            <w:vAlign w:val="bottom"/>
            <w:hideMark/>
          </w:tcPr>
          <w:p w14:paraId="2BDC6E6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3.123</w:t>
            </w:r>
          </w:p>
        </w:tc>
        <w:tc>
          <w:tcPr>
            <w:tcW w:w="1347" w:type="dxa"/>
            <w:tcBorders>
              <w:top w:val="nil"/>
              <w:left w:val="nil"/>
              <w:bottom w:val="nil"/>
              <w:right w:val="nil"/>
            </w:tcBorders>
            <w:shd w:val="clear" w:color="auto" w:fill="auto"/>
            <w:noWrap/>
            <w:vAlign w:val="bottom"/>
            <w:hideMark/>
          </w:tcPr>
          <w:p w14:paraId="42850F6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0.327</w:t>
            </w:r>
          </w:p>
        </w:tc>
        <w:tc>
          <w:tcPr>
            <w:tcW w:w="941" w:type="dxa"/>
            <w:tcBorders>
              <w:top w:val="nil"/>
              <w:left w:val="nil"/>
              <w:bottom w:val="nil"/>
              <w:right w:val="nil"/>
            </w:tcBorders>
            <w:shd w:val="clear" w:color="auto" w:fill="auto"/>
            <w:noWrap/>
            <w:vAlign w:val="bottom"/>
            <w:hideMark/>
          </w:tcPr>
          <w:p w14:paraId="05ACF16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11.886</w:t>
            </w:r>
          </w:p>
        </w:tc>
        <w:tc>
          <w:tcPr>
            <w:tcW w:w="908" w:type="dxa"/>
            <w:tcBorders>
              <w:top w:val="nil"/>
              <w:left w:val="nil"/>
              <w:bottom w:val="nil"/>
              <w:right w:val="nil"/>
            </w:tcBorders>
            <w:shd w:val="clear" w:color="auto" w:fill="auto"/>
            <w:noWrap/>
            <w:vAlign w:val="bottom"/>
            <w:hideMark/>
          </w:tcPr>
          <w:p w14:paraId="56B505F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9.551</w:t>
            </w:r>
          </w:p>
        </w:tc>
        <w:tc>
          <w:tcPr>
            <w:tcW w:w="939" w:type="dxa"/>
            <w:tcBorders>
              <w:top w:val="nil"/>
              <w:left w:val="nil"/>
              <w:bottom w:val="nil"/>
              <w:right w:val="nil"/>
            </w:tcBorders>
            <w:shd w:val="clear" w:color="auto" w:fill="auto"/>
            <w:noWrap/>
            <w:vAlign w:val="bottom"/>
            <w:hideMark/>
          </w:tcPr>
          <w:p w14:paraId="79B25B2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4A6098A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17068AF" w14:textId="77777777" w:rsidTr="001E2057">
        <w:trPr>
          <w:trHeight w:val="300"/>
        </w:trPr>
        <w:tc>
          <w:tcPr>
            <w:tcW w:w="3140" w:type="dxa"/>
            <w:tcBorders>
              <w:top w:val="nil"/>
              <w:left w:val="nil"/>
              <w:bottom w:val="nil"/>
              <w:right w:val="nil"/>
            </w:tcBorders>
            <w:shd w:val="clear" w:color="auto" w:fill="auto"/>
            <w:noWrap/>
            <w:vAlign w:val="center"/>
            <w:hideMark/>
          </w:tcPr>
          <w:p w14:paraId="329CE2A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FAV</w:t>
            </w:r>
          </w:p>
        </w:tc>
        <w:tc>
          <w:tcPr>
            <w:tcW w:w="1177" w:type="dxa"/>
            <w:tcBorders>
              <w:top w:val="nil"/>
              <w:left w:val="nil"/>
              <w:bottom w:val="nil"/>
              <w:right w:val="nil"/>
            </w:tcBorders>
            <w:shd w:val="clear" w:color="auto" w:fill="auto"/>
            <w:noWrap/>
            <w:vAlign w:val="bottom"/>
            <w:hideMark/>
          </w:tcPr>
          <w:p w14:paraId="47AFA21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1.423</w:t>
            </w:r>
          </w:p>
        </w:tc>
        <w:tc>
          <w:tcPr>
            <w:tcW w:w="1347" w:type="dxa"/>
            <w:tcBorders>
              <w:top w:val="nil"/>
              <w:left w:val="nil"/>
              <w:bottom w:val="nil"/>
              <w:right w:val="nil"/>
            </w:tcBorders>
            <w:shd w:val="clear" w:color="auto" w:fill="auto"/>
            <w:noWrap/>
            <w:vAlign w:val="bottom"/>
            <w:hideMark/>
          </w:tcPr>
          <w:p w14:paraId="37EA378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0.257</w:t>
            </w:r>
          </w:p>
        </w:tc>
        <w:tc>
          <w:tcPr>
            <w:tcW w:w="941" w:type="dxa"/>
            <w:tcBorders>
              <w:top w:val="nil"/>
              <w:left w:val="nil"/>
              <w:bottom w:val="nil"/>
              <w:right w:val="nil"/>
            </w:tcBorders>
            <w:shd w:val="clear" w:color="auto" w:fill="auto"/>
            <w:noWrap/>
            <w:vAlign w:val="bottom"/>
            <w:hideMark/>
          </w:tcPr>
          <w:p w14:paraId="2F601FF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192.226</w:t>
            </w:r>
          </w:p>
        </w:tc>
        <w:tc>
          <w:tcPr>
            <w:tcW w:w="908" w:type="dxa"/>
            <w:tcBorders>
              <w:top w:val="nil"/>
              <w:left w:val="nil"/>
              <w:bottom w:val="nil"/>
              <w:right w:val="nil"/>
            </w:tcBorders>
            <w:shd w:val="clear" w:color="auto" w:fill="auto"/>
            <w:noWrap/>
            <w:vAlign w:val="bottom"/>
            <w:hideMark/>
          </w:tcPr>
          <w:p w14:paraId="15B700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5.536</w:t>
            </w:r>
          </w:p>
        </w:tc>
        <w:tc>
          <w:tcPr>
            <w:tcW w:w="939" w:type="dxa"/>
            <w:tcBorders>
              <w:top w:val="nil"/>
              <w:left w:val="nil"/>
              <w:bottom w:val="nil"/>
              <w:right w:val="nil"/>
            </w:tcBorders>
            <w:shd w:val="clear" w:color="auto" w:fill="auto"/>
            <w:noWrap/>
            <w:vAlign w:val="bottom"/>
            <w:hideMark/>
          </w:tcPr>
          <w:p w14:paraId="28A969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063DF1C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B097174" w14:textId="77777777" w:rsidTr="001E2057">
        <w:trPr>
          <w:trHeight w:val="300"/>
        </w:trPr>
        <w:tc>
          <w:tcPr>
            <w:tcW w:w="3140" w:type="dxa"/>
            <w:tcBorders>
              <w:top w:val="nil"/>
              <w:left w:val="nil"/>
              <w:bottom w:val="nil"/>
              <w:right w:val="nil"/>
            </w:tcBorders>
            <w:shd w:val="clear" w:color="auto" w:fill="auto"/>
            <w:noWrap/>
            <w:vAlign w:val="center"/>
            <w:hideMark/>
          </w:tcPr>
          <w:p w14:paraId="206CC6C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SAV</w:t>
            </w:r>
          </w:p>
        </w:tc>
        <w:tc>
          <w:tcPr>
            <w:tcW w:w="1177" w:type="dxa"/>
            <w:tcBorders>
              <w:top w:val="nil"/>
              <w:left w:val="nil"/>
              <w:bottom w:val="nil"/>
              <w:right w:val="nil"/>
            </w:tcBorders>
            <w:shd w:val="clear" w:color="auto" w:fill="auto"/>
            <w:noWrap/>
            <w:vAlign w:val="bottom"/>
            <w:hideMark/>
          </w:tcPr>
          <w:p w14:paraId="0813C6B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2.197</w:t>
            </w:r>
          </w:p>
        </w:tc>
        <w:tc>
          <w:tcPr>
            <w:tcW w:w="1347" w:type="dxa"/>
            <w:tcBorders>
              <w:top w:val="nil"/>
              <w:left w:val="nil"/>
              <w:bottom w:val="nil"/>
              <w:right w:val="nil"/>
            </w:tcBorders>
            <w:shd w:val="clear" w:color="auto" w:fill="auto"/>
            <w:noWrap/>
            <w:vAlign w:val="bottom"/>
            <w:hideMark/>
          </w:tcPr>
          <w:p w14:paraId="79BC552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0.252</w:t>
            </w:r>
          </w:p>
        </w:tc>
        <w:tc>
          <w:tcPr>
            <w:tcW w:w="941" w:type="dxa"/>
            <w:tcBorders>
              <w:top w:val="nil"/>
              <w:left w:val="nil"/>
              <w:bottom w:val="nil"/>
              <w:right w:val="nil"/>
            </w:tcBorders>
            <w:shd w:val="clear" w:color="auto" w:fill="auto"/>
            <w:noWrap/>
            <w:vAlign w:val="bottom"/>
            <w:hideMark/>
          </w:tcPr>
          <w:p w14:paraId="491C2C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191.961</w:t>
            </w:r>
          </w:p>
        </w:tc>
        <w:tc>
          <w:tcPr>
            <w:tcW w:w="908" w:type="dxa"/>
            <w:tcBorders>
              <w:top w:val="nil"/>
              <w:left w:val="nil"/>
              <w:bottom w:val="nil"/>
              <w:right w:val="nil"/>
            </w:tcBorders>
            <w:shd w:val="clear" w:color="auto" w:fill="auto"/>
            <w:noWrap/>
            <w:vAlign w:val="bottom"/>
            <w:hideMark/>
          </w:tcPr>
          <w:p w14:paraId="58F3BBD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8.729</w:t>
            </w:r>
          </w:p>
        </w:tc>
        <w:tc>
          <w:tcPr>
            <w:tcW w:w="939" w:type="dxa"/>
            <w:tcBorders>
              <w:top w:val="nil"/>
              <w:left w:val="nil"/>
              <w:bottom w:val="nil"/>
              <w:right w:val="nil"/>
            </w:tcBorders>
            <w:shd w:val="clear" w:color="auto" w:fill="auto"/>
            <w:noWrap/>
            <w:vAlign w:val="bottom"/>
            <w:hideMark/>
          </w:tcPr>
          <w:p w14:paraId="1979EE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75C8950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34618D2" w14:textId="77777777" w:rsidTr="001E2057">
        <w:trPr>
          <w:trHeight w:val="300"/>
        </w:trPr>
        <w:tc>
          <w:tcPr>
            <w:tcW w:w="3140" w:type="dxa"/>
            <w:tcBorders>
              <w:top w:val="nil"/>
              <w:left w:val="nil"/>
              <w:bottom w:val="nil"/>
              <w:right w:val="nil"/>
            </w:tcBorders>
            <w:shd w:val="clear" w:color="auto" w:fill="auto"/>
            <w:noWrap/>
            <w:vAlign w:val="center"/>
            <w:hideMark/>
          </w:tcPr>
          <w:p w14:paraId="24522F3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diked</w:t>
            </w:r>
          </w:p>
        </w:tc>
        <w:tc>
          <w:tcPr>
            <w:tcW w:w="1177" w:type="dxa"/>
            <w:tcBorders>
              <w:top w:val="nil"/>
              <w:left w:val="nil"/>
              <w:bottom w:val="nil"/>
              <w:right w:val="nil"/>
            </w:tcBorders>
            <w:shd w:val="clear" w:color="auto" w:fill="auto"/>
            <w:noWrap/>
            <w:vAlign w:val="bottom"/>
            <w:hideMark/>
          </w:tcPr>
          <w:p w14:paraId="7FE9C3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1.548</w:t>
            </w:r>
          </w:p>
        </w:tc>
        <w:tc>
          <w:tcPr>
            <w:tcW w:w="1347" w:type="dxa"/>
            <w:tcBorders>
              <w:top w:val="nil"/>
              <w:left w:val="nil"/>
              <w:bottom w:val="nil"/>
              <w:right w:val="nil"/>
            </w:tcBorders>
            <w:shd w:val="clear" w:color="auto" w:fill="auto"/>
            <w:noWrap/>
            <w:vAlign w:val="bottom"/>
            <w:hideMark/>
          </w:tcPr>
          <w:p w14:paraId="45F7DE8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0.495</w:t>
            </w:r>
          </w:p>
        </w:tc>
        <w:tc>
          <w:tcPr>
            <w:tcW w:w="941" w:type="dxa"/>
            <w:tcBorders>
              <w:top w:val="nil"/>
              <w:left w:val="nil"/>
              <w:bottom w:val="nil"/>
              <w:right w:val="nil"/>
            </w:tcBorders>
            <w:shd w:val="clear" w:color="auto" w:fill="auto"/>
            <w:noWrap/>
            <w:vAlign w:val="bottom"/>
            <w:hideMark/>
          </w:tcPr>
          <w:p w14:paraId="5121FA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11.386</w:t>
            </w:r>
          </w:p>
        </w:tc>
        <w:tc>
          <w:tcPr>
            <w:tcW w:w="908" w:type="dxa"/>
            <w:tcBorders>
              <w:top w:val="nil"/>
              <w:left w:val="nil"/>
              <w:bottom w:val="nil"/>
              <w:right w:val="nil"/>
            </w:tcBorders>
            <w:shd w:val="clear" w:color="auto" w:fill="auto"/>
            <w:noWrap/>
            <w:vAlign w:val="bottom"/>
            <w:hideMark/>
          </w:tcPr>
          <w:p w14:paraId="1FA0598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3.128</w:t>
            </w:r>
          </w:p>
        </w:tc>
        <w:tc>
          <w:tcPr>
            <w:tcW w:w="939" w:type="dxa"/>
            <w:tcBorders>
              <w:top w:val="nil"/>
              <w:left w:val="nil"/>
              <w:bottom w:val="nil"/>
              <w:right w:val="nil"/>
            </w:tcBorders>
            <w:shd w:val="clear" w:color="auto" w:fill="auto"/>
            <w:noWrap/>
            <w:vAlign w:val="bottom"/>
            <w:hideMark/>
          </w:tcPr>
          <w:p w14:paraId="65985B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0.009</w:t>
            </w:r>
          </w:p>
        </w:tc>
        <w:tc>
          <w:tcPr>
            <w:tcW w:w="908" w:type="dxa"/>
            <w:tcBorders>
              <w:top w:val="nil"/>
              <w:left w:val="nil"/>
              <w:bottom w:val="nil"/>
              <w:right w:val="nil"/>
            </w:tcBorders>
            <w:shd w:val="clear" w:color="auto" w:fill="auto"/>
            <w:noWrap/>
            <w:vAlign w:val="bottom"/>
            <w:hideMark/>
          </w:tcPr>
          <w:p w14:paraId="20F933D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4EFA709D" w14:textId="77777777" w:rsidTr="001E2057">
        <w:trPr>
          <w:trHeight w:val="300"/>
        </w:trPr>
        <w:tc>
          <w:tcPr>
            <w:tcW w:w="3140" w:type="dxa"/>
            <w:tcBorders>
              <w:top w:val="nil"/>
              <w:left w:val="nil"/>
              <w:bottom w:val="nil"/>
              <w:right w:val="nil"/>
            </w:tcBorders>
            <w:shd w:val="clear" w:color="auto" w:fill="auto"/>
            <w:noWrap/>
            <w:vAlign w:val="center"/>
            <w:hideMark/>
          </w:tcPr>
          <w:p w14:paraId="0332EAB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5363FBD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0.890</w:t>
            </w:r>
          </w:p>
        </w:tc>
        <w:tc>
          <w:tcPr>
            <w:tcW w:w="1347" w:type="dxa"/>
            <w:tcBorders>
              <w:top w:val="nil"/>
              <w:left w:val="nil"/>
              <w:bottom w:val="nil"/>
              <w:right w:val="nil"/>
            </w:tcBorders>
            <w:shd w:val="clear" w:color="auto" w:fill="auto"/>
            <w:noWrap/>
            <w:vAlign w:val="bottom"/>
            <w:hideMark/>
          </w:tcPr>
          <w:p w14:paraId="3DC18D9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0.471</w:t>
            </w:r>
          </w:p>
        </w:tc>
        <w:tc>
          <w:tcPr>
            <w:tcW w:w="941" w:type="dxa"/>
            <w:tcBorders>
              <w:top w:val="nil"/>
              <w:left w:val="nil"/>
              <w:bottom w:val="nil"/>
              <w:right w:val="nil"/>
            </w:tcBorders>
            <w:shd w:val="clear" w:color="auto" w:fill="auto"/>
            <w:noWrap/>
            <w:vAlign w:val="bottom"/>
            <w:hideMark/>
          </w:tcPr>
          <w:p w14:paraId="456208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9.432</w:t>
            </w:r>
          </w:p>
        </w:tc>
        <w:tc>
          <w:tcPr>
            <w:tcW w:w="908" w:type="dxa"/>
            <w:tcBorders>
              <w:top w:val="nil"/>
              <w:left w:val="nil"/>
              <w:bottom w:val="nil"/>
              <w:right w:val="nil"/>
            </w:tcBorders>
            <w:shd w:val="clear" w:color="auto" w:fill="auto"/>
            <w:noWrap/>
            <w:vAlign w:val="bottom"/>
            <w:hideMark/>
          </w:tcPr>
          <w:p w14:paraId="5CE4D3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1.891</w:t>
            </w:r>
          </w:p>
        </w:tc>
        <w:tc>
          <w:tcPr>
            <w:tcW w:w="939" w:type="dxa"/>
            <w:tcBorders>
              <w:top w:val="nil"/>
              <w:left w:val="nil"/>
              <w:bottom w:val="nil"/>
              <w:right w:val="nil"/>
            </w:tcBorders>
            <w:shd w:val="clear" w:color="auto" w:fill="auto"/>
            <w:noWrap/>
            <w:vAlign w:val="bottom"/>
            <w:hideMark/>
          </w:tcPr>
          <w:p w14:paraId="518C0C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0.090</w:t>
            </w:r>
          </w:p>
        </w:tc>
        <w:tc>
          <w:tcPr>
            <w:tcW w:w="908" w:type="dxa"/>
            <w:tcBorders>
              <w:top w:val="nil"/>
              <w:left w:val="nil"/>
              <w:bottom w:val="nil"/>
              <w:right w:val="nil"/>
            </w:tcBorders>
            <w:shd w:val="clear" w:color="auto" w:fill="auto"/>
            <w:noWrap/>
            <w:vAlign w:val="bottom"/>
            <w:hideMark/>
          </w:tcPr>
          <w:p w14:paraId="04BC830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27C61F3" w14:textId="77777777" w:rsidTr="001E2057">
        <w:trPr>
          <w:trHeight w:val="300"/>
        </w:trPr>
        <w:tc>
          <w:tcPr>
            <w:tcW w:w="3140" w:type="dxa"/>
            <w:tcBorders>
              <w:top w:val="nil"/>
              <w:left w:val="nil"/>
              <w:bottom w:val="nil"/>
              <w:right w:val="nil"/>
            </w:tcBorders>
            <w:shd w:val="clear" w:color="auto" w:fill="auto"/>
            <w:noWrap/>
            <w:vAlign w:val="center"/>
            <w:hideMark/>
          </w:tcPr>
          <w:p w14:paraId="78BF1A2A"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565BA3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0.693</w:t>
            </w:r>
          </w:p>
        </w:tc>
        <w:tc>
          <w:tcPr>
            <w:tcW w:w="1347" w:type="dxa"/>
            <w:tcBorders>
              <w:top w:val="nil"/>
              <w:left w:val="nil"/>
              <w:bottom w:val="nil"/>
              <w:right w:val="nil"/>
            </w:tcBorders>
            <w:shd w:val="clear" w:color="auto" w:fill="auto"/>
            <w:noWrap/>
            <w:vAlign w:val="bottom"/>
            <w:hideMark/>
          </w:tcPr>
          <w:p w14:paraId="148977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0.428</w:t>
            </w:r>
          </w:p>
        </w:tc>
        <w:tc>
          <w:tcPr>
            <w:tcW w:w="941" w:type="dxa"/>
            <w:tcBorders>
              <w:top w:val="nil"/>
              <w:left w:val="nil"/>
              <w:bottom w:val="nil"/>
              <w:right w:val="nil"/>
            </w:tcBorders>
            <w:shd w:val="clear" w:color="auto" w:fill="auto"/>
            <w:noWrap/>
            <w:vAlign w:val="bottom"/>
            <w:hideMark/>
          </w:tcPr>
          <w:p w14:paraId="78B428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10.515</w:t>
            </w:r>
          </w:p>
        </w:tc>
        <w:tc>
          <w:tcPr>
            <w:tcW w:w="908" w:type="dxa"/>
            <w:tcBorders>
              <w:top w:val="nil"/>
              <w:left w:val="nil"/>
              <w:bottom w:val="nil"/>
              <w:right w:val="nil"/>
            </w:tcBorders>
            <w:shd w:val="clear" w:color="auto" w:fill="auto"/>
            <w:noWrap/>
            <w:vAlign w:val="bottom"/>
            <w:hideMark/>
          </w:tcPr>
          <w:p w14:paraId="32905B1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1.621</w:t>
            </w:r>
          </w:p>
        </w:tc>
        <w:tc>
          <w:tcPr>
            <w:tcW w:w="939" w:type="dxa"/>
            <w:tcBorders>
              <w:top w:val="nil"/>
              <w:left w:val="nil"/>
              <w:bottom w:val="nil"/>
              <w:right w:val="nil"/>
            </w:tcBorders>
            <w:shd w:val="clear" w:color="auto" w:fill="auto"/>
            <w:noWrap/>
            <w:vAlign w:val="bottom"/>
            <w:hideMark/>
          </w:tcPr>
          <w:p w14:paraId="67041D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0.135</w:t>
            </w:r>
          </w:p>
        </w:tc>
        <w:tc>
          <w:tcPr>
            <w:tcW w:w="908" w:type="dxa"/>
            <w:tcBorders>
              <w:top w:val="nil"/>
              <w:left w:val="nil"/>
              <w:bottom w:val="nil"/>
              <w:right w:val="nil"/>
            </w:tcBorders>
            <w:shd w:val="clear" w:color="auto" w:fill="auto"/>
            <w:noWrap/>
            <w:vAlign w:val="bottom"/>
            <w:hideMark/>
          </w:tcPr>
          <w:p w14:paraId="23E34FE2"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9C2A640" w14:textId="77777777" w:rsidTr="001E2057">
        <w:trPr>
          <w:trHeight w:val="300"/>
        </w:trPr>
        <w:tc>
          <w:tcPr>
            <w:tcW w:w="3140" w:type="dxa"/>
            <w:tcBorders>
              <w:top w:val="nil"/>
              <w:left w:val="nil"/>
              <w:bottom w:val="nil"/>
              <w:right w:val="nil"/>
            </w:tcBorders>
            <w:shd w:val="clear" w:color="auto" w:fill="auto"/>
            <w:noWrap/>
            <w:vAlign w:val="bottom"/>
            <w:hideMark/>
          </w:tcPr>
          <w:p w14:paraId="58C680B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noWrap/>
            <w:vAlign w:val="bottom"/>
            <w:hideMark/>
          </w:tcPr>
          <w:p w14:paraId="5245CE3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5B0501F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A29A02C"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9F2955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A58373F"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54C4367" w14:textId="77777777" w:rsidR="00437363" w:rsidRPr="00437363" w:rsidRDefault="00437363" w:rsidP="00437363">
            <w:pPr>
              <w:spacing w:after="0" w:line="240" w:lineRule="auto"/>
              <w:jc w:val="right"/>
              <w:rPr>
                <w:rFonts w:ascii="Times New Roman" w:eastAsia="Times New Roman" w:hAnsi="Times New Roman" w:cs="Times New Roman"/>
                <w:sz w:val="20"/>
                <w:szCs w:val="20"/>
              </w:rPr>
            </w:pPr>
          </w:p>
        </w:tc>
      </w:tr>
      <w:tr w:rsidR="00437363" w:rsidRPr="00437363" w14:paraId="5AA30DC2"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B70CB4D" w14:textId="088F110A"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Neuston</w:t>
            </w:r>
            <w:r w:rsidR="001E2057">
              <w:rPr>
                <w:rFonts w:ascii="Calibri" w:eastAsia="Times New Roman" w:hAnsi="Calibri" w:cs="Calibri"/>
                <w:color w:val="00000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13431F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A6CFD1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237001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0BB29F"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2D05B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E41BAA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BE8654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C53AAF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0D17C6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2F9E2C4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62153D6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63E0F58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83716FA" w14:textId="77777777" w:rsidR="00437363" w:rsidRPr="00437363" w:rsidRDefault="00437363" w:rsidP="00437363">
            <w:pPr>
              <w:spacing w:after="0" w:line="240" w:lineRule="auto"/>
              <w:jc w:val="right"/>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047948B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43CFBA3"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5D82673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lastRenderedPageBreak/>
              <w:t>(Intercept)</w:t>
            </w:r>
          </w:p>
        </w:tc>
        <w:tc>
          <w:tcPr>
            <w:tcW w:w="1177" w:type="dxa"/>
            <w:tcBorders>
              <w:top w:val="nil"/>
              <w:left w:val="nil"/>
              <w:bottom w:val="single" w:sz="4" w:space="0" w:color="auto"/>
              <w:right w:val="nil"/>
            </w:tcBorders>
            <w:shd w:val="clear" w:color="auto" w:fill="auto"/>
            <w:noWrap/>
            <w:vAlign w:val="bottom"/>
            <w:hideMark/>
          </w:tcPr>
          <w:p w14:paraId="6EBE0C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1.056</w:t>
            </w:r>
          </w:p>
        </w:tc>
        <w:tc>
          <w:tcPr>
            <w:tcW w:w="1347" w:type="dxa"/>
            <w:tcBorders>
              <w:top w:val="nil"/>
              <w:left w:val="nil"/>
              <w:bottom w:val="single" w:sz="4" w:space="0" w:color="auto"/>
              <w:right w:val="nil"/>
            </w:tcBorders>
            <w:shd w:val="clear" w:color="auto" w:fill="auto"/>
            <w:noWrap/>
            <w:vAlign w:val="bottom"/>
            <w:hideMark/>
          </w:tcPr>
          <w:p w14:paraId="0C010F8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0.193</w:t>
            </w:r>
          </w:p>
        </w:tc>
        <w:tc>
          <w:tcPr>
            <w:tcW w:w="941" w:type="dxa"/>
            <w:tcBorders>
              <w:top w:val="nil"/>
              <w:left w:val="nil"/>
              <w:bottom w:val="single" w:sz="4" w:space="0" w:color="auto"/>
              <w:right w:val="nil"/>
            </w:tcBorders>
            <w:shd w:val="clear" w:color="auto" w:fill="auto"/>
            <w:noWrap/>
            <w:vAlign w:val="bottom"/>
            <w:hideMark/>
          </w:tcPr>
          <w:p w14:paraId="1FBD3D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12.040</w:t>
            </w:r>
          </w:p>
        </w:tc>
        <w:tc>
          <w:tcPr>
            <w:tcW w:w="908" w:type="dxa"/>
            <w:tcBorders>
              <w:top w:val="nil"/>
              <w:left w:val="nil"/>
              <w:bottom w:val="single" w:sz="4" w:space="0" w:color="auto"/>
              <w:right w:val="nil"/>
            </w:tcBorders>
            <w:shd w:val="clear" w:color="auto" w:fill="auto"/>
            <w:noWrap/>
            <w:vAlign w:val="bottom"/>
            <w:hideMark/>
          </w:tcPr>
          <w:p w14:paraId="39FABA8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5.482</w:t>
            </w:r>
          </w:p>
        </w:tc>
        <w:tc>
          <w:tcPr>
            <w:tcW w:w="939" w:type="dxa"/>
            <w:tcBorders>
              <w:top w:val="nil"/>
              <w:left w:val="nil"/>
              <w:bottom w:val="single" w:sz="4" w:space="0" w:color="auto"/>
              <w:right w:val="nil"/>
            </w:tcBorders>
            <w:shd w:val="clear" w:color="auto" w:fill="auto"/>
            <w:noWrap/>
            <w:vAlign w:val="bottom"/>
            <w:hideMark/>
          </w:tcPr>
          <w:p w14:paraId="62D36B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single" w:sz="4" w:space="0" w:color="auto"/>
              <w:right w:val="nil"/>
            </w:tcBorders>
            <w:shd w:val="clear" w:color="auto" w:fill="auto"/>
            <w:noWrap/>
            <w:vAlign w:val="bottom"/>
            <w:hideMark/>
          </w:tcPr>
          <w:p w14:paraId="63C9EAA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D8BE1A2" w14:textId="77777777" w:rsidTr="001E2057">
        <w:trPr>
          <w:trHeight w:val="300"/>
        </w:trPr>
        <w:tc>
          <w:tcPr>
            <w:tcW w:w="3140" w:type="dxa"/>
            <w:tcBorders>
              <w:top w:val="nil"/>
              <w:left w:val="nil"/>
              <w:bottom w:val="nil"/>
              <w:right w:val="nil"/>
            </w:tcBorders>
            <w:shd w:val="clear" w:color="auto" w:fill="auto"/>
            <w:noWrap/>
            <w:vAlign w:val="bottom"/>
            <w:hideMark/>
          </w:tcPr>
          <w:p w14:paraId="428E81AB"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01154B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3EBB0E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3EF094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444B852"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3B600A7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E7E478D"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31B4DA13"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7A5BF5F7" w14:textId="3EAB75F9"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Zooplankton</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34F7F72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7D12E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EECA38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7749D0D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65DE0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12ACA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8FBA458"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21ECC5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29108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410D93B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40E8183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22F5B5D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74D09D6"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717F3AB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5311227" w14:textId="77777777" w:rsidTr="001E2057">
        <w:trPr>
          <w:trHeight w:val="300"/>
        </w:trPr>
        <w:tc>
          <w:tcPr>
            <w:tcW w:w="3140" w:type="dxa"/>
            <w:tcBorders>
              <w:top w:val="nil"/>
              <w:left w:val="nil"/>
              <w:bottom w:val="nil"/>
              <w:right w:val="nil"/>
            </w:tcBorders>
            <w:shd w:val="clear" w:color="auto" w:fill="auto"/>
            <w:noWrap/>
            <w:vAlign w:val="center"/>
            <w:hideMark/>
          </w:tcPr>
          <w:p w14:paraId="28DC8A2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2FADC1C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6.345</w:t>
            </w:r>
          </w:p>
        </w:tc>
        <w:tc>
          <w:tcPr>
            <w:tcW w:w="1347" w:type="dxa"/>
            <w:tcBorders>
              <w:top w:val="nil"/>
              <w:left w:val="nil"/>
              <w:bottom w:val="nil"/>
              <w:right w:val="nil"/>
            </w:tcBorders>
            <w:shd w:val="clear" w:color="auto" w:fill="auto"/>
            <w:noWrap/>
            <w:vAlign w:val="bottom"/>
            <w:hideMark/>
          </w:tcPr>
          <w:p w14:paraId="37EEE8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0.788</w:t>
            </w:r>
          </w:p>
        </w:tc>
        <w:tc>
          <w:tcPr>
            <w:tcW w:w="941" w:type="dxa"/>
            <w:tcBorders>
              <w:top w:val="nil"/>
              <w:left w:val="nil"/>
              <w:bottom w:val="nil"/>
              <w:right w:val="nil"/>
            </w:tcBorders>
            <w:shd w:val="clear" w:color="auto" w:fill="auto"/>
            <w:noWrap/>
            <w:vAlign w:val="bottom"/>
            <w:hideMark/>
          </w:tcPr>
          <w:p w14:paraId="6348F38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7.414</w:t>
            </w:r>
          </w:p>
        </w:tc>
        <w:tc>
          <w:tcPr>
            <w:tcW w:w="908" w:type="dxa"/>
            <w:tcBorders>
              <w:top w:val="nil"/>
              <w:left w:val="nil"/>
              <w:bottom w:val="nil"/>
              <w:right w:val="nil"/>
            </w:tcBorders>
            <w:shd w:val="clear" w:color="auto" w:fill="auto"/>
            <w:noWrap/>
            <w:vAlign w:val="bottom"/>
            <w:hideMark/>
          </w:tcPr>
          <w:p w14:paraId="00B303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8.057</w:t>
            </w:r>
          </w:p>
        </w:tc>
        <w:tc>
          <w:tcPr>
            <w:tcW w:w="939" w:type="dxa"/>
            <w:tcBorders>
              <w:top w:val="nil"/>
              <w:left w:val="nil"/>
              <w:bottom w:val="nil"/>
              <w:right w:val="nil"/>
            </w:tcBorders>
            <w:shd w:val="clear" w:color="auto" w:fill="auto"/>
            <w:noWrap/>
            <w:vAlign w:val="bottom"/>
            <w:hideMark/>
          </w:tcPr>
          <w:p w14:paraId="6E87982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62E4F8F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5A73815" w14:textId="77777777" w:rsidTr="001E2057">
        <w:trPr>
          <w:trHeight w:val="300"/>
        </w:trPr>
        <w:tc>
          <w:tcPr>
            <w:tcW w:w="3140" w:type="dxa"/>
            <w:tcBorders>
              <w:top w:val="nil"/>
              <w:left w:val="nil"/>
              <w:bottom w:val="nil"/>
              <w:right w:val="nil"/>
            </w:tcBorders>
            <w:shd w:val="clear" w:color="auto" w:fill="auto"/>
            <w:noWrap/>
            <w:vAlign w:val="center"/>
            <w:hideMark/>
          </w:tcPr>
          <w:p w14:paraId="46920888"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6B5E233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-1.281</w:t>
            </w:r>
          </w:p>
        </w:tc>
        <w:tc>
          <w:tcPr>
            <w:tcW w:w="1347" w:type="dxa"/>
            <w:tcBorders>
              <w:top w:val="nil"/>
              <w:left w:val="nil"/>
              <w:bottom w:val="nil"/>
              <w:right w:val="nil"/>
            </w:tcBorders>
            <w:shd w:val="clear" w:color="auto" w:fill="auto"/>
            <w:noWrap/>
            <w:vAlign w:val="bottom"/>
            <w:hideMark/>
          </w:tcPr>
          <w:p w14:paraId="157AF99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0.888</w:t>
            </w:r>
          </w:p>
        </w:tc>
        <w:tc>
          <w:tcPr>
            <w:tcW w:w="941" w:type="dxa"/>
            <w:tcBorders>
              <w:top w:val="nil"/>
              <w:left w:val="nil"/>
              <w:bottom w:val="nil"/>
              <w:right w:val="nil"/>
            </w:tcBorders>
            <w:shd w:val="clear" w:color="auto" w:fill="auto"/>
            <w:noWrap/>
            <w:vAlign w:val="bottom"/>
            <w:hideMark/>
          </w:tcPr>
          <w:p w14:paraId="29C4BC7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6.462</w:t>
            </w:r>
          </w:p>
        </w:tc>
        <w:tc>
          <w:tcPr>
            <w:tcW w:w="908" w:type="dxa"/>
            <w:tcBorders>
              <w:top w:val="nil"/>
              <w:left w:val="nil"/>
              <w:bottom w:val="nil"/>
              <w:right w:val="nil"/>
            </w:tcBorders>
            <w:shd w:val="clear" w:color="auto" w:fill="auto"/>
            <w:noWrap/>
            <w:vAlign w:val="bottom"/>
            <w:hideMark/>
          </w:tcPr>
          <w:p w14:paraId="7B7FE39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744A41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0.196</w:t>
            </w:r>
          </w:p>
        </w:tc>
        <w:tc>
          <w:tcPr>
            <w:tcW w:w="908" w:type="dxa"/>
            <w:tcBorders>
              <w:top w:val="nil"/>
              <w:left w:val="nil"/>
              <w:bottom w:val="nil"/>
              <w:right w:val="nil"/>
            </w:tcBorders>
            <w:shd w:val="clear" w:color="auto" w:fill="auto"/>
            <w:noWrap/>
            <w:vAlign w:val="bottom"/>
            <w:hideMark/>
          </w:tcPr>
          <w:p w14:paraId="5FCF7AC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3A8DAF9E" w14:textId="77777777" w:rsidTr="001E2057">
        <w:trPr>
          <w:trHeight w:val="300"/>
        </w:trPr>
        <w:tc>
          <w:tcPr>
            <w:tcW w:w="3140" w:type="dxa"/>
            <w:tcBorders>
              <w:top w:val="nil"/>
              <w:left w:val="nil"/>
              <w:bottom w:val="nil"/>
              <w:right w:val="nil"/>
            </w:tcBorders>
            <w:shd w:val="clear" w:color="auto" w:fill="auto"/>
            <w:noWrap/>
            <w:vAlign w:val="center"/>
            <w:hideMark/>
          </w:tcPr>
          <w:p w14:paraId="6B1F522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w:t>
            </w:r>
            <w:proofErr w:type="spellStart"/>
            <w:r w:rsidRPr="00437363">
              <w:rPr>
                <w:rFonts w:ascii="Lucida Console" w:eastAsia="Times New Roman" w:hAnsi="Lucida Console" w:cs="Calibri"/>
                <w:color w:val="000000"/>
                <w:sz w:val="20"/>
                <w:szCs w:val="20"/>
              </w:rPr>
              <w:t>Denverton</w:t>
            </w:r>
            <w:proofErr w:type="spellEnd"/>
          </w:p>
        </w:tc>
        <w:tc>
          <w:tcPr>
            <w:tcW w:w="1177" w:type="dxa"/>
            <w:tcBorders>
              <w:top w:val="nil"/>
              <w:left w:val="nil"/>
              <w:bottom w:val="nil"/>
              <w:right w:val="nil"/>
            </w:tcBorders>
            <w:shd w:val="clear" w:color="auto" w:fill="auto"/>
            <w:noWrap/>
            <w:vAlign w:val="bottom"/>
            <w:hideMark/>
          </w:tcPr>
          <w:p w14:paraId="2B9F51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-0.102</w:t>
            </w:r>
          </w:p>
        </w:tc>
        <w:tc>
          <w:tcPr>
            <w:tcW w:w="1347" w:type="dxa"/>
            <w:tcBorders>
              <w:top w:val="nil"/>
              <w:left w:val="nil"/>
              <w:bottom w:val="nil"/>
              <w:right w:val="nil"/>
            </w:tcBorders>
            <w:shd w:val="clear" w:color="auto" w:fill="auto"/>
            <w:noWrap/>
            <w:vAlign w:val="bottom"/>
            <w:hideMark/>
          </w:tcPr>
          <w:p w14:paraId="1A0473E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1.005</w:t>
            </w:r>
          </w:p>
        </w:tc>
        <w:tc>
          <w:tcPr>
            <w:tcW w:w="941" w:type="dxa"/>
            <w:tcBorders>
              <w:top w:val="nil"/>
              <w:left w:val="nil"/>
              <w:bottom w:val="nil"/>
              <w:right w:val="nil"/>
            </w:tcBorders>
            <w:shd w:val="clear" w:color="auto" w:fill="auto"/>
            <w:noWrap/>
            <w:vAlign w:val="bottom"/>
            <w:hideMark/>
          </w:tcPr>
          <w:p w14:paraId="37E052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7.256</w:t>
            </w:r>
          </w:p>
        </w:tc>
        <w:tc>
          <w:tcPr>
            <w:tcW w:w="908" w:type="dxa"/>
            <w:tcBorders>
              <w:top w:val="nil"/>
              <w:left w:val="nil"/>
              <w:bottom w:val="nil"/>
              <w:right w:val="nil"/>
            </w:tcBorders>
            <w:shd w:val="clear" w:color="auto" w:fill="auto"/>
            <w:noWrap/>
            <w:vAlign w:val="bottom"/>
            <w:hideMark/>
          </w:tcPr>
          <w:p w14:paraId="33C6A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-0.101</w:t>
            </w:r>
          </w:p>
        </w:tc>
        <w:tc>
          <w:tcPr>
            <w:tcW w:w="939" w:type="dxa"/>
            <w:tcBorders>
              <w:top w:val="nil"/>
              <w:left w:val="nil"/>
              <w:bottom w:val="nil"/>
              <w:right w:val="nil"/>
            </w:tcBorders>
            <w:shd w:val="clear" w:color="auto" w:fill="auto"/>
            <w:noWrap/>
            <w:vAlign w:val="bottom"/>
            <w:hideMark/>
          </w:tcPr>
          <w:p w14:paraId="681BD0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0.922</w:t>
            </w:r>
          </w:p>
        </w:tc>
        <w:tc>
          <w:tcPr>
            <w:tcW w:w="908" w:type="dxa"/>
            <w:tcBorders>
              <w:top w:val="nil"/>
              <w:left w:val="nil"/>
              <w:bottom w:val="nil"/>
              <w:right w:val="nil"/>
            </w:tcBorders>
            <w:shd w:val="clear" w:color="auto" w:fill="auto"/>
            <w:noWrap/>
            <w:vAlign w:val="bottom"/>
            <w:hideMark/>
          </w:tcPr>
          <w:p w14:paraId="0E2B9F5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B67091D" w14:textId="77777777" w:rsidTr="001E2057">
        <w:trPr>
          <w:trHeight w:val="300"/>
        </w:trPr>
        <w:tc>
          <w:tcPr>
            <w:tcW w:w="3140" w:type="dxa"/>
            <w:tcBorders>
              <w:top w:val="nil"/>
              <w:left w:val="nil"/>
              <w:bottom w:val="nil"/>
              <w:right w:val="nil"/>
            </w:tcBorders>
            <w:shd w:val="clear" w:color="auto" w:fill="auto"/>
            <w:noWrap/>
            <w:vAlign w:val="center"/>
            <w:hideMark/>
          </w:tcPr>
          <w:p w14:paraId="68970B6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059D417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-0.283</w:t>
            </w:r>
          </w:p>
        </w:tc>
        <w:tc>
          <w:tcPr>
            <w:tcW w:w="1347" w:type="dxa"/>
            <w:tcBorders>
              <w:top w:val="nil"/>
              <w:left w:val="nil"/>
              <w:bottom w:val="nil"/>
              <w:right w:val="nil"/>
            </w:tcBorders>
            <w:shd w:val="clear" w:color="auto" w:fill="auto"/>
            <w:noWrap/>
            <w:vAlign w:val="bottom"/>
            <w:hideMark/>
          </w:tcPr>
          <w:p w14:paraId="7CE449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0.892</w:t>
            </w:r>
          </w:p>
        </w:tc>
        <w:tc>
          <w:tcPr>
            <w:tcW w:w="941" w:type="dxa"/>
            <w:tcBorders>
              <w:top w:val="nil"/>
              <w:left w:val="nil"/>
              <w:bottom w:val="nil"/>
              <w:right w:val="nil"/>
            </w:tcBorders>
            <w:shd w:val="clear" w:color="auto" w:fill="auto"/>
            <w:noWrap/>
            <w:vAlign w:val="bottom"/>
            <w:hideMark/>
          </w:tcPr>
          <w:p w14:paraId="5CE15E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6.584</w:t>
            </w:r>
          </w:p>
        </w:tc>
        <w:tc>
          <w:tcPr>
            <w:tcW w:w="908" w:type="dxa"/>
            <w:tcBorders>
              <w:top w:val="nil"/>
              <w:left w:val="nil"/>
              <w:bottom w:val="nil"/>
              <w:right w:val="nil"/>
            </w:tcBorders>
            <w:shd w:val="clear" w:color="auto" w:fill="auto"/>
            <w:noWrap/>
            <w:vAlign w:val="bottom"/>
            <w:hideMark/>
          </w:tcPr>
          <w:p w14:paraId="4CF8B29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-0.317</w:t>
            </w:r>
          </w:p>
        </w:tc>
        <w:tc>
          <w:tcPr>
            <w:tcW w:w="939" w:type="dxa"/>
            <w:tcBorders>
              <w:top w:val="nil"/>
              <w:left w:val="nil"/>
              <w:bottom w:val="nil"/>
              <w:right w:val="nil"/>
            </w:tcBorders>
            <w:shd w:val="clear" w:color="auto" w:fill="auto"/>
            <w:noWrap/>
            <w:vAlign w:val="bottom"/>
            <w:hideMark/>
          </w:tcPr>
          <w:p w14:paraId="7BE80B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0.761</w:t>
            </w:r>
          </w:p>
        </w:tc>
        <w:tc>
          <w:tcPr>
            <w:tcW w:w="908" w:type="dxa"/>
            <w:tcBorders>
              <w:top w:val="nil"/>
              <w:left w:val="nil"/>
              <w:bottom w:val="nil"/>
              <w:right w:val="nil"/>
            </w:tcBorders>
            <w:shd w:val="clear" w:color="auto" w:fill="auto"/>
            <w:noWrap/>
            <w:vAlign w:val="bottom"/>
            <w:hideMark/>
          </w:tcPr>
          <w:p w14:paraId="10175D68"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457AF80" w14:textId="77777777" w:rsidTr="001E2057">
        <w:trPr>
          <w:trHeight w:val="300"/>
        </w:trPr>
        <w:tc>
          <w:tcPr>
            <w:tcW w:w="3140" w:type="dxa"/>
            <w:tcBorders>
              <w:top w:val="nil"/>
              <w:left w:val="nil"/>
              <w:bottom w:val="nil"/>
              <w:right w:val="nil"/>
            </w:tcBorders>
            <w:shd w:val="clear" w:color="auto" w:fill="auto"/>
            <w:noWrap/>
            <w:vAlign w:val="center"/>
            <w:hideMark/>
          </w:tcPr>
          <w:p w14:paraId="6AD58F6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1DEC26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-1.200</w:t>
            </w:r>
          </w:p>
        </w:tc>
        <w:tc>
          <w:tcPr>
            <w:tcW w:w="1347" w:type="dxa"/>
            <w:tcBorders>
              <w:top w:val="nil"/>
              <w:left w:val="nil"/>
              <w:bottom w:val="nil"/>
              <w:right w:val="nil"/>
            </w:tcBorders>
            <w:shd w:val="clear" w:color="auto" w:fill="auto"/>
            <w:noWrap/>
            <w:vAlign w:val="bottom"/>
            <w:hideMark/>
          </w:tcPr>
          <w:p w14:paraId="077BEE3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0.983</w:t>
            </w:r>
          </w:p>
        </w:tc>
        <w:tc>
          <w:tcPr>
            <w:tcW w:w="941" w:type="dxa"/>
            <w:tcBorders>
              <w:top w:val="nil"/>
              <w:left w:val="nil"/>
              <w:bottom w:val="nil"/>
              <w:right w:val="nil"/>
            </w:tcBorders>
            <w:shd w:val="clear" w:color="auto" w:fill="auto"/>
            <w:noWrap/>
            <w:vAlign w:val="bottom"/>
            <w:hideMark/>
          </w:tcPr>
          <w:p w14:paraId="386F01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6.651</w:t>
            </w:r>
          </w:p>
        </w:tc>
        <w:tc>
          <w:tcPr>
            <w:tcW w:w="908" w:type="dxa"/>
            <w:tcBorders>
              <w:top w:val="nil"/>
              <w:left w:val="nil"/>
              <w:bottom w:val="nil"/>
              <w:right w:val="nil"/>
            </w:tcBorders>
            <w:shd w:val="clear" w:color="auto" w:fill="auto"/>
            <w:noWrap/>
            <w:vAlign w:val="bottom"/>
            <w:hideMark/>
          </w:tcPr>
          <w:p w14:paraId="1596DB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w:t>
            </w:r>
          </w:p>
        </w:tc>
        <w:tc>
          <w:tcPr>
            <w:tcW w:w="939" w:type="dxa"/>
            <w:tcBorders>
              <w:top w:val="nil"/>
              <w:left w:val="nil"/>
              <w:bottom w:val="nil"/>
              <w:right w:val="nil"/>
            </w:tcBorders>
            <w:shd w:val="clear" w:color="auto" w:fill="auto"/>
            <w:noWrap/>
            <w:vAlign w:val="bottom"/>
            <w:hideMark/>
          </w:tcPr>
          <w:p w14:paraId="576C2E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0.264</w:t>
            </w:r>
          </w:p>
        </w:tc>
        <w:tc>
          <w:tcPr>
            <w:tcW w:w="908" w:type="dxa"/>
            <w:tcBorders>
              <w:top w:val="nil"/>
              <w:left w:val="nil"/>
              <w:bottom w:val="nil"/>
              <w:right w:val="nil"/>
            </w:tcBorders>
            <w:shd w:val="clear" w:color="auto" w:fill="auto"/>
            <w:noWrap/>
            <w:vAlign w:val="bottom"/>
            <w:hideMark/>
          </w:tcPr>
          <w:p w14:paraId="6C2F799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147F2625" w14:textId="77777777" w:rsidTr="001E2057">
        <w:trPr>
          <w:trHeight w:val="300"/>
        </w:trPr>
        <w:tc>
          <w:tcPr>
            <w:tcW w:w="3140" w:type="dxa"/>
            <w:tcBorders>
              <w:top w:val="nil"/>
              <w:left w:val="nil"/>
              <w:bottom w:val="nil"/>
              <w:right w:val="nil"/>
            </w:tcBorders>
            <w:shd w:val="clear" w:color="auto" w:fill="auto"/>
            <w:noWrap/>
            <w:vAlign w:val="center"/>
            <w:hideMark/>
          </w:tcPr>
          <w:p w14:paraId="62F4BD34" w14:textId="2156C77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620B6F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2.560</w:t>
            </w:r>
          </w:p>
        </w:tc>
        <w:tc>
          <w:tcPr>
            <w:tcW w:w="1347" w:type="dxa"/>
            <w:tcBorders>
              <w:top w:val="nil"/>
              <w:left w:val="nil"/>
              <w:bottom w:val="nil"/>
              <w:right w:val="nil"/>
            </w:tcBorders>
            <w:shd w:val="clear" w:color="auto" w:fill="auto"/>
            <w:noWrap/>
            <w:vAlign w:val="bottom"/>
            <w:hideMark/>
          </w:tcPr>
          <w:p w14:paraId="6BD095A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1.009</w:t>
            </w:r>
          </w:p>
        </w:tc>
        <w:tc>
          <w:tcPr>
            <w:tcW w:w="941" w:type="dxa"/>
            <w:tcBorders>
              <w:top w:val="nil"/>
              <w:left w:val="nil"/>
              <w:bottom w:val="nil"/>
              <w:right w:val="nil"/>
            </w:tcBorders>
            <w:shd w:val="clear" w:color="auto" w:fill="auto"/>
            <w:noWrap/>
            <w:vAlign w:val="bottom"/>
            <w:hideMark/>
          </w:tcPr>
          <w:p w14:paraId="3C0941D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6.623</w:t>
            </w:r>
          </w:p>
        </w:tc>
        <w:tc>
          <w:tcPr>
            <w:tcW w:w="908" w:type="dxa"/>
            <w:tcBorders>
              <w:top w:val="nil"/>
              <w:left w:val="nil"/>
              <w:bottom w:val="nil"/>
              <w:right w:val="nil"/>
            </w:tcBorders>
            <w:shd w:val="clear" w:color="auto" w:fill="auto"/>
            <w:noWrap/>
            <w:vAlign w:val="bottom"/>
            <w:hideMark/>
          </w:tcPr>
          <w:p w14:paraId="4A2FB4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2.537</w:t>
            </w:r>
          </w:p>
        </w:tc>
        <w:tc>
          <w:tcPr>
            <w:tcW w:w="939" w:type="dxa"/>
            <w:tcBorders>
              <w:top w:val="nil"/>
              <w:left w:val="nil"/>
              <w:bottom w:val="nil"/>
              <w:right w:val="nil"/>
            </w:tcBorders>
            <w:shd w:val="clear" w:color="auto" w:fill="auto"/>
            <w:noWrap/>
            <w:vAlign w:val="bottom"/>
            <w:hideMark/>
          </w:tcPr>
          <w:p w14:paraId="2337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0.041</w:t>
            </w:r>
          </w:p>
        </w:tc>
        <w:tc>
          <w:tcPr>
            <w:tcW w:w="908" w:type="dxa"/>
            <w:tcBorders>
              <w:top w:val="nil"/>
              <w:left w:val="nil"/>
              <w:bottom w:val="nil"/>
              <w:right w:val="nil"/>
            </w:tcBorders>
            <w:shd w:val="clear" w:color="auto" w:fill="auto"/>
            <w:noWrap/>
            <w:vAlign w:val="bottom"/>
            <w:hideMark/>
          </w:tcPr>
          <w:p w14:paraId="236FD65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9D31072" w14:textId="77777777" w:rsidTr="001E2057">
        <w:trPr>
          <w:trHeight w:val="300"/>
        </w:trPr>
        <w:tc>
          <w:tcPr>
            <w:tcW w:w="3140" w:type="dxa"/>
            <w:tcBorders>
              <w:top w:val="nil"/>
              <w:left w:val="nil"/>
              <w:bottom w:val="nil"/>
              <w:right w:val="nil"/>
            </w:tcBorders>
            <w:shd w:val="clear" w:color="auto" w:fill="auto"/>
            <w:noWrap/>
            <w:vAlign w:val="center"/>
            <w:hideMark/>
          </w:tcPr>
          <w:p w14:paraId="6CE71F0C" w14:textId="7FA51C21"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9F05B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64AC49E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0.841</w:t>
            </w:r>
          </w:p>
        </w:tc>
        <w:tc>
          <w:tcPr>
            <w:tcW w:w="941" w:type="dxa"/>
            <w:tcBorders>
              <w:top w:val="nil"/>
              <w:left w:val="nil"/>
              <w:bottom w:val="nil"/>
              <w:right w:val="nil"/>
            </w:tcBorders>
            <w:shd w:val="clear" w:color="auto" w:fill="auto"/>
            <w:noWrap/>
            <w:vAlign w:val="bottom"/>
            <w:hideMark/>
          </w:tcPr>
          <w:p w14:paraId="409CE55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6.456</w:t>
            </w:r>
          </w:p>
        </w:tc>
        <w:tc>
          <w:tcPr>
            <w:tcW w:w="908" w:type="dxa"/>
            <w:tcBorders>
              <w:top w:val="nil"/>
              <w:left w:val="nil"/>
              <w:bottom w:val="nil"/>
              <w:right w:val="nil"/>
            </w:tcBorders>
            <w:shd w:val="clear" w:color="auto" w:fill="auto"/>
            <w:noWrap/>
            <w:vAlign w:val="bottom"/>
            <w:hideMark/>
          </w:tcPr>
          <w:p w14:paraId="5E16DE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0.876</w:t>
            </w:r>
          </w:p>
        </w:tc>
        <w:tc>
          <w:tcPr>
            <w:tcW w:w="939" w:type="dxa"/>
            <w:tcBorders>
              <w:top w:val="nil"/>
              <w:left w:val="nil"/>
              <w:bottom w:val="nil"/>
              <w:right w:val="nil"/>
            </w:tcBorders>
            <w:shd w:val="clear" w:color="auto" w:fill="auto"/>
            <w:noWrap/>
            <w:vAlign w:val="bottom"/>
            <w:hideMark/>
          </w:tcPr>
          <w:p w14:paraId="2E6B27D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0.412</w:t>
            </w:r>
          </w:p>
        </w:tc>
        <w:tc>
          <w:tcPr>
            <w:tcW w:w="908" w:type="dxa"/>
            <w:tcBorders>
              <w:top w:val="nil"/>
              <w:left w:val="nil"/>
              <w:bottom w:val="nil"/>
              <w:right w:val="nil"/>
            </w:tcBorders>
            <w:shd w:val="clear" w:color="auto" w:fill="auto"/>
            <w:noWrap/>
            <w:vAlign w:val="bottom"/>
            <w:hideMark/>
          </w:tcPr>
          <w:p w14:paraId="5FE330C6"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54EF147" w14:textId="77777777" w:rsidTr="001E2057">
        <w:trPr>
          <w:trHeight w:val="300"/>
        </w:trPr>
        <w:tc>
          <w:tcPr>
            <w:tcW w:w="3140" w:type="dxa"/>
            <w:tcBorders>
              <w:top w:val="nil"/>
              <w:left w:val="nil"/>
              <w:bottom w:val="nil"/>
              <w:right w:val="nil"/>
            </w:tcBorders>
            <w:shd w:val="clear" w:color="auto" w:fill="auto"/>
            <w:noWrap/>
            <w:vAlign w:val="center"/>
            <w:hideMark/>
          </w:tcPr>
          <w:p w14:paraId="212AAA33" w14:textId="7EEFF39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7CD0369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0.330</w:t>
            </w:r>
          </w:p>
        </w:tc>
        <w:tc>
          <w:tcPr>
            <w:tcW w:w="1347" w:type="dxa"/>
            <w:tcBorders>
              <w:top w:val="nil"/>
              <w:left w:val="nil"/>
              <w:bottom w:val="nil"/>
              <w:right w:val="nil"/>
            </w:tcBorders>
            <w:shd w:val="clear" w:color="auto" w:fill="auto"/>
            <w:noWrap/>
            <w:vAlign w:val="bottom"/>
            <w:hideMark/>
          </w:tcPr>
          <w:p w14:paraId="5ACC78A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0.695</w:t>
            </w:r>
          </w:p>
        </w:tc>
        <w:tc>
          <w:tcPr>
            <w:tcW w:w="941" w:type="dxa"/>
            <w:tcBorders>
              <w:top w:val="nil"/>
              <w:left w:val="nil"/>
              <w:bottom w:val="nil"/>
              <w:right w:val="nil"/>
            </w:tcBorders>
            <w:shd w:val="clear" w:color="auto" w:fill="auto"/>
            <w:noWrap/>
            <w:vAlign w:val="bottom"/>
            <w:hideMark/>
          </w:tcPr>
          <w:p w14:paraId="713CB6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6.739</w:t>
            </w:r>
          </w:p>
        </w:tc>
        <w:tc>
          <w:tcPr>
            <w:tcW w:w="908" w:type="dxa"/>
            <w:tcBorders>
              <w:top w:val="nil"/>
              <w:left w:val="nil"/>
              <w:bottom w:val="nil"/>
              <w:right w:val="nil"/>
            </w:tcBorders>
            <w:shd w:val="clear" w:color="auto" w:fill="auto"/>
            <w:noWrap/>
            <w:vAlign w:val="bottom"/>
            <w:hideMark/>
          </w:tcPr>
          <w:p w14:paraId="4141331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0.475</w:t>
            </w:r>
          </w:p>
        </w:tc>
        <w:tc>
          <w:tcPr>
            <w:tcW w:w="939" w:type="dxa"/>
            <w:tcBorders>
              <w:top w:val="nil"/>
              <w:left w:val="nil"/>
              <w:bottom w:val="nil"/>
              <w:right w:val="nil"/>
            </w:tcBorders>
            <w:shd w:val="clear" w:color="auto" w:fill="auto"/>
            <w:noWrap/>
            <w:vAlign w:val="bottom"/>
            <w:hideMark/>
          </w:tcPr>
          <w:p w14:paraId="7D514F9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0.6501</w:t>
            </w:r>
          </w:p>
        </w:tc>
        <w:tc>
          <w:tcPr>
            <w:tcW w:w="908" w:type="dxa"/>
            <w:tcBorders>
              <w:top w:val="nil"/>
              <w:left w:val="nil"/>
              <w:bottom w:val="nil"/>
              <w:right w:val="nil"/>
            </w:tcBorders>
            <w:shd w:val="clear" w:color="auto" w:fill="auto"/>
            <w:noWrap/>
            <w:vAlign w:val="bottom"/>
            <w:hideMark/>
          </w:tcPr>
          <w:p w14:paraId="336859E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BA03421"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08B074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single" w:sz="4" w:space="0" w:color="auto"/>
              <w:right w:val="nil"/>
            </w:tcBorders>
            <w:shd w:val="clear" w:color="auto" w:fill="auto"/>
            <w:noWrap/>
            <w:vAlign w:val="bottom"/>
            <w:hideMark/>
          </w:tcPr>
          <w:p w14:paraId="70A260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1347" w:type="dxa"/>
            <w:tcBorders>
              <w:top w:val="nil"/>
              <w:left w:val="nil"/>
              <w:bottom w:val="single" w:sz="4" w:space="0" w:color="auto"/>
              <w:right w:val="nil"/>
            </w:tcBorders>
            <w:shd w:val="clear" w:color="auto" w:fill="auto"/>
            <w:noWrap/>
            <w:vAlign w:val="bottom"/>
            <w:hideMark/>
          </w:tcPr>
          <w:p w14:paraId="2056E2F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0.245</w:t>
            </w:r>
          </w:p>
        </w:tc>
        <w:tc>
          <w:tcPr>
            <w:tcW w:w="941" w:type="dxa"/>
            <w:tcBorders>
              <w:top w:val="nil"/>
              <w:left w:val="nil"/>
              <w:bottom w:val="single" w:sz="4" w:space="0" w:color="auto"/>
              <w:right w:val="nil"/>
            </w:tcBorders>
            <w:shd w:val="clear" w:color="auto" w:fill="auto"/>
            <w:noWrap/>
            <w:vAlign w:val="bottom"/>
            <w:hideMark/>
          </w:tcPr>
          <w:p w14:paraId="404EF3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124.870</w:t>
            </w:r>
          </w:p>
        </w:tc>
        <w:tc>
          <w:tcPr>
            <w:tcW w:w="908" w:type="dxa"/>
            <w:tcBorders>
              <w:top w:val="nil"/>
              <w:left w:val="nil"/>
              <w:bottom w:val="single" w:sz="4" w:space="0" w:color="auto"/>
              <w:right w:val="nil"/>
            </w:tcBorders>
            <w:shd w:val="clear" w:color="auto" w:fill="auto"/>
            <w:noWrap/>
            <w:vAlign w:val="bottom"/>
            <w:hideMark/>
          </w:tcPr>
          <w:p w14:paraId="2FD3FB7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1.839</w:t>
            </w:r>
          </w:p>
        </w:tc>
        <w:tc>
          <w:tcPr>
            <w:tcW w:w="939" w:type="dxa"/>
            <w:tcBorders>
              <w:top w:val="nil"/>
              <w:left w:val="nil"/>
              <w:bottom w:val="single" w:sz="4" w:space="0" w:color="auto"/>
              <w:right w:val="nil"/>
            </w:tcBorders>
            <w:shd w:val="clear" w:color="auto" w:fill="auto"/>
            <w:noWrap/>
            <w:vAlign w:val="bottom"/>
            <w:hideMark/>
          </w:tcPr>
          <w:p w14:paraId="7261B55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0.0682</w:t>
            </w:r>
          </w:p>
        </w:tc>
        <w:tc>
          <w:tcPr>
            <w:tcW w:w="908" w:type="dxa"/>
            <w:tcBorders>
              <w:top w:val="nil"/>
              <w:left w:val="nil"/>
              <w:bottom w:val="single" w:sz="4" w:space="0" w:color="auto"/>
              <w:right w:val="nil"/>
            </w:tcBorders>
            <w:shd w:val="clear" w:color="auto" w:fill="auto"/>
            <w:noWrap/>
            <w:vAlign w:val="bottom"/>
            <w:hideMark/>
          </w:tcPr>
          <w:p w14:paraId="29772A5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A68C1B3" w14:textId="77777777" w:rsidTr="001E2057">
        <w:trPr>
          <w:trHeight w:val="300"/>
        </w:trPr>
        <w:tc>
          <w:tcPr>
            <w:tcW w:w="3140" w:type="dxa"/>
            <w:tcBorders>
              <w:top w:val="nil"/>
              <w:left w:val="nil"/>
              <w:bottom w:val="nil"/>
              <w:right w:val="nil"/>
            </w:tcBorders>
            <w:shd w:val="clear" w:color="auto" w:fill="auto"/>
            <w:noWrap/>
            <w:vAlign w:val="bottom"/>
            <w:hideMark/>
          </w:tcPr>
          <w:p w14:paraId="2BFCBEBD"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A2E2FF4"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78F26E91"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788A31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1FE5914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5034E8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2AE83C94"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2A4BEEBF"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0FDBB1E5" w14:textId="093207CE"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Clam</w:t>
            </w:r>
            <w:r w:rsidR="001E2057">
              <w:rPr>
                <w:rFonts w:ascii="Calibri" w:eastAsia="Times New Roman" w:hAnsi="Calibri" w:cs="Calibri"/>
                <w:color w:val="000000"/>
              </w:rPr>
              <w:t xml:space="preserve"> catch per m2</w:t>
            </w:r>
          </w:p>
        </w:tc>
        <w:tc>
          <w:tcPr>
            <w:tcW w:w="1177" w:type="dxa"/>
            <w:tcBorders>
              <w:top w:val="single" w:sz="4" w:space="0" w:color="auto"/>
              <w:left w:val="nil"/>
              <w:bottom w:val="single" w:sz="4" w:space="0" w:color="auto"/>
              <w:right w:val="nil"/>
            </w:tcBorders>
            <w:shd w:val="clear" w:color="000000" w:fill="D9D9D9"/>
            <w:noWrap/>
            <w:vAlign w:val="bottom"/>
            <w:hideMark/>
          </w:tcPr>
          <w:p w14:paraId="7A4444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80C952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05C35C2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2B218B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756BA75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E003D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8D799EB" w14:textId="77777777" w:rsidTr="001E2057">
        <w:trPr>
          <w:trHeight w:val="300"/>
        </w:trPr>
        <w:tc>
          <w:tcPr>
            <w:tcW w:w="3140" w:type="dxa"/>
            <w:tcBorders>
              <w:top w:val="nil"/>
              <w:left w:val="nil"/>
              <w:bottom w:val="nil"/>
              <w:right w:val="nil"/>
            </w:tcBorders>
            <w:shd w:val="clear" w:color="auto" w:fill="auto"/>
            <w:noWrap/>
            <w:vAlign w:val="center"/>
            <w:hideMark/>
          </w:tcPr>
          <w:p w14:paraId="3E12CC62"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237B1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5DAFDC4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3EA1897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nil"/>
              <w:right w:val="nil"/>
            </w:tcBorders>
            <w:shd w:val="clear" w:color="auto" w:fill="auto"/>
            <w:noWrap/>
            <w:vAlign w:val="bottom"/>
            <w:hideMark/>
          </w:tcPr>
          <w:p w14:paraId="5622C07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0E3E7E35"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nil"/>
              <w:right w:val="nil"/>
            </w:tcBorders>
            <w:shd w:val="clear" w:color="auto" w:fill="auto"/>
            <w:noWrap/>
            <w:vAlign w:val="bottom"/>
            <w:hideMark/>
          </w:tcPr>
          <w:p w14:paraId="0E7C7D17"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1370DE1D" w14:textId="77777777" w:rsidTr="001E2057">
        <w:trPr>
          <w:trHeight w:val="300"/>
        </w:trPr>
        <w:tc>
          <w:tcPr>
            <w:tcW w:w="3140" w:type="dxa"/>
            <w:tcBorders>
              <w:top w:val="nil"/>
              <w:left w:val="nil"/>
              <w:bottom w:val="nil"/>
              <w:right w:val="nil"/>
            </w:tcBorders>
            <w:shd w:val="clear" w:color="auto" w:fill="auto"/>
            <w:noWrap/>
            <w:vAlign w:val="center"/>
            <w:hideMark/>
          </w:tcPr>
          <w:p w14:paraId="6238BFE9"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36272A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4.791</w:t>
            </w:r>
          </w:p>
        </w:tc>
        <w:tc>
          <w:tcPr>
            <w:tcW w:w="1347" w:type="dxa"/>
            <w:tcBorders>
              <w:top w:val="nil"/>
              <w:left w:val="nil"/>
              <w:bottom w:val="nil"/>
              <w:right w:val="nil"/>
            </w:tcBorders>
            <w:shd w:val="clear" w:color="auto" w:fill="auto"/>
            <w:noWrap/>
            <w:vAlign w:val="bottom"/>
            <w:hideMark/>
          </w:tcPr>
          <w:p w14:paraId="17A6CB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74E4203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23.387</w:t>
            </w:r>
          </w:p>
        </w:tc>
        <w:tc>
          <w:tcPr>
            <w:tcW w:w="908" w:type="dxa"/>
            <w:tcBorders>
              <w:top w:val="nil"/>
              <w:left w:val="nil"/>
              <w:bottom w:val="nil"/>
              <w:right w:val="nil"/>
            </w:tcBorders>
            <w:shd w:val="clear" w:color="auto" w:fill="auto"/>
            <w:noWrap/>
            <w:vAlign w:val="bottom"/>
            <w:hideMark/>
          </w:tcPr>
          <w:p w14:paraId="6EB44A5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4.662</w:t>
            </w:r>
          </w:p>
        </w:tc>
        <w:tc>
          <w:tcPr>
            <w:tcW w:w="939" w:type="dxa"/>
            <w:tcBorders>
              <w:top w:val="nil"/>
              <w:left w:val="nil"/>
              <w:bottom w:val="nil"/>
              <w:right w:val="nil"/>
            </w:tcBorders>
            <w:shd w:val="clear" w:color="auto" w:fill="auto"/>
            <w:noWrap/>
            <w:vAlign w:val="bottom"/>
            <w:hideMark/>
          </w:tcPr>
          <w:p w14:paraId="1595220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1548585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F8904AA" w14:textId="77777777" w:rsidTr="001E2057">
        <w:trPr>
          <w:trHeight w:val="300"/>
        </w:trPr>
        <w:tc>
          <w:tcPr>
            <w:tcW w:w="3140" w:type="dxa"/>
            <w:tcBorders>
              <w:top w:val="nil"/>
              <w:left w:val="nil"/>
              <w:bottom w:val="nil"/>
              <w:right w:val="nil"/>
            </w:tcBorders>
            <w:shd w:val="clear" w:color="auto" w:fill="auto"/>
            <w:noWrap/>
            <w:vAlign w:val="center"/>
            <w:hideMark/>
          </w:tcPr>
          <w:p w14:paraId="6C05CB5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3556830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-0.225</w:t>
            </w:r>
          </w:p>
        </w:tc>
        <w:tc>
          <w:tcPr>
            <w:tcW w:w="1347" w:type="dxa"/>
            <w:tcBorders>
              <w:top w:val="nil"/>
              <w:left w:val="nil"/>
              <w:bottom w:val="nil"/>
              <w:right w:val="nil"/>
            </w:tcBorders>
            <w:shd w:val="clear" w:color="auto" w:fill="auto"/>
            <w:noWrap/>
            <w:vAlign w:val="bottom"/>
            <w:hideMark/>
          </w:tcPr>
          <w:p w14:paraId="52EE574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1.071</w:t>
            </w:r>
          </w:p>
        </w:tc>
        <w:tc>
          <w:tcPr>
            <w:tcW w:w="941" w:type="dxa"/>
            <w:tcBorders>
              <w:top w:val="nil"/>
              <w:left w:val="nil"/>
              <w:bottom w:val="nil"/>
              <w:right w:val="nil"/>
            </w:tcBorders>
            <w:shd w:val="clear" w:color="auto" w:fill="auto"/>
            <w:noWrap/>
            <w:vAlign w:val="bottom"/>
            <w:hideMark/>
          </w:tcPr>
          <w:p w14:paraId="1C96F23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14.446</w:t>
            </w:r>
          </w:p>
        </w:tc>
        <w:tc>
          <w:tcPr>
            <w:tcW w:w="908" w:type="dxa"/>
            <w:tcBorders>
              <w:top w:val="nil"/>
              <w:left w:val="nil"/>
              <w:bottom w:val="nil"/>
              <w:right w:val="nil"/>
            </w:tcBorders>
            <w:shd w:val="clear" w:color="auto" w:fill="auto"/>
            <w:noWrap/>
            <w:vAlign w:val="bottom"/>
            <w:hideMark/>
          </w:tcPr>
          <w:p w14:paraId="65D632D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-0.210</w:t>
            </w:r>
          </w:p>
        </w:tc>
        <w:tc>
          <w:tcPr>
            <w:tcW w:w="939" w:type="dxa"/>
            <w:tcBorders>
              <w:top w:val="nil"/>
              <w:left w:val="nil"/>
              <w:bottom w:val="nil"/>
              <w:right w:val="nil"/>
            </w:tcBorders>
            <w:shd w:val="clear" w:color="auto" w:fill="auto"/>
            <w:noWrap/>
            <w:vAlign w:val="bottom"/>
            <w:hideMark/>
          </w:tcPr>
          <w:p w14:paraId="656A4C2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0.837</w:t>
            </w:r>
          </w:p>
        </w:tc>
        <w:tc>
          <w:tcPr>
            <w:tcW w:w="908" w:type="dxa"/>
            <w:tcBorders>
              <w:top w:val="nil"/>
              <w:left w:val="nil"/>
              <w:bottom w:val="nil"/>
              <w:right w:val="nil"/>
            </w:tcBorders>
            <w:shd w:val="clear" w:color="auto" w:fill="auto"/>
            <w:noWrap/>
            <w:vAlign w:val="bottom"/>
            <w:hideMark/>
          </w:tcPr>
          <w:p w14:paraId="39F88EB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4B68DC7" w14:textId="77777777" w:rsidTr="001E2057">
        <w:trPr>
          <w:trHeight w:val="300"/>
        </w:trPr>
        <w:tc>
          <w:tcPr>
            <w:tcW w:w="3140" w:type="dxa"/>
            <w:tcBorders>
              <w:top w:val="nil"/>
              <w:left w:val="nil"/>
              <w:bottom w:val="nil"/>
              <w:right w:val="nil"/>
            </w:tcBorders>
            <w:shd w:val="clear" w:color="auto" w:fill="auto"/>
            <w:noWrap/>
            <w:vAlign w:val="center"/>
            <w:hideMark/>
          </w:tcPr>
          <w:p w14:paraId="1684A7F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w:t>
            </w:r>
            <w:proofErr w:type="spellStart"/>
            <w:r w:rsidRPr="00437363">
              <w:rPr>
                <w:rFonts w:ascii="Lucida Console" w:eastAsia="Times New Roman" w:hAnsi="Lucida Console" w:cs="Calibri"/>
                <w:color w:val="000000"/>
                <w:sz w:val="20"/>
                <w:szCs w:val="20"/>
              </w:rPr>
              <w:t>Denverton</w:t>
            </w:r>
            <w:proofErr w:type="spellEnd"/>
          </w:p>
        </w:tc>
        <w:tc>
          <w:tcPr>
            <w:tcW w:w="1177" w:type="dxa"/>
            <w:tcBorders>
              <w:top w:val="nil"/>
              <w:left w:val="nil"/>
              <w:bottom w:val="nil"/>
              <w:right w:val="nil"/>
            </w:tcBorders>
            <w:shd w:val="clear" w:color="auto" w:fill="auto"/>
            <w:noWrap/>
            <w:vAlign w:val="bottom"/>
            <w:hideMark/>
          </w:tcPr>
          <w:p w14:paraId="7A2D00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-1.499</w:t>
            </w:r>
          </w:p>
        </w:tc>
        <w:tc>
          <w:tcPr>
            <w:tcW w:w="1347" w:type="dxa"/>
            <w:tcBorders>
              <w:top w:val="nil"/>
              <w:left w:val="nil"/>
              <w:bottom w:val="nil"/>
              <w:right w:val="nil"/>
            </w:tcBorders>
            <w:shd w:val="clear" w:color="auto" w:fill="auto"/>
            <w:noWrap/>
            <w:vAlign w:val="bottom"/>
            <w:hideMark/>
          </w:tcPr>
          <w:p w14:paraId="2B85AB2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1.039</w:t>
            </w:r>
          </w:p>
        </w:tc>
        <w:tc>
          <w:tcPr>
            <w:tcW w:w="941" w:type="dxa"/>
            <w:tcBorders>
              <w:top w:val="nil"/>
              <w:left w:val="nil"/>
              <w:bottom w:val="nil"/>
              <w:right w:val="nil"/>
            </w:tcBorders>
            <w:shd w:val="clear" w:color="auto" w:fill="auto"/>
            <w:noWrap/>
            <w:vAlign w:val="bottom"/>
            <w:hideMark/>
          </w:tcPr>
          <w:p w14:paraId="420374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12.275</w:t>
            </w:r>
          </w:p>
        </w:tc>
        <w:tc>
          <w:tcPr>
            <w:tcW w:w="908" w:type="dxa"/>
            <w:tcBorders>
              <w:top w:val="nil"/>
              <w:left w:val="nil"/>
              <w:bottom w:val="nil"/>
              <w:right w:val="nil"/>
            </w:tcBorders>
            <w:shd w:val="clear" w:color="auto" w:fill="auto"/>
            <w:noWrap/>
            <w:vAlign w:val="bottom"/>
            <w:hideMark/>
          </w:tcPr>
          <w:p w14:paraId="1989AB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518F39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0.174</w:t>
            </w:r>
          </w:p>
        </w:tc>
        <w:tc>
          <w:tcPr>
            <w:tcW w:w="908" w:type="dxa"/>
            <w:tcBorders>
              <w:top w:val="nil"/>
              <w:left w:val="nil"/>
              <w:bottom w:val="nil"/>
              <w:right w:val="nil"/>
            </w:tcBorders>
            <w:shd w:val="clear" w:color="auto" w:fill="auto"/>
            <w:noWrap/>
            <w:vAlign w:val="bottom"/>
            <w:hideMark/>
          </w:tcPr>
          <w:p w14:paraId="7E8B6535"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A8E94CD" w14:textId="77777777" w:rsidTr="001E2057">
        <w:trPr>
          <w:trHeight w:val="300"/>
        </w:trPr>
        <w:tc>
          <w:tcPr>
            <w:tcW w:w="3140" w:type="dxa"/>
            <w:tcBorders>
              <w:top w:val="nil"/>
              <w:left w:val="nil"/>
              <w:bottom w:val="nil"/>
              <w:right w:val="nil"/>
            </w:tcBorders>
            <w:shd w:val="clear" w:color="auto" w:fill="auto"/>
            <w:noWrap/>
            <w:vAlign w:val="center"/>
            <w:hideMark/>
          </w:tcPr>
          <w:p w14:paraId="2A69D7F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398E31C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0.464</w:t>
            </w:r>
          </w:p>
        </w:tc>
        <w:tc>
          <w:tcPr>
            <w:tcW w:w="1347" w:type="dxa"/>
            <w:tcBorders>
              <w:top w:val="nil"/>
              <w:left w:val="nil"/>
              <w:bottom w:val="nil"/>
              <w:right w:val="nil"/>
            </w:tcBorders>
            <w:shd w:val="clear" w:color="auto" w:fill="auto"/>
            <w:noWrap/>
            <w:vAlign w:val="bottom"/>
            <w:hideMark/>
          </w:tcPr>
          <w:p w14:paraId="1F18C1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13D0219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11.876</w:t>
            </w:r>
          </w:p>
        </w:tc>
        <w:tc>
          <w:tcPr>
            <w:tcW w:w="908" w:type="dxa"/>
            <w:tcBorders>
              <w:top w:val="nil"/>
              <w:left w:val="nil"/>
              <w:bottom w:val="nil"/>
              <w:right w:val="nil"/>
            </w:tcBorders>
            <w:shd w:val="clear" w:color="auto" w:fill="auto"/>
            <w:noWrap/>
            <w:vAlign w:val="bottom"/>
            <w:hideMark/>
          </w:tcPr>
          <w:p w14:paraId="32A4FC8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939" w:type="dxa"/>
            <w:tcBorders>
              <w:top w:val="nil"/>
              <w:left w:val="nil"/>
              <w:bottom w:val="nil"/>
              <w:right w:val="nil"/>
            </w:tcBorders>
            <w:shd w:val="clear" w:color="auto" w:fill="auto"/>
            <w:noWrap/>
            <w:vAlign w:val="bottom"/>
            <w:hideMark/>
          </w:tcPr>
          <w:p w14:paraId="7E780DF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0.660</w:t>
            </w:r>
          </w:p>
        </w:tc>
        <w:tc>
          <w:tcPr>
            <w:tcW w:w="908" w:type="dxa"/>
            <w:tcBorders>
              <w:top w:val="nil"/>
              <w:left w:val="nil"/>
              <w:bottom w:val="nil"/>
              <w:right w:val="nil"/>
            </w:tcBorders>
            <w:shd w:val="clear" w:color="auto" w:fill="auto"/>
            <w:noWrap/>
            <w:vAlign w:val="bottom"/>
            <w:hideMark/>
          </w:tcPr>
          <w:p w14:paraId="5EBBED6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9722944" w14:textId="77777777" w:rsidTr="001E2057">
        <w:trPr>
          <w:trHeight w:val="300"/>
        </w:trPr>
        <w:tc>
          <w:tcPr>
            <w:tcW w:w="3140" w:type="dxa"/>
            <w:tcBorders>
              <w:top w:val="nil"/>
              <w:left w:val="nil"/>
              <w:bottom w:val="nil"/>
              <w:right w:val="nil"/>
            </w:tcBorders>
            <w:shd w:val="clear" w:color="auto" w:fill="auto"/>
            <w:noWrap/>
            <w:vAlign w:val="center"/>
            <w:hideMark/>
          </w:tcPr>
          <w:p w14:paraId="7AEF724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4EFF3C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-0.018</w:t>
            </w:r>
          </w:p>
        </w:tc>
        <w:tc>
          <w:tcPr>
            <w:tcW w:w="1347" w:type="dxa"/>
            <w:tcBorders>
              <w:top w:val="nil"/>
              <w:left w:val="nil"/>
              <w:bottom w:val="nil"/>
              <w:right w:val="nil"/>
            </w:tcBorders>
            <w:shd w:val="clear" w:color="auto" w:fill="auto"/>
            <w:noWrap/>
            <w:vAlign w:val="bottom"/>
            <w:hideMark/>
          </w:tcPr>
          <w:p w14:paraId="30C0AAF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0.963</w:t>
            </w:r>
          </w:p>
        </w:tc>
        <w:tc>
          <w:tcPr>
            <w:tcW w:w="941" w:type="dxa"/>
            <w:tcBorders>
              <w:top w:val="nil"/>
              <w:left w:val="nil"/>
              <w:bottom w:val="nil"/>
              <w:right w:val="nil"/>
            </w:tcBorders>
            <w:shd w:val="clear" w:color="auto" w:fill="auto"/>
            <w:noWrap/>
            <w:vAlign w:val="bottom"/>
            <w:hideMark/>
          </w:tcPr>
          <w:p w14:paraId="6A6C26A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9.218</w:t>
            </w:r>
          </w:p>
        </w:tc>
        <w:tc>
          <w:tcPr>
            <w:tcW w:w="908" w:type="dxa"/>
            <w:tcBorders>
              <w:top w:val="nil"/>
              <w:left w:val="nil"/>
              <w:bottom w:val="nil"/>
              <w:right w:val="nil"/>
            </w:tcBorders>
            <w:shd w:val="clear" w:color="auto" w:fill="auto"/>
            <w:noWrap/>
            <w:vAlign w:val="bottom"/>
            <w:hideMark/>
          </w:tcPr>
          <w:p w14:paraId="52142C8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-0.019</w:t>
            </w:r>
          </w:p>
        </w:tc>
        <w:tc>
          <w:tcPr>
            <w:tcW w:w="939" w:type="dxa"/>
            <w:tcBorders>
              <w:top w:val="nil"/>
              <w:left w:val="nil"/>
              <w:bottom w:val="nil"/>
              <w:right w:val="nil"/>
            </w:tcBorders>
            <w:shd w:val="clear" w:color="auto" w:fill="auto"/>
            <w:noWrap/>
            <w:vAlign w:val="bottom"/>
            <w:hideMark/>
          </w:tcPr>
          <w:p w14:paraId="6AFD69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0.985</w:t>
            </w:r>
          </w:p>
        </w:tc>
        <w:tc>
          <w:tcPr>
            <w:tcW w:w="908" w:type="dxa"/>
            <w:tcBorders>
              <w:top w:val="nil"/>
              <w:left w:val="nil"/>
              <w:bottom w:val="nil"/>
              <w:right w:val="nil"/>
            </w:tcBorders>
            <w:shd w:val="clear" w:color="auto" w:fill="auto"/>
            <w:noWrap/>
            <w:vAlign w:val="bottom"/>
            <w:hideMark/>
          </w:tcPr>
          <w:p w14:paraId="16C0470B"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673F33C" w14:textId="77777777" w:rsidTr="001E2057">
        <w:trPr>
          <w:trHeight w:val="300"/>
        </w:trPr>
        <w:tc>
          <w:tcPr>
            <w:tcW w:w="3140" w:type="dxa"/>
            <w:tcBorders>
              <w:top w:val="nil"/>
              <w:left w:val="nil"/>
              <w:bottom w:val="nil"/>
              <w:right w:val="nil"/>
            </w:tcBorders>
            <w:shd w:val="clear" w:color="auto" w:fill="auto"/>
            <w:noWrap/>
            <w:vAlign w:val="center"/>
            <w:hideMark/>
          </w:tcPr>
          <w:p w14:paraId="5BA5FF5A" w14:textId="2DD2C0B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0A41FDE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-4.609</w:t>
            </w:r>
          </w:p>
        </w:tc>
        <w:tc>
          <w:tcPr>
            <w:tcW w:w="1347" w:type="dxa"/>
            <w:tcBorders>
              <w:top w:val="nil"/>
              <w:left w:val="nil"/>
              <w:bottom w:val="nil"/>
              <w:right w:val="nil"/>
            </w:tcBorders>
            <w:shd w:val="clear" w:color="auto" w:fill="auto"/>
            <w:noWrap/>
            <w:vAlign w:val="bottom"/>
            <w:hideMark/>
          </w:tcPr>
          <w:p w14:paraId="20B586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0.925</w:t>
            </w:r>
          </w:p>
        </w:tc>
        <w:tc>
          <w:tcPr>
            <w:tcW w:w="941" w:type="dxa"/>
            <w:tcBorders>
              <w:top w:val="nil"/>
              <w:left w:val="nil"/>
              <w:bottom w:val="nil"/>
              <w:right w:val="nil"/>
            </w:tcBorders>
            <w:shd w:val="clear" w:color="auto" w:fill="auto"/>
            <w:noWrap/>
            <w:vAlign w:val="bottom"/>
            <w:hideMark/>
          </w:tcPr>
          <w:p w14:paraId="6F069C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7.982</w:t>
            </w:r>
          </w:p>
        </w:tc>
        <w:tc>
          <w:tcPr>
            <w:tcW w:w="908" w:type="dxa"/>
            <w:tcBorders>
              <w:top w:val="nil"/>
              <w:left w:val="nil"/>
              <w:bottom w:val="nil"/>
              <w:right w:val="nil"/>
            </w:tcBorders>
            <w:shd w:val="clear" w:color="auto" w:fill="auto"/>
            <w:noWrap/>
            <w:vAlign w:val="bottom"/>
            <w:hideMark/>
          </w:tcPr>
          <w:p w14:paraId="6B9F4F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-4.980</w:t>
            </w:r>
          </w:p>
        </w:tc>
        <w:tc>
          <w:tcPr>
            <w:tcW w:w="939" w:type="dxa"/>
            <w:tcBorders>
              <w:top w:val="nil"/>
              <w:left w:val="nil"/>
              <w:bottom w:val="nil"/>
              <w:right w:val="nil"/>
            </w:tcBorders>
            <w:shd w:val="clear" w:color="auto" w:fill="auto"/>
            <w:noWrap/>
            <w:vAlign w:val="bottom"/>
            <w:hideMark/>
          </w:tcPr>
          <w:p w14:paraId="59A7F2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0.001</w:t>
            </w:r>
          </w:p>
        </w:tc>
        <w:tc>
          <w:tcPr>
            <w:tcW w:w="908" w:type="dxa"/>
            <w:tcBorders>
              <w:top w:val="nil"/>
              <w:left w:val="nil"/>
              <w:bottom w:val="nil"/>
              <w:right w:val="nil"/>
            </w:tcBorders>
            <w:shd w:val="clear" w:color="auto" w:fill="auto"/>
            <w:noWrap/>
            <w:vAlign w:val="bottom"/>
            <w:hideMark/>
          </w:tcPr>
          <w:p w14:paraId="1AFF7D3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54739517" w14:textId="77777777" w:rsidTr="001E2057">
        <w:trPr>
          <w:trHeight w:val="300"/>
        </w:trPr>
        <w:tc>
          <w:tcPr>
            <w:tcW w:w="3140" w:type="dxa"/>
            <w:tcBorders>
              <w:top w:val="nil"/>
              <w:left w:val="nil"/>
              <w:bottom w:val="nil"/>
              <w:right w:val="nil"/>
            </w:tcBorders>
            <w:shd w:val="clear" w:color="auto" w:fill="auto"/>
            <w:noWrap/>
            <w:vAlign w:val="center"/>
            <w:hideMark/>
          </w:tcPr>
          <w:p w14:paraId="3947247B" w14:textId="07C3B244"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4F5AC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-1.642</w:t>
            </w:r>
          </w:p>
        </w:tc>
        <w:tc>
          <w:tcPr>
            <w:tcW w:w="1347" w:type="dxa"/>
            <w:tcBorders>
              <w:top w:val="nil"/>
              <w:left w:val="nil"/>
              <w:bottom w:val="nil"/>
              <w:right w:val="nil"/>
            </w:tcBorders>
            <w:shd w:val="clear" w:color="auto" w:fill="auto"/>
            <w:noWrap/>
            <w:vAlign w:val="bottom"/>
            <w:hideMark/>
          </w:tcPr>
          <w:p w14:paraId="745B35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0.905</w:t>
            </w:r>
          </w:p>
        </w:tc>
        <w:tc>
          <w:tcPr>
            <w:tcW w:w="941" w:type="dxa"/>
            <w:tcBorders>
              <w:top w:val="nil"/>
              <w:left w:val="nil"/>
              <w:bottom w:val="nil"/>
              <w:right w:val="nil"/>
            </w:tcBorders>
            <w:shd w:val="clear" w:color="auto" w:fill="auto"/>
            <w:noWrap/>
            <w:vAlign w:val="bottom"/>
            <w:hideMark/>
          </w:tcPr>
          <w:p w14:paraId="6A199CA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7.409</w:t>
            </w:r>
          </w:p>
        </w:tc>
        <w:tc>
          <w:tcPr>
            <w:tcW w:w="908" w:type="dxa"/>
            <w:tcBorders>
              <w:top w:val="nil"/>
              <w:left w:val="nil"/>
              <w:bottom w:val="nil"/>
              <w:right w:val="nil"/>
            </w:tcBorders>
            <w:shd w:val="clear" w:color="auto" w:fill="auto"/>
            <w:noWrap/>
            <w:vAlign w:val="bottom"/>
            <w:hideMark/>
          </w:tcPr>
          <w:p w14:paraId="739C65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-1.815</w:t>
            </w:r>
          </w:p>
        </w:tc>
        <w:tc>
          <w:tcPr>
            <w:tcW w:w="939" w:type="dxa"/>
            <w:tcBorders>
              <w:top w:val="nil"/>
              <w:left w:val="nil"/>
              <w:bottom w:val="nil"/>
              <w:right w:val="nil"/>
            </w:tcBorders>
            <w:shd w:val="clear" w:color="auto" w:fill="auto"/>
            <w:noWrap/>
            <w:vAlign w:val="bottom"/>
            <w:hideMark/>
          </w:tcPr>
          <w:p w14:paraId="51EEB2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0.110</w:t>
            </w:r>
          </w:p>
        </w:tc>
        <w:tc>
          <w:tcPr>
            <w:tcW w:w="908" w:type="dxa"/>
            <w:tcBorders>
              <w:top w:val="nil"/>
              <w:left w:val="nil"/>
              <w:bottom w:val="nil"/>
              <w:right w:val="nil"/>
            </w:tcBorders>
            <w:shd w:val="clear" w:color="auto" w:fill="auto"/>
            <w:noWrap/>
            <w:vAlign w:val="bottom"/>
            <w:hideMark/>
          </w:tcPr>
          <w:p w14:paraId="4D3DBC74"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83327E6" w14:textId="77777777" w:rsidTr="001E2057">
        <w:trPr>
          <w:trHeight w:val="300"/>
        </w:trPr>
        <w:tc>
          <w:tcPr>
            <w:tcW w:w="3140" w:type="dxa"/>
            <w:tcBorders>
              <w:top w:val="nil"/>
              <w:left w:val="nil"/>
              <w:bottom w:val="nil"/>
              <w:right w:val="nil"/>
            </w:tcBorders>
            <w:shd w:val="clear" w:color="auto" w:fill="auto"/>
            <w:noWrap/>
            <w:vAlign w:val="center"/>
            <w:hideMark/>
          </w:tcPr>
          <w:p w14:paraId="712B8339" w14:textId="10E438D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2D5602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-0.891</w:t>
            </w:r>
          </w:p>
        </w:tc>
        <w:tc>
          <w:tcPr>
            <w:tcW w:w="1347" w:type="dxa"/>
            <w:tcBorders>
              <w:top w:val="nil"/>
              <w:left w:val="nil"/>
              <w:bottom w:val="nil"/>
              <w:right w:val="nil"/>
            </w:tcBorders>
            <w:shd w:val="clear" w:color="auto" w:fill="auto"/>
            <w:noWrap/>
            <w:vAlign w:val="bottom"/>
            <w:hideMark/>
          </w:tcPr>
          <w:p w14:paraId="57B6CEF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0.673</w:t>
            </w:r>
          </w:p>
        </w:tc>
        <w:tc>
          <w:tcPr>
            <w:tcW w:w="941" w:type="dxa"/>
            <w:tcBorders>
              <w:top w:val="nil"/>
              <w:left w:val="nil"/>
              <w:bottom w:val="nil"/>
              <w:right w:val="nil"/>
            </w:tcBorders>
            <w:shd w:val="clear" w:color="auto" w:fill="auto"/>
            <w:noWrap/>
            <w:vAlign w:val="bottom"/>
            <w:hideMark/>
          </w:tcPr>
          <w:p w14:paraId="1B2F89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6.502</w:t>
            </w:r>
          </w:p>
        </w:tc>
        <w:tc>
          <w:tcPr>
            <w:tcW w:w="908" w:type="dxa"/>
            <w:tcBorders>
              <w:top w:val="nil"/>
              <w:left w:val="nil"/>
              <w:bottom w:val="nil"/>
              <w:right w:val="nil"/>
            </w:tcBorders>
            <w:shd w:val="clear" w:color="auto" w:fill="auto"/>
            <w:noWrap/>
            <w:vAlign w:val="bottom"/>
            <w:hideMark/>
          </w:tcPr>
          <w:p w14:paraId="09AEE9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-1.323</w:t>
            </w:r>
          </w:p>
        </w:tc>
        <w:tc>
          <w:tcPr>
            <w:tcW w:w="939" w:type="dxa"/>
            <w:tcBorders>
              <w:top w:val="nil"/>
              <w:left w:val="nil"/>
              <w:bottom w:val="nil"/>
              <w:right w:val="nil"/>
            </w:tcBorders>
            <w:shd w:val="clear" w:color="auto" w:fill="auto"/>
            <w:noWrap/>
            <w:vAlign w:val="bottom"/>
            <w:hideMark/>
          </w:tcPr>
          <w:p w14:paraId="162D9A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0.230</w:t>
            </w:r>
          </w:p>
        </w:tc>
        <w:tc>
          <w:tcPr>
            <w:tcW w:w="908" w:type="dxa"/>
            <w:tcBorders>
              <w:top w:val="nil"/>
              <w:left w:val="nil"/>
              <w:bottom w:val="nil"/>
              <w:right w:val="nil"/>
            </w:tcBorders>
            <w:shd w:val="clear" w:color="auto" w:fill="auto"/>
            <w:noWrap/>
            <w:vAlign w:val="bottom"/>
            <w:hideMark/>
          </w:tcPr>
          <w:p w14:paraId="6E97FF89"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9502EF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D8E8995" w14:textId="5270B796" w:rsidR="00437363" w:rsidRPr="00437363" w:rsidRDefault="001E2057" w:rsidP="0043736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w:t>
            </w:r>
            <w:r w:rsidR="00437363" w:rsidRPr="00437363">
              <w:rPr>
                <w:rFonts w:ascii="Lucida Console" w:eastAsia="Times New Roman" w:hAnsi="Lucida Console" w:cs="Calibri"/>
                <w:color w:val="000000"/>
                <w:sz w:val="20"/>
                <w:szCs w:val="20"/>
              </w:rPr>
              <w:t>ear: 2018</w:t>
            </w:r>
          </w:p>
        </w:tc>
        <w:tc>
          <w:tcPr>
            <w:tcW w:w="1177" w:type="dxa"/>
            <w:tcBorders>
              <w:top w:val="nil"/>
              <w:left w:val="nil"/>
              <w:bottom w:val="single" w:sz="4" w:space="0" w:color="auto"/>
              <w:right w:val="nil"/>
            </w:tcBorders>
            <w:shd w:val="clear" w:color="auto" w:fill="auto"/>
            <w:noWrap/>
            <w:vAlign w:val="bottom"/>
            <w:hideMark/>
          </w:tcPr>
          <w:p w14:paraId="2040E99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1.276</w:t>
            </w:r>
          </w:p>
        </w:tc>
        <w:tc>
          <w:tcPr>
            <w:tcW w:w="1347" w:type="dxa"/>
            <w:tcBorders>
              <w:top w:val="nil"/>
              <w:left w:val="nil"/>
              <w:bottom w:val="single" w:sz="4" w:space="0" w:color="auto"/>
              <w:right w:val="nil"/>
            </w:tcBorders>
            <w:shd w:val="clear" w:color="auto" w:fill="auto"/>
            <w:noWrap/>
            <w:vAlign w:val="bottom"/>
            <w:hideMark/>
          </w:tcPr>
          <w:p w14:paraId="754E95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0.582</w:t>
            </w:r>
          </w:p>
        </w:tc>
        <w:tc>
          <w:tcPr>
            <w:tcW w:w="941" w:type="dxa"/>
            <w:tcBorders>
              <w:top w:val="nil"/>
              <w:left w:val="nil"/>
              <w:bottom w:val="single" w:sz="4" w:space="0" w:color="auto"/>
              <w:right w:val="nil"/>
            </w:tcBorders>
            <w:shd w:val="clear" w:color="auto" w:fill="auto"/>
            <w:noWrap/>
            <w:vAlign w:val="bottom"/>
            <w:hideMark/>
          </w:tcPr>
          <w:p w14:paraId="62DAB5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75.740</w:t>
            </w:r>
          </w:p>
        </w:tc>
        <w:tc>
          <w:tcPr>
            <w:tcW w:w="908" w:type="dxa"/>
            <w:tcBorders>
              <w:top w:val="nil"/>
              <w:left w:val="nil"/>
              <w:bottom w:val="single" w:sz="4" w:space="0" w:color="auto"/>
              <w:right w:val="nil"/>
            </w:tcBorders>
            <w:shd w:val="clear" w:color="auto" w:fill="auto"/>
            <w:noWrap/>
            <w:vAlign w:val="bottom"/>
            <w:hideMark/>
          </w:tcPr>
          <w:p w14:paraId="7B68911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2.193</w:t>
            </w:r>
          </w:p>
        </w:tc>
        <w:tc>
          <w:tcPr>
            <w:tcW w:w="939" w:type="dxa"/>
            <w:tcBorders>
              <w:top w:val="nil"/>
              <w:left w:val="nil"/>
              <w:bottom w:val="single" w:sz="4" w:space="0" w:color="auto"/>
              <w:right w:val="nil"/>
            </w:tcBorders>
            <w:shd w:val="clear" w:color="auto" w:fill="auto"/>
            <w:noWrap/>
            <w:vAlign w:val="bottom"/>
            <w:hideMark/>
          </w:tcPr>
          <w:p w14:paraId="75934A0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0.031</w:t>
            </w:r>
          </w:p>
        </w:tc>
        <w:tc>
          <w:tcPr>
            <w:tcW w:w="908" w:type="dxa"/>
            <w:tcBorders>
              <w:top w:val="nil"/>
              <w:left w:val="nil"/>
              <w:bottom w:val="single" w:sz="4" w:space="0" w:color="auto"/>
              <w:right w:val="nil"/>
            </w:tcBorders>
            <w:shd w:val="clear" w:color="auto" w:fill="auto"/>
            <w:noWrap/>
            <w:vAlign w:val="bottom"/>
            <w:hideMark/>
          </w:tcPr>
          <w:p w14:paraId="2E8C597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E0CE917" w14:textId="77777777" w:rsidTr="001E2057">
        <w:trPr>
          <w:trHeight w:val="300"/>
        </w:trPr>
        <w:tc>
          <w:tcPr>
            <w:tcW w:w="3140" w:type="dxa"/>
            <w:tcBorders>
              <w:top w:val="nil"/>
              <w:left w:val="nil"/>
              <w:bottom w:val="nil"/>
              <w:right w:val="nil"/>
            </w:tcBorders>
            <w:shd w:val="clear" w:color="auto" w:fill="auto"/>
            <w:noWrap/>
            <w:vAlign w:val="bottom"/>
            <w:hideMark/>
          </w:tcPr>
          <w:p w14:paraId="7426E803"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39FA7F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EFB5F5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3C8621D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00CD11A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562AA6E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D52D6F2"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733C98D0"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056F5C4" w14:textId="398F029F"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xml:space="preserve">Chlorophyll </w:t>
            </w:r>
            <w:r w:rsidR="001E2057" w:rsidRPr="00437363">
              <w:rPr>
                <w:rFonts w:ascii="Calibri" w:eastAsia="Times New Roman" w:hAnsi="Calibri" w:cs="Calibri"/>
                <w:color w:val="000000"/>
              </w:rPr>
              <w:t>fluorescence</w:t>
            </w:r>
            <w:r w:rsidR="001E2057">
              <w:rPr>
                <w:rFonts w:ascii="Calibri" w:eastAsia="Times New Roman" w:hAnsi="Calibri" w:cs="Calibri"/>
                <w:color w:val="000000"/>
              </w:rPr>
              <w:t xml:space="preserve"> in ug/L</w:t>
            </w:r>
          </w:p>
        </w:tc>
        <w:tc>
          <w:tcPr>
            <w:tcW w:w="1177" w:type="dxa"/>
            <w:tcBorders>
              <w:top w:val="single" w:sz="4" w:space="0" w:color="auto"/>
              <w:left w:val="nil"/>
              <w:bottom w:val="single" w:sz="4" w:space="0" w:color="auto"/>
              <w:right w:val="nil"/>
            </w:tcBorders>
            <w:shd w:val="clear" w:color="000000" w:fill="D9D9D9"/>
            <w:noWrap/>
            <w:vAlign w:val="bottom"/>
            <w:hideMark/>
          </w:tcPr>
          <w:p w14:paraId="631F34F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3F3F127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71B41DF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25EDA80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2953E99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334FF8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F17198C" w14:textId="77777777" w:rsidTr="001E2057">
        <w:trPr>
          <w:trHeight w:val="300"/>
        </w:trPr>
        <w:tc>
          <w:tcPr>
            <w:tcW w:w="3140" w:type="dxa"/>
            <w:tcBorders>
              <w:top w:val="nil"/>
              <w:left w:val="nil"/>
              <w:bottom w:val="nil"/>
              <w:right w:val="nil"/>
            </w:tcBorders>
            <w:shd w:val="clear" w:color="auto" w:fill="auto"/>
            <w:noWrap/>
            <w:vAlign w:val="center"/>
            <w:hideMark/>
          </w:tcPr>
          <w:p w14:paraId="76BF668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27CD831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122AE3C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1271C5C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nil"/>
              <w:right w:val="nil"/>
            </w:tcBorders>
            <w:shd w:val="clear" w:color="auto" w:fill="auto"/>
            <w:noWrap/>
            <w:vAlign w:val="bottom"/>
            <w:hideMark/>
          </w:tcPr>
          <w:p w14:paraId="31BE284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671B3D32"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nil"/>
              <w:right w:val="nil"/>
            </w:tcBorders>
            <w:shd w:val="clear" w:color="auto" w:fill="auto"/>
            <w:noWrap/>
            <w:vAlign w:val="bottom"/>
            <w:hideMark/>
          </w:tcPr>
          <w:p w14:paraId="1B07A379"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3765BEBF" w14:textId="77777777" w:rsidTr="001E2057">
        <w:trPr>
          <w:trHeight w:val="300"/>
        </w:trPr>
        <w:tc>
          <w:tcPr>
            <w:tcW w:w="3140" w:type="dxa"/>
            <w:tcBorders>
              <w:top w:val="nil"/>
              <w:left w:val="nil"/>
              <w:bottom w:val="nil"/>
              <w:right w:val="nil"/>
            </w:tcBorders>
            <w:shd w:val="clear" w:color="auto" w:fill="auto"/>
            <w:noWrap/>
            <w:vAlign w:val="center"/>
            <w:hideMark/>
          </w:tcPr>
          <w:p w14:paraId="043BD95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w:t>
            </w:r>
          </w:p>
        </w:tc>
        <w:tc>
          <w:tcPr>
            <w:tcW w:w="1177" w:type="dxa"/>
            <w:tcBorders>
              <w:top w:val="nil"/>
              <w:left w:val="nil"/>
              <w:bottom w:val="nil"/>
              <w:right w:val="nil"/>
            </w:tcBorders>
            <w:shd w:val="clear" w:color="auto" w:fill="auto"/>
            <w:noWrap/>
            <w:vAlign w:val="bottom"/>
            <w:hideMark/>
          </w:tcPr>
          <w:p w14:paraId="070EA5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1.577</w:t>
            </w:r>
          </w:p>
        </w:tc>
        <w:tc>
          <w:tcPr>
            <w:tcW w:w="1347" w:type="dxa"/>
            <w:tcBorders>
              <w:top w:val="nil"/>
              <w:left w:val="nil"/>
              <w:bottom w:val="nil"/>
              <w:right w:val="nil"/>
            </w:tcBorders>
            <w:shd w:val="clear" w:color="auto" w:fill="auto"/>
            <w:noWrap/>
            <w:vAlign w:val="bottom"/>
            <w:hideMark/>
          </w:tcPr>
          <w:p w14:paraId="57FF054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0.260</w:t>
            </w:r>
          </w:p>
        </w:tc>
        <w:tc>
          <w:tcPr>
            <w:tcW w:w="941" w:type="dxa"/>
            <w:tcBorders>
              <w:top w:val="nil"/>
              <w:left w:val="nil"/>
              <w:bottom w:val="nil"/>
              <w:right w:val="nil"/>
            </w:tcBorders>
            <w:shd w:val="clear" w:color="auto" w:fill="auto"/>
            <w:noWrap/>
            <w:vAlign w:val="bottom"/>
            <w:hideMark/>
          </w:tcPr>
          <w:p w14:paraId="6D7957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12.062</w:t>
            </w:r>
          </w:p>
        </w:tc>
        <w:tc>
          <w:tcPr>
            <w:tcW w:w="908" w:type="dxa"/>
            <w:tcBorders>
              <w:top w:val="nil"/>
              <w:left w:val="nil"/>
              <w:bottom w:val="nil"/>
              <w:right w:val="nil"/>
            </w:tcBorders>
            <w:shd w:val="clear" w:color="auto" w:fill="auto"/>
            <w:noWrap/>
            <w:vAlign w:val="bottom"/>
            <w:hideMark/>
          </w:tcPr>
          <w:p w14:paraId="632DB86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6.073</w:t>
            </w:r>
          </w:p>
        </w:tc>
        <w:tc>
          <w:tcPr>
            <w:tcW w:w="939" w:type="dxa"/>
            <w:tcBorders>
              <w:top w:val="nil"/>
              <w:left w:val="nil"/>
              <w:bottom w:val="nil"/>
              <w:right w:val="nil"/>
            </w:tcBorders>
            <w:shd w:val="clear" w:color="auto" w:fill="auto"/>
            <w:noWrap/>
            <w:vAlign w:val="bottom"/>
            <w:hideMark/>
          </w:tcPr>
          <w:p w14:paraId="6C07CA3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01E488E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22BDA90" w14:textId="77777777" w:rsidTr="001E2057">
        <w:trPr>
          <w:trHeight w:val="300"/>
        </w:trPr>
        <w:tc>
          <w:tcPr>
            <w:tcW w:w="3140" w:type="dxa"/>
            <w:tcBorders>
              <w:top w:val="nil"/>
              <w:left w:val="nil"/>
              <w:bottom w:val="nil"/>
              <w:right w:val="nil"/>
            </w:tcBorders>
            <w:shd w:val="clear" w:color="auto" w:fill="auto"/>
            <w:noWrap/>
            <w:vAlign w:val="center"/>
            <w:hideMark/>
          </w:tcPr>
          <w:p w14:paraId="55536647" w14:textId="38A57F2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7B8787C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1.475</w:t>
            </w:r>
          </w:p>
        </w:tc>
        <w:tc>
          <w:tcPr>
            <w:tcW w:w="1347" w:type="dxa"/>
            <w:tcBorders>
              <w:top w:val="nil"/>
              <w:left w:val="nil"/>
              <w:bottom w:val="nil"/>
              <w:right w:val="nil"/>
            </w:tcBorders>
            <w:shd w:val="clear" w:color="auto" w:fill="auto"/>
            <w:noWrap/>
            <w:vAlign w:val="bottom"/>
            <w:hideMark/>
          </w:tcPr>
          <w:p w14:paraId="1971FE1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452EB0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12.292</w:t>
            </w:r>
          </w:p>
        </w:tc>
        <w:tc>
          <w:tcPr>
            <w:tcW w:w="908" w:type="dxa"/>
            <w:tcBorders>
              <w:top w:val="nil"/>
              <w:left w:val="nil"/>
              <w:bottom w:val="nil"/>
              <w:right w:val="nil"/>
            </w:tcBorders>
            <w:shd w:val="clear" w:color="auto" w:fill="auto"/>
            <w:noWrap/>
            <w:vAlign w:val="bottom"/>
            <w:hideMark/>
          </w:tcPr>
          <w:p w14:paraId="2B3E6B4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3.462</w:t>
            </w:r>
          </w:p>
        </w:tc>
        <w:tc>
          <w:tcPr>
            <w:tcW w:w="939" w:type="dxa"/>
            <w:tcBorders>
              <w:top w:val="nil"/>
              <w:left w:val="nil"/>
              <w:bottom w:val="nil"/>
              <w:right w:val="nil"/>
            </w:tcBorders>
            <w:shd w:val="clear" w:color="auto" w:fill="auto"/>
            <w:noWrap/>
            <w:vAlign w:val="bottom"/>
            <w:hideMark/>
          </w:tcPr>
          <w:p w14:paraId="14A6FE0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0.005</w:t>
            </w:r>
          </w:p>
        </w:tc>
        <w:tc>
          <w:tcPr>
            <w:tcW w:w="908" w:type="dxa"/>
            <w:tcBorders>
              <w:top w:val="nil"/>
              <w:left w:val="nil"/>
              <w:bottom w:val="nil"/>
              <w:right w:val="nil"/>
            </w:tcBorders>
            <w:shd w:val="clear" w:color="auto" w:fill="auto"/>
            <w:noWrap/>
            <w:vAlign w:val="bottom"/>
            <w:hideMark/>
          </w:tcPr>
          <w:p w14:paraId="656C2D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C4892F0" w14:textId="77777777" w:rsidTr="001E2057">
        <w:trPr>
          <w:trHeight w:val="300"/>
        </w:trPr>
        <w:tc>
          <w:tcPr>
            <w:tcW w:w="3140" w:type="dxa"/>
            <w:tcBorders>
              <w:top w:val="nil"/>
              <w:left w:val="nil"/>
              <w:bottom w:val="nil"/>
              <w:right w:val="nil"/>
            </w:tcBorders>
            <w:shd w:val="clear" w:color="auto" w:fill="auto"/>
            <w:noWrap/>
            <w:vAlign w:val="center"/>
            <w:hideMark/>
          </w:tcPr>
          <w:p w14:paraId="676C6F85" w14:textId="3A08BE2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45FF3D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-0.381</w:t>
            </w:r>
          </w:p>
        </w:tc>
        <w:tc>
          <w:tcPr>
            <w:tcW w:w="1347" w:type="dxa"/>
            <w:tcBorders>
              <w:top w:val="nil"/>
              <w:left w:val="nil"/>
              <w:bottom w:val="nil"/>
              <w:right w:val="nil"/>
            </w:tcBorders>
            <w:shd w:val="clear" w:color="auto" w:fill="auto"/>
            <w:noWrap/>
            <w:vAlign w:val="bottom"/>
            <w:hideMark/>
          </w:tcPr>
          <w:p w14:paraId="6BF1BA7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338AF91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12.232</w:t>
            </w:r>
          </w:p>
        </w:tc>
        <w:tc>
          <w:tcPr>
            <w:tcW w:w="908" w:type="dxa"/>
            <w:tcBorders>
              <w:top w:val="nil"/>
              <w:left w:val="nil"/>
              <w:bottom w:val="nil"/>
              <w:right w:val="nil"/>
            </w:tcBorders>
            <w:shd w:val="clear" w:color="auto" w:fill="auto"/>
            <w:noWrap/>
            <w:vAlign w:val="bottom"/>
            <w:hideMark/>
          </w:tcPr>
          <w:p w14:paraId="7581BD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-0.894</w:t>
            </w:r>
          </w:p>
        </w:tc>
        <w:tc>
          <w:tcPr>
            <w:tcW w:w="939" w:type="dxa"/>
            <w:tcBorders>
              <w:top w:val="nil"/>
              <w:left w:val="nil"/>
              <w:bottom w:val="nil"/>
              <w:right w:val="nil"/>
            </w:tcBorders>
            <w:shd w:val="clear" w:color="auto" w:fill="auto"/>
            <w:noWrap/>
            <w:vAlign w:val="bottom"/>
            <w:hideMark/>
          </w:tcPr>
          <w:p w14:paraId="0D552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0.388</w:t>
            </w:r>
          </w:p>
        </w:tc>
        <w:tc>
          <w:tcPr>
            <w:tcW w:w="908" w:type="dxa"/>
            <w:tcBorders>
              <w:top w:val="nil"/>
              <w:left w:val="nil"/>
              <w:bottom w:val="nil"/>
              <w:right w:val="nil"/>
            </w:tcBorders>
            <w:shd w:val="clear" w:color="auto" w:fill="auto"/>
            <w:noWrap/>
            <w:vAlign w:val="bottom"/>
            <w:hideMark/>
          </w:tcPr>
          <w:p w14:paraId="17A55207"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6099B82"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4739C419" w14:textId="5311D707"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single" w:sz="4" w:space="0" w:color="auto"/>
              <w:right w:val="nil"/>
            </w:tcBorders>
            <w:shd w:val="clear" w:color="auto" w:fill="auto"/>
            <w:noWrap/>
            <w:vAlign w:val="bottom"/>
            <w:hideMark/>
          </w:tcPr>
          <w:p w14:paraId="0E24D4C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1347" w:type="dxa"/>
            <w:tcBorders>
              <w:top w:val="nil"/>
              <w:left w:val="nil"/>
              <w:bottom w:val="single" w:sz="4" w:space="0" w:color="auto"/>
              <w:right w:val="nil"/>
            </w:tcBorders>
            <w:shd w:val="clear" w:color="auto" w:fill="auto"/>
            <w:noWrap/>
            <w:vAlign w:val="bottom"/>
            <w:hideMark/>
          </w:tcPr>
          <w:p w14:paraId="36041DD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0.370</w:t>
            </w:r>
          </w:p>
        </w:tc>
        <w:tc>
          <w:tcPr>
            <w:tcW w:w="941" w:type="dxa"/>
            <w:tcBorders>
              <w:top w:val="nil"/>
              <w:left w:val="nil"/>
              <w:bottom w:val="single" w:sz="4" w:space="0" w:color="auto"/>
              <w:right w:val="nil"/>
            </w:tcBorders>
            <w:shd w:val="clear" w:color="auto" w:fill="auto"/>
            <w:noWrap/>
            <w:vAlign w:val="bottom"/>
            <w:hideMark/>
          </w:tcPr>
          <w:p w14:paraId="56F91CB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12.341</w:t>
            </w:r>
          </w:p>
        </w:tc>
        <w:tc>
          <w:tcPr>
            <w:tcW w:w="908" w:type="dxa"/>
            <w:tcBorders>
              <w:top w:val="nil"/>
              <w:left w:val="nil"/>
              <w:bottom w:val="single" w:sz="4" w:space="0" w:color="auto"/>
              <w:right w:val="nil"/>
            </w:tcBorders>
            <w:shd w:val="clear" w:color="auto" w:fill="auto"/>
            <w:noWrap/>
            <w:vAlign w:val="bottom"/>
            <w:hideMark/>
          </w:tcPr>
          <w:p w14:paraId="2DCE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-0.559</w:t>
            </w:r>
          </w:p>
        </w:tc>
        <w:tc>
          <w:tcPr>
            <w:tcW w:w="939" w:type="dxa"/>
            <w:tcBorders>
              <w:top w:val="nil"/>
              <w:left w:val="nil"/>
              <w:bottom w:val="single" w:sz="4" w:space="0" w:color="auto"/>
              <w:right w:val="nil"/>
            </w:tcBorders>
            <w:shd w:val="clear" w:color="auto" w:fill="auto"/>
            <w:noWrap/>
            <w:vAlign w:val="bottom"/>
            <w:hideMark/>
          </w:tcPr>
          <w:p w14:paraId="664AE51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0.586</w:t>
            </w:r>
          </w:p>
        </w:tc>
        <w:tc>
          <w:tcPr>
            <w:tcW w:w="908" w:type="dxa"/>
            <w:tcBorders>
              <w:top w:val="nil"/>
              <w:left w:val="nil"/>
              <w:bottom w:val="single" w:sz="4" w:space="0" w:color="auto"/>
              <w:right w:val="nil"/>
            </w:tcBorders>
            <w:shd w:val="clear" w:color="auto" w:fill="auto"/>
            <w:noWrap/>
            <w:vAlign w:val="bottom"/>
            <w:hideMark/>
          </w:tcPr>
          <w:p w14:paraId="62446CA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bl>
    <w:p w14:paraId="09533366" w14:textId="57E78ACC" w:rsidR="00437363" w:rsidRDefault="00437363" w:rsidP="00437363"/>
    <w:p w14:paraId="68C49D88" w14:textId="77777777" w:rsidR="00437363" w:rsidRPr="00437363" w:rsidRDefault="00437363" w:rsidP="00437363"/>
    <w:p w14:paraId="442850D4" w14:textId="77777777" w:rsidR="00B82835" w:rsidRDefault="003975AF" w:rsidP="00B82835">
      <w:pPr>
        <w:keepNext/>
      </w:pPr>
      <w:r>
        <w:rPr>
          <w:noProof/>
        </w:rPr>
        <w:lastRenderedPageBreak/>
        <w:drawing>
          <wp:inline distT="0" distB="0" distL="0" distR="0" wp14:anchorId="00D0DFB6" wp14:editId="01A9E308">
            <wp:extent cx="5943600" cy="4677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77410"/>
                    </a:xfrm>
                    <a:prstGeom prst="rect">
                      <a:avLst/>
                    </a:prstGeom>
                  </pic:spPr>
                </pic:pic>
              </a:graphicData>
            </a:graphic>
          </wp:inline>
        </w:drawing>
      </w:r>
    </w:p>
    <w:p w14:paraId="136A5617" w14:textId="65886EB8" w:rsidR="00BE5423" w:rsidRDefault="00B82835" w:rsidP="00B82835">
      <w:pPr>
        <w:pStyle w:val="Caption"/>
      </w:pPr>
      <w:r>
        <w:t xml:space="preserve">Figure </w:t>
      </w:r>
      <w:fldSimple w:instr=" SEQ Figure \* ARABIC ">
        <w:r w:rsidR="00EC6B9B">
          <w:rPr>
            <w:noProof/>
          </w:rPr>
          <w:t>9</w:t>
        </w:r>
      </w:fldSimple>
      <w:r>
        <w:t xml:space="preserve">. </w:t>
      </w:r>
      <w:r w:rsidR="00E62242">
        <w:t>Relative</w:t>
      </w:r>
      <w:r>
        <w:t xml:space="preserve"> composition of macroinvertebrate samples </w:t>
      </w:r>
      <w:r w:rsidR="00E62242">
        <w:t>separated</w:t>
      </w:r>
      <w:r>
        <w:t xml:space="preserve"> by gear type, site, and year.</w:t>
      </w:r>
    </w:p>
    <w:p w14:paraId="1C9235F0" w14:textId="77777777" w:rsidR="008825FD" w:rsidRDefault="008B037D" w:rsidP="008825FD">
      <w:pPr>
        <w:keepNext/>
      </w:pPr>
      <w:r>
        <w:rPr>
          <w:noProof/>
        </w:rPr>
        <w:lastRenderedPageBreak/>
        <w:drawing>
          <wp:inline distT="0" distB="0" distL="0" distR="0" wp14:anchorId="1088189B" wp14:editId="4A44EFA2">
            <wp:extent cx="7335338" cy="377190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41612" cy="3775126"/>
                    </a:xfrm>
                    <a:prstGeom prst="rect">
                      <a:avLst/>
                    </a:prstGeom>
                  </pic:spPr>
                </pic:pic>
              </a:graphicData>
            </a:graphic>
          </wp:inline>
        </w:drawing>
      </w:r>
    </w:p>
    <w:p w14:paraId="72EB857D" w14:textId="782F72EF" w:rsidR="008B037D" w:rsidRDefault="008825FD" w:rsidP="008825FD">
      <w:pPr>
        <w:pStyle w:val="Caption"/>
      </w:pPr>
      <w:r>
        <w:t xml:space="preserve">Figure </w:t>
      </w:r>
      <w:fldSimple w:instr=" SEQ Figure \* ARABIC ">
        <w:r w:rsidR="00EC6B9B">
          <w:rPr>
            <w:noProof/>
          </w:rPr>
          <w:t>10</w:t>
        </w:r>
      </w:fldSimple>
      <w:r>
        <w:t xml:space="preserve"> - Stacked bar plot of Zooplankton community composition.</w:t>
      </w:r>
    </w:p>
    <w:p w14:paraId="595FF836" w14:textId="77777777" w:rsidR="008825FD" w:rsidRPr="008825FD" w:rsidRDefault="008825FD" w:rsidP="008825FD"/>
    <w:p w14:paraId="7CA819B9" w14:textId="77777777" w:rsidR="001E4B5E" w:rsidRDefault="001E4B5E" w:rsidP="001E4B5E">
      <w:pPr>
        <w:keepNext/>
      </w:pPr>
      <w:r w:rsidRPr="00C36E09">
        <w:rPr>
          <w:noProof/>
        </w:rPr>
        <w:lastRenderedPageBreak/>
        <w:drawing>
          <wp:inline distT="0" distB="0" distL="0" distR="0" wp14:anchorId="2452F4F7" wp14:editId="1D8C689F">
            <wp:extent cx="6753225" cy="362469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r="21474" b="25326"/>
                    <a:stretch/>
                  </pic:blipFill>
                  <pic:spPr bwMode="auto">
                    <a:xfrm>
                      <a:off x="0" y="0"/>
                      <a:ext cx="6756638" cy="3626522"/>
                    </a:xfrm>
                    <a:prstGeom prst="rect">
                      <a:avLst/>
                    </a:prstGeom>
                    <a:noFill/>
                    <a:ln>
                      <a:noFill/>
                    </a:ln>
                    <a:extLst>
                      <a:ext uri="{53640926-AAD7-44D8-BBD7-CCE9431645EC}">
                        <a14:shadowObscured xmlns:a14="http://schemas.microsoft.com/office/drawing/2010/main"/>
                      </a:ext>
                    </a:extLst>
                  </pic:spPr>
                </pic:pic>
              </a:graphicData>
            </a:graphic>
          </wp:inline>
        </w:drawing>
      </w:r>
    </w:p>
    <w:p w14:paraId="57EFC485" w14:textId="0F411AB9" w:rsidR="001E4B5E" w:rsidRDefault="001E4B5E" w:rsidP="001E4B5E">
      <w:pPr>
        <w:pStyle w:val="Caption"/>
      </w:pPr>
      <w:r>
        <w:t xml:space="preserve">Figure </w:t>
      </w:r>
      <w:fldSimple w:instr=" SEQ Figure \* ARABIC ">
        <w:r w:rsidR="00EC6B9B">
          <w:rPr>
            <w:noProof/>
          </w:rPr>
          <w:t>11</w:t>
        </w:r>
      </w:fldSimple>
      <w:r>
        <w:t xml:space="preserve"> - stacked bar plot of phytoplankton community composition, separated by year and site.</w:t>
      </w:r>
    </w:p>
    <w:p w14:paraId="067975C7" w14:textId="77777777" w:rsidR="001E4B5E" w:rsidRPr="001E4B5E" w:rsidRDefault="001E4B5E" w:rsidP="001E4B5E"/>
    <w:p w14:paraId="3641A935" w14:textId="2A9BACD1" w:rsidR="00835089" w:rsidRDefault="00835089" w:rsidP="00835089">
      <w:pPr>
        <w:pStyle w:val="Caption"/>
        <w:keepNext/>
      </w:pPr>
      <w:r>
        <w:t xml:space="preserve">Table </w:t>
      </w:r>
      <w:fldSimple w:instr=" SEQ Table \* ARABIC ">
        <w:r w:rsidR="00CF6AD6">
          <w:rPr>
            <w:noProof/>
          </w:rPr>
          <w:t>7</w:t>
        </w:r>
      </w:fldSimple>
      <w:r>
        <w:t xml:space="preserve"> - Multilevel patter</w:t>
      </w:r>
      <w:r w:rsidR="00383111">
        <w:t>n</w:t>
      </w:r>
      <w:r>
        <w:t xml:space="preserve"> analysis</w:t>
      </w:r>
    </w:p>
    <w:tbl>
      <w:tblPr>
        <w:tblW w:w="5923" w:type="dxa"/>
        <w:tblLook w:val="04A0" w:firstRow="1" w:lastRow="0" w:firstColumn="1" w:lastColumn="0" w:noHBand="0" w:noVBand="1"/>
      </w:tblPr>
      <w:tblGrid>
        <w:gridCol w:w="3043"/>
        <w:gridCol w:w="960"/>
        <w:gridCol w:w="960"/>
        <w:gridCol w:w="960"/>
      </w:tblGrid>
      <w:tr w:rsidR="00835089" w:rsidRPr="00835089" w14:paraId="710188B7" w14:textId="77777777" w:rsidTr="00835089">
        <w:trPr>
          <w:trHeight w:val="288"/>
        </w:trPr>
        <w:tc>
          <w:tcPr>
            <w:tcW w:w="3043" w:type="dxa"/>
            <w:tcBorders>
              <w:top w:val="single" w:sz="4" w:space="0" w:color="auto"/>
              <w:left w:val="nil"/>
              <w:bottom w:val="nil"/>
              <w:right w:val="nil"/>
            </w:tcBorders>
            <w:shd w:val="clear" w:color="000000" w:fill="E7E6E6"/>
            <w:noWrap/>
            <w:vAlign w:val="bottom"/>
            <w:hideMark/>
          </w:tcPr>
          <w:p w14:paraId="7FC849FB" w14:textId="77777777" w:rsidR="00835089" w:rsidRPr="00835089" w:rsidRDefault="00835089" w:rsidP="00835089">
            <w:pPr>
              <w:spacing w:after="0" w:line="240" w:lineRule="auto"/>
              <w:rPr>
                <w:rFonts w:ascii="Calibri" w:eastAsia="Times New Roman" w:hAnsi="Calibri" w:cs="Calibri"/>
                <w:color w:val="000000"/>
              </w:rPr>
            </w:pPr>
            <w:bookmarkStart w:id="35" w:name="_Toc536509181"/>
            <w:r w:rsidRPr="00835089">
              <w:rPr>
                <w:rFonts w:ascii="Calibri" w:eastAsia="Times New Roman" w:hAnsi="Calibri" w:cs="Calibri"/>
                <w:color w:val="000000"/>
              </w:rPr>
              <w:t>Diked Wetlands</w:t>
            </w:r>
          </w:p>
        </w:tc>
        <w:tc>
          <w:tcPr>
            <w:tcW w:w="960" w:type="dxa"/>
            <w:tcBorders>
              <w:top w:val="single" w:sz="4" w:space="0" w:color="auto"/>
              <w:left w:val="nil"/>
              <w:bottom w:val="nil"/>
              <w:right w:val="nil"/>
            </w:tcBorders>
            <w:shd w:val="clear" w:color="000000" w:fill="E7E6E6"/>
            <w:noWrap/>
            <w:vAlign w:val="bottom"/>
            <w:hideMark/>
          </w:tcPr>
          <w:p w14:paraId="41CB0CB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25B4472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101AD8F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3A79DAF6" w14:textId="77777777" w:rsidTr="00835089">
        <w:trPr>
          <w:trHeight w:val="288"/>
        </w:trPr>
        <w:tc>
          <w:tcPr>
            <w:tcW w:w="3043" w:type="dxa"/>
            <w:tcBorders>
              <w:top w:val="single" w:sz="4" w:space="0" w:color="auto"/>
              <w:left w:val="nil"/>
              <w:bottom w:val="single" w:sz="4" w:space="0" w:color="auto"/>
              <w:right w:val="nil"/>
            </w:tcBorders>
            <w:shd w:val="clear" w:color="auto" w:fill="auto"/>
            <w:noWrap/>
            <w:vAlign w:val="bottom"/>
            <w:hideMark/>
          </w:tcPr>
          <w:p w14:paraId="62E6B549"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7C5A56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single" w:sz="4" w:space="0" w:color="auto"/>
              <w:left w:val="nil"/>
              <w:bottom w:val="single" w:sz="4" w:space="0" w:color="auto"/>
              <w:right w:val="nil"/>
            </w:tcBorders>
            <w:shd w:val="clear" w:color="auto" w:fill="auto"/>
            <w:noWrap/>
            <w:vAlign w:val="bottom"/>
            <w:hideMark/>
          </w:tcPr>
          <w:p w14:paraId="04686D18"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52DD60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50AE3EB5" w14:textId="77777777" w:rsidTr="00835089">
        <w:trPr>
          <w:trHeight w:val="288"/>
        </w:trPr>
        <w:tc>
          <w:tcPr>
            <w:tcW w:w="3043" w:type="dxa"/>
            <w:tcBorders>
              <w:top w:val="nil"/>
              <w:left w:val="nil"/>
              <w:bottom w:val="nil"/>
              <w:right w:val="nil"/>
            </w:tcBorders>
            <w:shd w:val="clear" w:color="auto" w:fill="auto"/>
            <w:noWrap/>
            <w:vAlign w:val="center"/>
            <w:hideMark/>
          </w:tcPr>
          <w:p w14:paraId="6FD1DD37" w14:textId="77777777"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Eogammarus</w:t>
            </w:r>
          </w:p>
        </w:tc>
        <w:tc>
          <w:tcPr>
            <w:tcW w:w="960" w:type="dxa"/>
            <w:tcBorders>
              <w:top w:val="nil"/>
              <w:left w:val="nil"/>
              <w:bottom w:val="nil"/>
              <w:right w:val="nil"/>
            </w:tcBorders>
            <w:shd w:val="clear" w:color="auto" w:fill="auto"/>
            <w:noWrap/>
            <w:vAlign w:val="bottom"/>
            <w:hideMark/>
          </w:tcPr>
          <w:p w14:paraId="61207C9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0.361</w:t>
            </w:r>
          </w:p>
        </w:tc>
        <w:tc>
          <w:tcPr>
            <w:tcW w:w="960" w:type="dxa"/>
            <w:tcBorders>
              <w:top w:val="nil"/>
              <w:left w:val="nil"/>
              <w:bottom w:val="nil"/>
              <w:right w:val="nil"/>
            </w:tcBorders>
            <w:shd w:val="clear" w:color="auto" w:fill="auto"/>
            <w:noWrap/>
            <w:vAlign w:val="bottom"/>
            <w:hideMark/>
          </w:tcPr>
          <w:p w14:paraId="36599A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67AD0F0"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0DB3956" w14:textId="77777777" w:rsidTr="00835089">
        <w:trPr>
          <w:trHeight w:val="288"/>
        </w:trPr>
        <w:tc>
          <w:tcPr>
            <w:tcW w:w="3043" w:type="dxa"/>
            <w:tcBorders>
              <w:top w:val="nil"/>
              <w:left w:val="nil"/>
              <w:bottom w:val="nil"/>
              <w:right w:val="nil"/>
            </w:tcBorders>
            <w:shd w:val="clear" w:color="auto" w:fill="auto"/>
            <w:noWrap/>
            <w:vAlign w:val="center"/>
            <w:hideMark/>
          </w:tcPr>
          <w:p w14:paraId="47A89672"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Dytiscidae</w:t>
            </w:r>
          </w:p>
        </w:tc>
        <w:tc>
          <w:tcPr>
            <w:tcW w:w="960" w:type="dxa"/>
            <w:tcBorders>
              <w:top w:val="nil"/>
              <w:left w:val="nil"/>
              <w:bottom w:val="nil"/>
              <w:right w:val="nil"/>
            </w:tcBorders>
            <w:shd w:val="clear" w:color="auto" w:fill="auto"/>
            <w:noWrap/>
            <w:vAlign w:val="bottom"/>
            <w:hideMark/>
          </w:tcPr>
          <w:p w14:paraId="29A0747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0.306</w:t>
            </w:r>
          </w:p>
        </w:tc>
        <w:tc>
          <w:tcPr>
            <w:tcW w:w="960" w:type="dxa"/>
            <w:tcBorders>
              <w:top w:val="nil"/>
              <w:left w:val="nil"/>
              <w:bottom w:val="nil"/>
              <w:right w:val="nil"/>
            </w:tcBorders>
            <w:shd w:val="clear" w:color="auto" w:fill="auto"/>
            <w:noWrap/>
            <w:vAlign w:val="bottom"/>
            <w:hideMark/>
          </w:tcPr>
          <w:p w14:paraId="0BA01BE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85A076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58D7EE4" w14:textId="77777777" w:rsidTr="00835089">
        <w:trPr>
          <w:trHeight w:val="288"/>
        </w:trPr>
        <w:tc>
          <w:tcPr>
            <w:tcW w:w="3043" w:type="dxa"/>
            <w:tcBorders>
              <w:top w:val="nil"/>
              <w:left w:val="nil"/>
              <w:bottom w:val="nil"/>
              <w:right w:val="nil"/>
            </w:tcBorders>
            <w:shd w:val="clear" w:color="auto" w:fill="auto"/>
            <w:noWrap/>
            <w:vAlign w:val="center"/>
            <w:hideMark/>
          </w:tcPr>
          <w:p w14:paraId="05336B3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Mosquitofish</w:t>
            </w:r>
          </w:p>
        </w:tc>
        <w:tc>
          <w:tcPr>
            <w:tcW w:w="960" w:type="dxa"/>
            <w:tcBorders>
              <w:top w:val="nil"/>
              <w:left w:val="nil"/>
              <w:bottom w:val="nil"/>
              <w:right w:val="nil"/>
            </w:tcBorders>
            <w:shd w:val="clear" w:color="auto" w:fill="auto"/>
            <w:noWrap/>
            <w:vAlign w:val="bottom"/>
            <w:hideMark/>
          </w:tcPr>
          <w:p w14:paraId="20A3ED3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4BCF92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5310B5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E902CC4" w14:textId="77777777" w:rsidTr="00835089">
        <w:trPr>
          <w:trHeight w:val="288"/>
        </w:trPr>
        <w:tc>
          <w:tcPr>
            <w:tcW w:w="3043" w:type="dxa"/>
            <w:tcBorders>
              <w:top w:val="nil"/>
              <w:left w:val="nil"/>
              <w:bottom w:val="nil"/>
              <w:right w:val="nil"/>
            </w:tcBorders>
            <w:shd w:val="clear" w:color="auto" w:fill="auto"/>
            <w:noWrap/>
            <w:vAlign w:val="center"/>
            <w:hideMark/>
          </w:tcPr>
          <w:p w14:paraId="5049F32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Hydrophilidae</w:t>
            </w:r>
          </w:p>
        </w:tc>
        <w:tc>
          <w:tcPr>
            <w:tcW w:w="960" w:type="dxa"/>
            <w:tcBorders>
              <w:top w:val="nil"/>
              <w:left w:val="nil"/>
              <w:bottom w:val="nil"/>
              <w:right w:val="nil"/>
            </w:tcBorders>
            <w:shd w:val="clear" w:color="auto" w:fill="auto"/>
            <w:noWrap/>
            <w:vAlign w:val="bottom"/>
            <w:hideMark/>
          </w:tcPr>
          <w:p w14:paraId="40010E0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038428F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0246054"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1575CA" w14:textId="77777777" w:rsidTr="00835089">
        <w:trPr>
          <w:trHeight w:val="288"/>
        </w:trPr>
        <w:tc>
          <w:tcPr>
            <w:tcW w:w="3043" w:type="dxa"/>
            <w:tcBorders>
              <w:top w:val="nil"/>
              <w:left w:val="nil"/>
              <w:bottom w:val="nil"/>
              <w:right w:val="nil"/>
            </w:tcBorders>
            <w:shd w:val="clear" w:color="auto" w:fill="auto"/>
            <w:noWrap/>
            <w:vAlign w:val="center"/>
            <w:hideMark/>
          </w:tcPr>
          <w:p w14:paraId="4C122229"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Corixidae</w:t>
            </w:r>
          </w:p>
        </w:tc>
        <w:tc>
          <w:tcPr>
            <w:tcW w:w="960" w:type="dxa"/>
            <w:tcBorders>
              <w:top w:val="nil"/>
              <w:left w:val="nil"/>
              <w:bottom w:val="nil"/>
              <w:right w:val="nil"/>
            </w:tcBorders>
            <w:shd w:val="clear" w:color="auto" w:fill="auto"/>
            <w:noWrap/>
            <w:vAlign w:val="bottom"/>
            <w:hideMark/>
          </w:tcPr>
          <w:p w14:paraId="6EB5679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4055444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229725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C132F40" w14:textId="77777777" w:rsidTr="00835089">
        <w:trPr>
          <w:trHeight w:val="288"/>
        </w:trPr>
        <w:tc>
          <w:tcPr>
            <w:tcW w:w="3043" w:type="dxa"/>
            <w:tcBorders>
              <w:top w:val="nil"/>
              <w:left w:val="nil"/>
              <w:bottom w:val="nil"/>
              <w:right w:val="nil"/>
            </w:tcBorders>
            <w:shd w:val="clear" w:color="auto" w:fill="auto"/>
            <w:noWrap/>
            <w:vAlign w:val="center"/>
            <w:hideMark/>
          </w:tcPr>
          <w:p w14:paraId="7589DB54"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Threespine</w:t>
            </w:r>
            <w:proofErr w:type="spellEnd"/>
            <w:r w:rsidRPr="00835089">
              <w:rPr>
                <w:rFonts w:ascii="Lucida Console" w:eastAsia="Times New Roman" w:hAnsi="Lucida Console" w:cs="Calibri"/>
                <w:color w:val="000000"/>
                <w:sz w:val="20"/>
                <w:szCs w:val="20"/>
              </w:rPr>
              <w:t xml:space="preserve"> Stickleback</w:t>
            </w:r>
          </w:p>
        </w:tc>
        <w:tc>
          <w:tcPr>
            <w:tcW w:w="960" w:type="dxa"/>
            <w:tcBorders>
              <w:top w:val="nil"/>
              <w:left w:val="nil"/>
              <w:bottom w:val="nil"/>
              <w:right w:val="nil"/>
            </w:tcBorders>
            <w:shd w:val="clear" w:color="auto" w:fill="auto"/>
            <w:noWrap/>
            <w:vAlign w:val="bottom"/>
            <w:hideMark/>
          </w:tcPr>
          <w:p w14:paraId="44B01C8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0.244</w:t>
            </w:r>
          </w:p>
        </w:tc>
        <w:tc>
          <w:tcPr>
            <w:tcW w:w="960" w:type="dxa"/>
            <w:tcBorders>
              <w:top w:val="nil"/>
              <w:left w:val="nil"/>
              <w:bottom w:val="nil"/>
              <w:right w:val="nil"/>
            </w:tcBorders>
            <w:shd w:val="clear" w:color="auto" w:fill="auto"/>
            <w:noWrap/>
            <w:vAlign w:val="bottom"/>
            <w:hideMark/>
          </w:tcPr>
          <w:p w14:paraId="334245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06E21C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0FB5402" w14:textId="77777777" w:rsidTr="00835089">
        <w:trPr>
          <w:trHeight w:val="288"/>
        </w:trPr>
        <w:tc>
          <w:tcPr>
            <w:tcW w:w="3043" w:type="dxa"/>
            <w:tcBorders>
              <w:top w:val="nil"/>
              <w:left w:val="nil"/>
              <w:bottom w:val="nil"/>
              <w:right w:val="nil"/>
            </w:tcBorders>
            <w:shd w:val="clear" w:color="auto" w:fill="auto"/>
            <w:noWrap/>
            <w:vAlign w:val="center"/>
            <w:hideMark/>
          </w:tcPr>
          <w:p w14:paraId="3708A788"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Crayfish</w:t>
            </w:r>
          </w:p>
        </w:tc>
        <w:tc>
          <w:tcPr>
            <w:tcW w:w="960" w:type="dxa"/>
            <w:tcBorders>
              <w:top w:val="nil"/>
              <w:left w:val="nil"/>
              <w:bottom w:val="nil"/>
              <w:right w:val="nil"/>
            </w:tcBorders>
            <w:shd w:val="clear" w:color="auto" w:fill="auto"/>
            <w:noWrap/>
            <w:vAlign w:val="bottom"/>
            <w:hideMark/>
          </w:tcPr>
          <w:p w14:paraId="620FDAD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0.233</w:t>
            </w:r>
          </w:p>
        </w:tc>
        <w:tc>
          <w:tcPr>
            <w:tcW w:w="960" w:type="dxa"/>
            <w:tcBorders>
              <w:top w:val="nil"/>
              <w:left w:val="nil"/>
              <w:bottom w:val="nil"/>
              <w:right w:val="nil"/>
            </w:tcBorders>
            <w:shd w:val="clear" w:color="auto" w:fill="auto"/>
            <w:noWrap/>
            <w:vAlign w:val="bottom"/>
            <w:hideMark/>
          </w:tcPr>
          <w:p w14:paraId="154BE43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B7EF7F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A102DF" w14:textId="77777777" w:rsidTr="00835089">
        <w:trPr>
          <w:trHeight w:val="288"/>
        </w:trPr>
        <w:tc>
          <w:tcPr>
            <w:tcW w:w="3043" w:type="dxa"/>
            <w:tcBorders>
              <w:top w:val="nil"/>
              <w:left w:val="nil"/>
              <w:bottom w:val="nil"/>
              <w:right w:val="nil"/>
            </w:tcBorders>
            <w:shd w:val="clear" w:color="auto" w:fill="auto"/>
            <w:noWrap/>
            <w:vAlign w:val="center"/>
            <w:hideMark/>
          </w:tcPr>
          <w:p w14:paraId="74D2C10B"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Prickly Sculpin</w:t>
            </w:r>
          </w:p>
        </w:tc>
        <w:tc>
          <w:tcPr>
            <w:tcW w:w="960" w:type="dxa"/>
            <w:tcBorders>
              <w:top w:val="nil"/>
              <w:left w:val="nil"/>
              <w:bottom w:val="nil"/>
              <w:right w:val="nil"/>
            </w:tcBorders>
            <w:shd w:val="clear" w:color="auto" w:fill="auto"/>
            <w:noWrap/>
            <w:vAlign w:val="bottom"/>
            <w:hideMark/>
          </w:tcPr>
          <w:p w14:paraId="5444A7A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0.226</w:t>
            </w:r>
          </w:p>
        </w:tc>
        <w:tc>
          <w:tcPr>
            <w:tcW w:w="960" w:type="dxa"/>
            <w:tcBorders>
              <w:top w:val="nil"/>
              <w:left w:val="nil"/>
              <w:bottom w:val="nil"/>
              <w:right w:val="nil"/>
            </w:tcBorders>
            <w:shd w:val="clear" w:color="auto" w:fill="auto"/>
            <w:noWrap/>
            <w:vAlign w:val="bottom"/>
            <w:hideMark/>
          </w:tcPr>
          <w:p w14:paraId="68DF7CD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0C61F0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142A690" w14:textId="77777777" w:rsidTr="00835089">
        <w:trPr>
          <w:trHeight w:val="288"/>
        </w:trPr>
        <w:tc>
          <w:tcPr>
            <w:tcW w:w="3043" w:type="dxa"/>
            <w:tcBorders>
              <w:top w:val="nil"/>
              <w:left w:val="nil"/>
              <w:bottom w:val="nil"/>
              <w:right w:val="nil"/>
            </w:tcBorders>
            <w:shd w:val="clear" w:color="auto" w:fill="auto"/>
            <w:noWrap/>
            <w:vAlign w:val="center"/>
            <w:hideMark/>
          </w:tcPr>
          <w:p w14:paraId="5AF7E8BF"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Americorophium</w:t>
            </w:r>
            <w:proofErr w:type="spellEnd"/>
            <w:r w:rsidRPr="00835089">
              <w:rPr>
                <w:rFonts w:ascii="Lucida Console" w:eastAsia="Times New Roman" w:hAnsi="Lucida Console" w:cs="Calibri"/>
                <w:color w:val="000000"/>
                <w:sz w:val="20"/>
                <w:szCs w:val="20"/>
              </w:rPr>
              <w:t xml:space="preserve"> </w:t>
            </w:r>
            <w:proofErr w:type="spellStart"/>
            <w:r w:rsidRPr="00835089">
              <w:rPr>
                <w:rFonts w:ascii="Lucida Console" w:eastAsia="Times New Roman" w:hAnsi="Lucida Console" w:cs="Calibri"/>
                <w:color w:val="000000"/>
                <w:sz w:val="20"/>
                <w:szCs w:val="20"/>
              </w:rPr>
              <w:t>spinicorne</w:t>
            </w:r>
            <w:proofErr w:type="spellEnd"/>
          </w:p>
        </w:tc>
        <w:tc>
          <w:tcPr>
            <w:tcW w:w="960" w:type="dxa"/>
            <w:tcBorders>
              <w:top w:val="nil"/>
              <w:left w:val="nil"/>
              <w:bottom w:val="nil"/>
              <w:right w:val="nil"/>
            </w:tcBorders>
            <w:shd w:val="clear" w:color="auto" w:fill="auto"/>
            <w:noWrap/>
            <w:vAlign w:val="bottom"/>
            <w:hideMark/>
          </w:tcPr>
          <w:p w14:paraId="73A8C90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0.218</w:t>
            </w:r>
          </w:p>
        </w:tc>
        <w:tc>
          <w:tcPr>
            <w:tcW w:w="960" w:type="dxa"/>
            <w:tcBorders>
              <w:top w:val="nil"/>
              <w:left w:val="nil"/>
              <w:bottom w:val="nil"/>
              <w:right w:val="nil"/>
            </w:tcBorders>
            <w:shd w:val="clear" w:color="auto" w:fill="auto"/>
            <w:noWrap/>
            <w:vAlign w:val="bottom"/>
            <w:hideMark/>
          </w:tcPr>
          <w:p w14:paraId="2D3492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4DD1A3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461530" w14:textId="77777777" w:rsidTr="00835089">
        <w:trPr>
          <w:trHeight w:val="288"/>
        </w:trPr>
        <w:tc>
          <w:tcPr>
            <w:tcW w:w="3043" w:type="dxa"/>
            <w:tcBorders>
              <w:top w:val="nil"/>
              <w:left w:val="nil"/>
              <w:bottom w:val="nil"/>
              <w:right w:val="nil"/>
            </w:tcBorders>
            <w:shd w:val="clear" w:color="auto" w:fill="auto"/>
            <w:noWrap/>
            <w:vAlign w:val="center"/>
            <w:hideMark/>
          </w:tcPr>
          <w:p w14:paraId="34FCB735"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Notonectidae</w:t>
            </w:r>
            <w:proofErr w:type="spellEnd"/>
          </w:p>
        </w:tc>
        <w:tc>
          <w:tcPr>
            <w:tcW w:w="960" w:type="dxa"/>
            <w:tcBorders>
              <w:top w:val="nil"/>
              <w:left w:val="nil"/>
              <w:bottom w:val="nil"/>
              <w:right w:val="nil"/>
            </w:tcBorders>
            <w:shd w:val="clear" w:color="auto" w:fill="auto"/>
            <w:noWrap/>
            <w:vAlign w:val="bottom"/>
            <w:hideMark/>
          </w:tcPr>
          <w:p w14:paraId="5E0D3E6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0.195</w:t>
            </w:r>
          </w:p>
        </w:tc>
        <w:tc>
          <w:tcPr>
            <w:tcW w:w="960" w:type="dxa"/>
            <w:tcBorders>
              <w:top w:val="nil"/>
              <w:left w:val="nil"/>
              <w:bottom w:val="nil"/>
              <w:right w:val="nil"/>
            </w:tcBorders>
            <w:shd w:val="clear" w:color="auto" w:fill="auto"/>
            <w:noWrap/>
            <w:vAlign w:val="bottom"/>
            <w:hideMark/>
          </w:tcPr>
          <w:p w14:paraId="3D1EC5B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6093B2F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02B6D1D" w14:textId="77777777" w:rsidTr="00835089">
        <w:trPr>
          <w:trHeight w:val="288"/>
        </w:trPr>
        <w:tc>
          <w:tcPr>
            <w:tcW w:w="3043" w:type="dxa"/>
            <w:tcBorders>
              <w:top w:val="nil"/>
              <w:left w:val="nil"/>
              <w:bottom w:val="nil"/>
              <w:right w:val="nil"/>
            </w:tcBorders>
            <w:shd w:val="clear" w:color="auto" w:fill="auto"/>
            <w:noWrap/>
            <w:vAlign w:val="center"/>
            <w:hideMark/>
          </w:tcPr>
          <w:p w14:paraId="7BD0896D"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Hydrobiidae</w:t>
            </w:r>
          </w:p>
        </w:tc>
        <w:tc>
          <w:tcPr>
            <w:tcW w:w="960" w:type="dxa"/>
            <w:tcBorders>
              <w:top w:val="nil"/>
              <w:left w:val="nil"/>
              <w:bottom w:val="nil"/>
              <w:right w:val="nil"/>
            </w:tcBorders>
            <w:shd w:val="clear" w:color="auto" w:fill="auto"/>
            <w:noWrap/>
            <w:vAlign w:val="bottom"/>
            <w:hideMark/>
          </w:tcPr>
          <w:p w14:paraId="0A35030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0.159</w:t>
            </w:r>
          </w:p>
        </w:tc>
        <w:tc>
          <w:tcPr>
            <w:tcW w:w="960" w:type="dxa"/>
            <w:tcBorders>
              <w:top w:val="nil"/>
              <w:left w:val="nil"/>
              <w:bottom w:val="nil"/>
              <w:right w:val="nil"/>
            </w:tcBorders>
            <w:shd w:val="clear" w:color="auto" w:fill="auto"/>
            <w:noWrap/>
            <w:vAlign w:val="bottom"/>
            <w:hideMark/>
          </w:tcPr>
          <w:p w14:paraId="2EC2C5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0117913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8D44AA3" w14:textId="77777777" w:rsidTr="00835089">
        <w:trPr>
          <w:trHeight w:val="288"/>
        </w:trPr>
        <w:tc>
          <w:tcPr>
            <w:tcW w:w="3043" w:type="dxa"/>
            <w:tcBorders>
              <w:top w:val="nil"/>
              <w:left w:val="nil"/>
              <w:bottom w:val="nil"/>
              <w:right w:val="nil"/>
            </w:tcBorders>
            <w:shd w:val="clear" w:color="auto" w:fill="auto"/>
            <w:noWrap/>
            <w:vAlign w:val="center"/>
            <w:hideMark/>
          </w:tcPr>
          <w:p w14:paraId="1D059B80"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Hydroscaphidae</w:t>
            </w:r>
            <w:proofErr w:type="spellEnd"/>
          </w:p>
        </w:tc>
        <w:tc>
          <w:tcPr>
            <w:tcW w:w="960" w:type="dxa"/>
            <w:tcBorders>
              <w:top w:val="nil"/>
              <w:left w:val="nil"/>
              <w:bottom w:val="nil"/>
              <w:right w:val="nil"/>
            </w:tcBorders>
            <w:shd w:val="clear" w:color="auto" w:fill="auto"/>
            <w:noWrap/>
            <w:vAlign w:val="bottom"/>
            <w:hideMark/>
          </w:tcPr>
          <w:p w14:paraId="7B2B31A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0.152</w:t>
            </w:r>
          </w:p>
        </w:tc>
        <w:tc>
          <w:tcPr>
            <w:tcW w:w="960" w:type="dxa"/>
            <w:tcBorders>
              <w:top w:val="nil"/>
              <w:left w:val="nil"/>
              <w:bottom w:val="nil"/>
              <w:right w:val="nil"/>
            </w:tcBorders>
            <w:shd w:val="clear" w:color="auto" w:fill="auto"/>
            <w:noWrap/>
            <w:vAlign w:val="bottom"/>
            <w:hideMark/>
          </w:tcPr>
          <w:p w14:paraId="431DF3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6F05B3E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07EB09"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13402A4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Hemiptera Other</w:t>
            </w:r>
          </w:p>
        </w:tc>
        <w:tc>
          <w:tcPr>
            <w:tcW w:w="960" w:type="dxa"/>
            <w:tcBorders>
              <w:top w:val="nil"/>
              <w:left w:val="nil"/>
              <w:bottom w:val="single" w:sz="4" w:space="0" w:color="auto"/>
              <w:right w:val="nil"/>
            </w:tcBorders>
            <w:shd w:val="clear" w:color="auto" w:fill="auto"/>
            <w:noWrap/>
            <w:vAlign w:val="bottom"/>
            <w:hideMark/>
          </w:tcPr>
          <w:p w14:paraId="1FA1CDB1"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0.137</w:t>
            </w:r>
          </w:p>
        </w:tc>
        <w:tc>
          <w:tcPr>
            <w:tcW w:w="960" w:type="dxa"/>
            <w:tcBorders>
              <w:top w:val="nil"/>
              <w:left w:val="nil"/>
              <w:bottom w:val="single" w:sz="4" w:space="0" w:color="auto"/>
              <w:right w:val="nil"/>
            </w:tcBorders>
            <w:shd w:val="clear" w:color="auto" w:fill="auto"/>
            <w:noWrap/>
            <w:vAlign w:val="bottom"/>
            <w:hideMark/>
          </w:tcPr>
          <w:p w14:paraId="1D5CBD1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09CFFC1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6A9781F" w14:textId="77777777" w:rsidTr="00835089">
        <w:trPr>
          <w:trHeight w:val="288"/>
        </w:trPr>
        <w:tc>
          <w:tcPr>
            <w:tcW w:w="3043" w:type="dxa"/>
            <w:tcBorders>
              <w:top w:val="nil"/>
              <w:left w:val="nil"/>
              <w:bottom w:val="nil"/>
              <w:right w:val="nil"/>
            </w:tcBorders>
            <w:shd w:val="clear" w:color="auto" w:fill="auto"/>
            <w:noWrap/>
            <w:vAlign w:val="bottom"/>
            <w:hideMark/>
          </w:tcPr>
          <w:p w14:paraId="49D06D78"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C046D15"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D9AC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B4C2FF"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835089" w14:paraId="291397D2"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7E71FBAC"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Muted 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75D1017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6E317E4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7BC754F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27936495"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FB41227"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A294B37"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4D37704B"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nil"/>
              <w:left w:val="nil"/>
              <w:bottom w:val="single" w:sz="4" w:space="0" w:color="auto"/>
              <w:right w:val="nil"/>
            </w:tcBorders>
            <w:shd w:val="clear" w:color="auto" w:fill="auto"/>
            <w:noWrap/>
            <w:vAlign w:val="bottom"/>
            <w:hideMark/>
          </w:tcPr>
          <w:p w14:paraId="62DBDBF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7F16C48F" w14:textId="77777777" w:rsidTr="00835089">
        <w:trPr>
          <w:trHeight w:val="288"/>
        </w:trPr>
        <w:tc>
          <w:tcPr>
            <w:tcW w:w="3043" w:type="dxa"/>
            <w:tcBorders>
              <w:top w:val="nil"/>
              <w:left w:val="nil"/>
              <w:bottom w:val="nil"/>
              <w:right w:val="nil"/>
            </w:tcBorders>
            <w:shd w:val="clear" w:color="auto" w:fill="auto"/>
            <w:noWrap/>
            <w:vAlign w:val="center"/>
            <w:hideMark/>
          </w:tcPr>
          <w:p w14:paraId="5C8682A4"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Mesoveliidae</w:t>
            </w:r>
          </w:p>
        </w:tc>
        <w:tc>
          <w:tcPr>
            <w:tcW w:w="960" w:type="dxa"/>
            <w:tcBorders>
              <w:top w:val="nil"/>
              <w:left w:val="nil"/>
              <w:bottom w:val="nil"/>
              <w:right w:val="nil"/>
            </w:tcBorders>
            <w:shd w:val="clear" w:color="auto" w:fill="auto"/>
            <w:noWrap/>
            <w:vAlign w:val="bottom"/>
            <w:hideMark/>
          </w:tcPr>
          <w:p w14:paraId="2F4EB79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79E6699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76E574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BF7DF5" w14:textId="77777777" w:rsidTr="00835089">
        <w:trPr>
          <w:trHeight w:val="288"/>
        </w:trPr>
        <w:tc>
          <w:tcPr>
            <w:tcW w:w="3043" w:type="dxa"/>
            <w:tcBorders>
              <w:top w:val="nil"/>
              <w:left w:val="nil"/>
              <w:bottom w:val="nil"/>
              <w:right w:val="nil"/>
            </w:tcBorders>
            <w:shd w:val="clear" w:color="auto" w:fill="auto"/>
            <w:noWrap/>
            <w:vAlign w:val="center"/>
            <w:hideMark/>
          </w:tcPr>
          <w:p w14:paraId="277FA1A1" w14:textId="77777777" w:rsidR="00835089" w:rsidRPr="00835089" w:rsidRDefault="00835089" w:rsidP="00835089">
            <w:pPr>
              <w:spacing w:after="0" w:line="240" w:lineRule="auto"/>
              <w:rPr>
                <w:rFonts w:ascii="Lucida Console" w:eastAsia="Times New Roman" w:hAnsi="Lucida Console" w:cs="Calibri"/>
                <w:i/>
                <w:color w:val="000000"/>
                <w:sz w:val="20"/>
                <w:szCs w:val="20"/>
              </w:rPr>
            </w:pPr>
            <w:proofErr w:type="spellStart"/>
            <w:r w:rsidRPr="00835089">
              <w:rPr>
                <w:rFonts w:ascii="Lucida Console" w:eastAsia="Times New Roman" w:hAnsi="Lucida Console" w:cs="Calibri"/>
                <w:i/>
                <w:color w:val="000000"/>
                <w:sz w:val="20"/>
                <w:szCs w:val="20"/>
              </w:rPr>
              <w:lastRenderedPageBreak/>
              <w:t>Palaemonetes</w:t>
            </w:r>
            <w:proofErr w:type="spellEnd"/>
          </w:p>
        </w:tc>
        <w:tc>
          <w:tcPr>
            <w:tcW w:w="960" w:type="dxa"/>
            <w:tcBorders>
              <w:top w:val="nil"/>
              <w:left w:val="nil"/>
              <w:bottom w:val="nil"/>
              <w:right w:val="nil"/>
            </w:tcBorders>
            <w:shd w:val="clear" w:color="auto" w:fill="auto"/>
            <w:noWrap/>
            <w:vAlign w:val="bottom"/>
            <w:hideMark/>
          </w:tcPr>
          <w:p w14:paraId="666864B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0.203</w:t>
            </w:r>
          </w:p>
        </w:tc>
        <w:tc>
          <w:tcPr>
            <w:tcW w:w="960" w:type="dxa"/>
            <w:tcBorders>
              <w:top w:val="nil"/>
              <w:left w:val="nil"/>
              <w:bottom w:val="nil"/>
              <w:right w:val="nil"/>
            </w:tcBorders>
            <w:shd w:val="clear" w:color="auto" w:fill="auto"/>
            <w:noWrap/>
            <w:vAlign w:val="bottom"/>
            <w:hideMark/>
          </w:tcPr>
          <w:p w14:paraId="4DEDC34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3568ACF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8A21265" w14:textId="77777777" w:rsidTr="00835089">
        <w:trPr>
          <w:trHeight w:val="288"/>
        </w:trPr>
        <w:tc>
          <w:tcPr>
            <w:tcW w:w="3043" w:type="dxa"/>
            <w:tcBorders>
              <w:top w:val="nil"/>
              <w:left w:val="nil"/>
              <w:bottom w:val="nil"/>
              <w:right w:val="nil"/>
            </w:tcBorders>
            <w:shd w:val="clear" w:color="auto" w:fill="auto"/>
            <w:noWrap/>
            <w:vAlign w:val="center"/>
            <w:hideMark/>
          </w:tcPr>
          <w:p w14:paraId="4C4FE2C4"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Hymenoptera Other</w:t>
            </w:r>
          </w:p>
        </w:tc>
        <w:tc>
          <w:tcPr>
            <w:tcW w:w="960" w:type="dxa"/>
            <w:tcBorders>
              <w:top w:val="nil"/>
              <w:left w:val="nil"/>
              <w:bottom w:val="nil"/>
              <w:right w:val="nil"/>
            </w:tcBorders>
            <w:shd w:val="clear" w:color="auto" w:fill="auto"/>
            <w:noWrap/>
            <w:vAlign w:val="bottom"/>
            <w:hideMark/>
          </w:tcPr>
          <w:p w14:paraId="2FBB4CF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0.168</w:t>
            </w:r>
          </w:p>
        </w:tc>
        <w:tc>
          <w:tcPr>
            <w:tcW w:w="960" w:type="dxa"/>
            <w:tcBorders>
              <w:top w:val="nil"/>
              <w:left w:val="nil"/>
              <w:bottom w:val="nil"/>
              <w:right w:val="nil"/>
            </w:tcBorders>
            <w:shd w:val="clear" w:color="auto" w:fill="auto"/>
            <w:noWrap/>
            <w:vAlign w:val="bottom"/>
            <w:hideMark/>
          </w:tcPr>
          <w:p w14:paraId="3F84C9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0.015</w:t>
            </w:r>
          </w:p>
        </w:tc>
        <w:tc>
          <w:tcPr>
            <w:tcW w:w="960" w:type="dxa"/>
            <w:tcBorders>
              <w:top w:val="nil"/>
              <w:left w:val="nil"/>
              <w:bottom w:val="nil"/>
              <w:right w:val="nil"/>
            </w:tcBorders>
            <w:shd w:val="clear" w:color="auto" w:fill="auto"/>
            <w:noWrap/>
            <w:vAlign w:val="bottom"/>
            <w:hideMark/>
          </w:tcPr>
          <w:p w14:paraId="64255E5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F5990CA" w14:textId="77777777" w:rsidTr="00835089">
        <w:trPr>
          <w:trHeight w:val="288"/>
        </w:trPr>
        <w:tc>
          <w:tcPr>
            <w:tcW w:w="3043" w:type="dxa"/>
            <w:tcBorders>
              <w:top w:val="nil"/>
              <w:left w:val="nil"/>
              <w:bottom w:val="nil"/>
              <w:right w:val="nil"/>
            </w:tcBorders>
            <w:shd w:val="clear" w:color="auto" w:fill="auto"/>
            <w:noWrap/>
            <w:vAlign w:val="center"/>
            <w:hideMark/>
          </w:tcPr>
          <w:p w14:paraId="4CA862CA" w14:textId="7CA10132"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Libellulidae</w:t>
            </w:r>
            <w:proofErr w:type="spellEnd"/>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72E2BEC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0.162</w:t>
            </w:r>
          </w:p>
        </w:tc>
        <w:tc>
          <w:tcPr>
            <w:tcW w:w="960" w:type="dxa"/>
            <w:tcBorders>
              <w:top w:val="nil"/>
              <w:left w:val="nil"/>
              <w:bottom w:val="nil"/>
              <w:right w:val="nil"/>
            </w:tcBorders>
            <w:shd w:val="clear" w:color="auto" w:fill="auto"/>
            <w:noWrap/>
            <w:vAlign w:val="bottom"/>
            <w:hideMark/>
          </w:tcPr>
          <w:p w14:paraId="7FBD47C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1B78AB8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099695E" w14:textId="77777777" w:rsidTr="00835089">
        <w:trPr>
          <w:trHeight w:val="288"/>
        </w:trPr>
        <w:tc>
          <w:tcPr>
            <w:tcW w:w="3043" w:type="dxa"/>
            <w:tcBorders>
              <w:top w:val="nil"/>
              <w:left w:val="nil"/>
              <w:bottom w:val="nil"/>
              <w:right w:val="nil"/>
            </w:tcBorders>
            <w:shd w:val="clear" w:color="auto" w:fill="auto"/>
            <w:noWrap/>
            <w:vAlign w:val="center"/>
            <w:hideMark/>
          </w:tcPr>
          <w:p w14:paraId="2A149669"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Coenagrionidae larvae</w:t>
            </w:r>
          </w:p>
        </w:tc>
        <w:tc>
          <w:tcPr>
            <w:tcW w:w="960" w:type="dxa"/>
            <w:tcBorders>
              <w:top w:val="nil"/>
              <w:left w:val="nil"/>
              <w:bottom w:val="nil"/>
              <w:right w:val="nil"/>
            </w:tcBorders>
            <w:shd w:val="clear" w:color="auto" w:fill="auto"/>
            <w:noWrap/>
            <w:vAlign w:val="bottom"/>
            <w:hideMark/>
          </w:tcPr>
          <w:p w14:paraId="72DB0BE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58640A2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0.016</w:t>
            </w:r>
          </w:p>
        </w:tc>
        <w:tc>
          <w:tcPr>
            <w:tcW w:w="960" w:type="dxa"/>
            <w:tcBorders>
              <w:top w:val="nil"/>
              <w:left w:val="nil"/>
              <w:bottom w:val="nil"/>
              <w:right w:val="nil"/>
            </w:tcBorders>
            <w:shd w:val="clear" w:color="auto" w:fill="auto"/>
            <w:noWrap/>
            <w:vAlign w:val="bottom"/>
            <w:hideMark/>
          </w:tcPr>
          <w:p w14:paraId="10E79DB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843840E" w14:textId="77777777" w:rsidTr="00835089">
        <w:trPr>
          <w:trHeight w:val="288"/>
        </w:trPr>
        <w:tc>
          <w:tcPr>
            <w:tcW w:w="3043" w:type="dxa"/>
            <w:tcBorders>
              <w:top w:val="nil"/>
              <w:left w:val="nil"/>
              <w:bottom w:val="nil"/>
              <w:right w:val="nil"/>
            </w:tcBorders>
            <w:shd w:val="clear" w:color="auto" w:fill="auto"/>
            <w:noWrap/>
            <w:vAlign w:val="center"/>
            <w:hideMark/>
          </w:tcPr>
          <w:p w14:paraId="386BFB5D"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Diptera adult</w:t>
            </w:r>
          </w:p>
        </w:tc>
        <w:tc>
          <w:tcPr>
            <w:tcW w:w="960" w:type="dxa"/>
            <w:tcBorders>
              <w:top w:val="nil"/>
              <w:left w:val="nil"/>
              <w:bottom w:val="nil"/>
              <w:right w:val="nil"/>
            </w:tcBorders>
            <w:shd w:val="clear" w:color="auto" w:fill="auto"/>
            <w:noWrap/>
            <w:vAlign w:val="bottom"/>
            <w:hideMark/>
          </w:tcPr>
          <w:p w14:paraId="2196EBD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0.153</w:t>
            </w:r>
          </w:p>
        </w:tc>
        <w:tc>
          <w:tcPr>
            <w:tcW w:w="960" w:type="dxa"/>
            <w:tcBorders>
              <w:top w:val="nil"/>
              <w:left w:val="nil"/>
              <w:bottom w:val="nil"/>
              <w:right w:val="nil"/>
            </w:tcBorders>
            <w:shd w:val="clear" w:color="auto" w:fill="auto"/>
            <w:noWrap/>
            <w:vAlign w:val="bottom"/>
            <w:hideMark/>
          </w:tcPr>
          <w:p w14:paraId="35E159E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2143273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956A19E" w14:textId="77777777" w:rsidTr="00835089">
        <w:trPr>
          <w:trHeight w:val="288"/>
        </w:trPr>
        <w:tc>
          <w:tcPr>
            <w:tcW w:w="3043" w:type="dxa"/>
            <w:tcBorders>
              <w:top w:val="nil"/>
              <w:left w:val="nil"/>
              <w:bottom w:val="nil"/>
              <w:right w:val="nil"/>
            </w:tcBorders>
            <w:shd w:val="clear" w:color="auto" w:fill="auto"/>
            <w:noWrap/>
            <w:vAlign w:val="center"/>
            <w:hideMark/>
          </w:tcPr>
          <w:p w14:paraId="412DCD3A"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limpet</w:t>
            </w:r>
          </w:p>
        </w:tc>
        <w:tc>
          <w:tcPr>
            <w:tcW w:w="960" w:type="dxa"/>
            <w:tcBorders>
              <w:top w:val="nil"/>
              <w:left w:val="nil"/>
              <w:bottom w:val="nil"/>
              <w:right w:val="nil"/>
            </w:tcBorders>
            <w:shd w:val="clear" w:color="auto" w:fill="auto"/>
            <w:noWrap/>
            <w:vAlign w:val="bottom"/>
            <w:hideMark/>
          </w:tcPr>
          <w:p w14:paraId="1526F0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11D6F57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0.034</w:t>
            </w:r>
          </w:p>
        </w:tc>
        <w:tc>
          <w:tcPr>
            <w:tcW w:w="960" w:type="dxa"/>
            <w:tcBorders>
              <w:top w:val="nil"/>
              <w:left w:val="nil"/>
              <w:bottom w:val="nil"/>
              <w:right w:val="nil"/>
            </w:tcBorders>
            <w:shd w:val="clear" w:color="auto" w:fill="auto"/>
            <w:noWrap/>
            <w:vAlign w:val="bottom"/>
            <w:hideMark/>
          </w:tcPr>
          <w:p w14:paraId="7E9370A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61278A" w14:textId="77777777" w:rsidTr="00835089">
        <w:trPr>
          <w:trHeight w:val="288"/>
        </w:trPr>
        <w:tc>
          <w:tcPr>
            <w:tcW w:w="3043" w:type="dxa"/>
            <w:tcBorders>
              <w:top w:val="nil"/>
              <w:left w:val="nil"/>
              <w:bottom w:val="nil"/>
              <w:right w:val="nil"/>
            </w:tcBorders>
            <w:shd w:val="clear" w:color="auto" w:fill="auto"/>
            <w:noWrap/>
            <w:vAlign w:val="center"/>
            <w:hideMark/>
          </w:tcPr>
          <w:p w14:paraId="0B832582"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Ceratopogonidae</w:t>
            </w:r>
          </w:p>
        </w:tc>
        <w:tc>
          <w:tcPr>
            <w:tcW w:w="960" w:type="dxa"/>
            <w:tcBorders>
              <w:top w:val="nil"/>
              <w:left w:val="nil"/>
              <w:bottom w:val="nil"/>
              <w:right w:val="nil"/>
            </w:tcBorders>
            <w:shd w:val="clear" w:color="auto" w:fill="auto"/>
            <w:noWrap/>
            <w:vAlign w:val="bottom"/>
            <w:hideMark/>
          </w:tcPr>
          <w:p w14:paraId="4142B07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3679711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0.021</w:t>
            </w:r>
          </w:p>
        </w:tc>
        <w:tc>
          <w:tcPr>
            <w:tcW w:w="960" w:type="dxa"/>
            <w:tcBorders>
              <w:top w:val="nil"/>
              <w:left w:val="nil"/>
              <w:bottom w:val="nil"/>
              <w:right w:val="nil"/>
            </w:tcBorders>
            <w:shd w:val="clear" w:color="auto" w:fill="auto"/>
            <w:noWrap/>
            <w:vAlign w:val="bottom"/>
            <w:hideMark/>
          </w:tcPr>
          <w:p w14:paraId="6BF47CB5"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28E2757" w14:textId="77777777" w:rsidTr="00835089">
        <w:trPr>
          <w:trHeight w:val="288"/>
        </w:trPr>
        <w:tc>
          <w:tcPr>
            <w:tcW w:w="3043" w:type="dxa"/>
            <w:tcBorders>
              <w:top w:val="nil"/>
              <w:left w:val="nil"/>
              <w:bottom w:val="nil"/>
              <w:right w:val="nil"/>
            </w:tcBorders>
            <w:shd w:val="clear" w:color="auto" w:fill="auto"/>
            <w:noWrap/>
            <w:vAlign w:val="center"/>
            <w:hideMark/>
          </w:tcPr>
          <w:p w14:paraId="33368F4F" w14:textId="15A245FB"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Tipulidae</w:t>
            </w:r>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F2489B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C303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1F6721F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9DA5DF6"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32881A0F"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Vellidae</w:t>
            </w:r>
          </w:p>
        </w:tc>
        <w:tc>
          <w:tcPr>
            <w:tcW w:w="960" w:type="dxa"/>
            <w:tcBorders>
              <w:top w:val="nil"/>
              <w:left w:val="nil"/>
              <w:bottom w:val="single" w:sz="4" w:space="0" w:color="auto"/>
              <w:right w:val="nil"/>
            </w:tcBorders>
            <w:shd w:val="clear" w:color="auto" w:fill="auto"/>
            <w:noWrap/>
            <w:vAlign w:val="bottom"/>
            <w:hideMark/>
          </w:tcPr>
          <w:p w14:paraId="2A5C890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0.127</w:t>
            </w:r>
          </w:p>
        </w:tc>
        <w:tc>
          <w:tcPr>
            <w:tcW w:w="960" w:type="dxa"/>
            <w:tcBorders>
              <w:top w:val="nil"/>
              <w:left w:val="nil"/>
              <w:bottom w:val="single" w:sz="4" w:space="0" w:color="auto"/>
              <w:right w:val="nil"/>
            </w:tcBorders>
            <w:shd w:val="clear" w:color="auto" w:fill="auto"/>
            <w:noWrap/>
            <w:vAlign w:val="bottom"/>
            <w:hideMark/>
          </w:tcPr>
          <w:p w14:paraId="3B022B6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0.028</w:t>
            </w:r>
          </w:p>
        </w:tc>
        <w:tc>
          <w:tcPr>
            <w:tcW w:w="960" w:type="dxa"/>
            <w:tcBorders>
              <w:top w:val="nil"/>
              <w:left w:val="nil"/>
              <w:bottom w:val="single" w:sz="4" w:space="0" w:color="auto"/>
              <w:right w:val="nil"/>
            </w:tcBorders>
            <w:shd w:val="clear" w:color="auto" w:fill="auto"/>
            <w:noWrap/>
            <w:vAlign w:val="bottom"/>
            <w:hideMark/>
          </w:tcPr>
          <w:p w14:paraId="5D49234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F9BE008" w14:textId="77777777" w:rsidTr="00835089">
        <w:trPr>
          <w:trHeight w:val="288"/>
        </w:trPr>
        <w:tc>
          <w:tcPr>
            <w:tcW w:w="3043" w:type="dxa"/>
            <w:tcBorders>
              <w:top w:val="nil"/>
              <w:left w:val="nil"/>
              <w:bottom w:val="nil"/>
              <w:right w:val="nil"/>
            </w:tcBorders>
            <w:shd w:val="clear" w:color="auto" w:fill="auto"/>
            <w:noWrap/>
            <w:vAlign w:val="center"/>
            <w:hideMark/>
          </w:tcPr>
          <w:p w14:paraId="29538F0B"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5A369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0C3DD6"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AD2CC9"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835089" w14:paraId="230A8CB0"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9EE518D" w14:textId="0C802979"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16BB3C0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27F9CB8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501D9B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01E4E55E"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6C406C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09455ED5"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4553D6FD"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nil"/>
              <w:left w:val="nil"/>
              <w:bottom w:val="single" w:sz="4" w:space="0" w:color="auto"/>
              <w:right w:val="nil"/>
            </w:tcBorders>
            <w:shd w:val="clear" w:color="auto" w:fill="auto"/>
            <w:noWrap/>
            <w:vAlign w:val="bottom"/>
            <w:hideMark/>
          </w:tcPr>
          <w:p w14:paraId="3C6B77E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17515C33" w14:textId="77777777" w:rsidTr="00835089">
        <w:trPr>
          <w:trHeight w:val="288"/>
        </w:trPr>
        <w:tc>
          <w:tcPr>
            <w:tcW w:w="3043" w:type="dxa"/>
            <w:tcBorders>
              <w:top w:val="nil"/>
              <w:left w:val="nil"/>
              <w:bottom w:val="nil"/>
              <w:right w:val="nil"/>
            </w:tcBorders>
            <w:shd w:val="clear" w:color="auto" w:fill="auto"/>
            <w:noWrap/>
            <w:vAlign w:val="center"/>
            <w:hideMark/>
          </w:tcPr>
          <w:p w14:paraId="453FFCF2" w14:textId="77777777"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Gnorimosphaeroma</w:t>
            </w:r>
          </w:p>
        </w:tc>
        <w:tc>
          <w:tcPr>
            <w:tcW w:w="960" w:type="dxa"/>
            <w:tcBorders>
              <w:top w:val="nil"/>
              <w:left w:val="nil"/>
              <w:bottom w:val="nil"/>
              <w:right w:val="nil"/>
            </w:tcBorders>
            <w:shd w:val="clear" w:color="auto" w:fill="auto"/>
            <w:noWrap/>
            <w:vAlign w:val="bottom"/>
            <w:hideMark/>
          </w:tcPr>
          <w:p w14:paraId="42D7B9C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68FF5E1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7CA4F4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337A96AC" w14:textId="77777777" w:rsidTr="00835089">
        <w:trPr>
          <w:trHeight w:val="288"/>
        </w:trPr>
        <w:tc>
          <w:tcPr>
            <w:tcW w:w="3043" w:type="dxa"/>
            <w:tcBorders>
              <w:top w:val="nil"/>
              <w:left w:val="nil"/>
              <w:bottom w:val="nil"/>
              <w:right w:val="nil"/>
            </w:tcBorders>
            <w:shd w:val="clear" w:color="auto" w:fill="auto"/>
            <w:noWrap/>
            <w:vAlign w:val="center"/>
            <w:hideMark/>
          </w:tcPr>
          <w:p w14:paraId="274AC37B"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Collembola</w:t>
            </w:r>
          </w:p>
        </w:tc>
        <w:tc>
          <w:tcPr>
            <w:tcW w:w="960" w:type="dxa"/>
            <w:tcBorders>
              <w:top w:val="nil"/>
              <w:left w:val="nil"/>
              <w:bottom w:val="nil"/>
              <w:right w:val="nil"/>
            </w:tcBorders>
            <w:shd w:val="clear" w:color="auto" w:fill="auto"/>
            <w:noWrap/>
            <w:vAlign w:val="bottom"/>
            <w:hideMark/>
          </w:tcPr>
          <w:p w14:paraId="7A3A0CF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0.151</w:t>
            </w:r>
          </w:p>
        </w:tc>
        <w:tc>
          <w:tcPr>
            <w:tcW w:w="960" w:type="dxa"/>
            <w:tcBorders>
              <w:top w:val="nil"/>
              <w:left w:val="nil"/>
              <w:bottom w:val="nil"/>
              <w:right w:val="nil"/>
            </w:tcBorders>
            <w:shd w:val="clear" w:color="auto" w:fill="auto"/>
            <w:noWrap/>
            <w:vAlign w:val="bottom"/>
            <w:hideMark/>
          </w:tcPr>
          <w:p w14:paraId="200F496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0580A65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4ABC641"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00F3255F"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Tanaid</w:t>
            </w:r>
            <w:proofErr w:type="spellEnd"/>
          </w:p>
        </w:tc>
        <w:tc>
          <w:tcPr>
            <w:tcW w:w="960" w:type="dxa"/>
            <w:tcBorders>
              <w:top w:val="nil"/>
              <w:left w:val="nil"/>
              <w:bottom w:val="single" w:sz="4" w:space="0" w:color="auto"/>
              <w:right w:val="nil"/>
            </w:tcBorders>
            <w:shd w:val="clear" w:color="auto" w:fill="auto"/>
            <w:noWrap/>
            <w:vAlign w:val="bottom"/>
            <w:hideMark/>
          </w:tcPr>
          <w:p w14:paraId="0AED5BA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0.131</w:t>
            </w:r>
          </w:p>
        </w:tc>
        <w:tc>
          <w:tcPr>
            <w:tcW w:w="960" w:type="dxa"/>
            <w:tcBorders>
              <w:top w:val="nil"/>
              <w:left w:val="nil"/>
              <w:bottom w:val="single" w:sz="4" w:space="0" w:color="auto"/>
              <w:right w:val="nil"/>
            </w:tcBorders>
            <w:shd w:val="clear" w:color="auto" w:fill="auto"/>
            <w:noWrap/>
            <w:vAlign w:val="bottom"/>
            <w:hideMark/>
          </w:tcPr>
          <w:p w14:paraId="4EE284C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630C29C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bl>
    <w:p w14:paraId="46EB7967" w14:textId="77777777" w:rsidR="00835089" w:rsidRDefault="00835089" w:rsidP="00463B5C">
      <w:pPr>
        <w:pStyle w:val="Heading2"/>
      </w:pPr>
    </w:p>
    <w:p w14:paraId="34F74937" w14:textId="77777777" w:rsidR="00E56397" w:rsidRDefault="00E56397" w:rsidP="00E56397">
      <w:pPr>
        <w:pStyle w:val="Heading2"/>
      </w:pPr>
      <w:r w:rsidRPr="00E56397">
        <w:rPr>
          <w:noProof/>
        </w:rPr>
        <w:drawing>
          <wp:inline distT="0" distB="0" distL="0" distR="0" wp14:anchorId="2793C4A5" wp14:editId="294E8FC0">
            <wp:extent cx="44577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9277" r="14128" b="30983"/>
                    <a:stretch/>
                  </pic:blipFill>
                  <pic:spPr bwMode="auto">
                    <a:xfrm>
                      <a:off x="0" y="0"/>
                      <a:ext cx="445770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74F18114" w14:textId="5E22D10E" w:rsidR="00835089" w:rsidRDefault="00E56397" w:rsidP="00E56397">
      <w:pPr>
        <w:pStyle w:val="Caption"/>
      </w:pPr>
      <w:r>
        <w:t xml:space="preserve">Figure </w:t>
      </w:r>
      <w:fldSimple w:instr=" SEQ Figure \* ARABIC ">
        <w:r w:rsidR="00EC6B9B">
          <w:rPr>
            <w:noProof/>
          </w:rPr>
          <w:t>12</w:t>
        </w:r>
      </w:fldSimple>
      <w:r>
        <w:t xml:space="preserve"> - Mysid NDMS, stress = 0.2276</w:t>
      </w:r>
      <w:r w:rsidR="006E6AD6">
        <w:t xml:space="preserve">. Two convergent solutions found after </w:t>
      </w:r>
      <w:r w:rsidR="00AE15AA">
        <w:t>100 tries.</w:t>
      </w:r>
    </w:p>
    <w:p w14:paraId="606C23A2" w14:textId="77777777" w:rsidR="00AE15AA" w:rsidRDefault="00AE15AA" w:rsidP="00AE15AA">
      <w:pPr>
        <w:keepNext/>
      </w:pPr>
      <w:r w:rsidRPr="00AE15AA">
        <w:rPr>
          <w:noProof/>
        </w:rPr>
        <w:lastRenderedPageBreak/>
        <w:drawing>
          <wp:inline distT="0" distB="0" distL="0" distR="0" wp14:anchorId="4434AB72" wp14:editId="6DA0E57D">
            <wp:extent cx="393382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r="24220" b="27458"/>
                    <a:stretch/>
                  </pic:blipFill>
                  <pic:spPr bwMode="auto">
                    <a:xfrm>
                      <a:off x="0" y="0"/>
                      <a:ext cx="39338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3B8A3983" w14:textId="2F92782C" w:rsidR="00AE15AA" w:rsidRDefault="00AE15AA" w:rsidP="00AE15AA">
      <w:pPr>
        <w:pStyle w:val="Caption"/>
        <w:rPr>
          <w:noProof/>
        </w:rPr>
      </w:pPr>
      <w:r>
        <w:t xml:space="preserve">Figure </w:t>
      </w:r>
      <w:fldSimple w:instr=" SEQ Figure \* ARABIC ">
        <w:r w:rsidR="00EC6B9B">
          <w:rPr>
            <w:noProof/>
          </w:rPr>
          <w:t>13</w:t>
        </w:r>
      </w:fldSimple>
      <w:r>
        <w:t xml:space="preserve"> - NMDS of neuston tow samples. Stress </w:t>
      </w:r>
      <w:proofErr w:type="gramStart"/>
      <w:r>
        <w:t xml:space="preserve">= </w:t>
      </w:r>
      <w:r>
        <w:rPr>
          <w:noProof/>
        </w:rPr>
        <w:t xml:space="preserve"> 0.122.</w:t>
      </w:r>
      <w:proofErr w:type="gramEnd"/>
      <w:r>
        <w:rPr>
          <w:noProof/>
        </w:rPr>
        <w:t xml:space="preserve"> Two convergent solutions found after 63 tries.</w:t>
      </w:r>
    </w:p>
    <w:p w14:paraId="7862A93B" w14:textId="77777777" w:rsidR="00C36E09" w:rsidRDefault="00AE15AA" w:rsidP="00C36E09">
      <w:pPr>
        <w:keepNext/>
      </w:pPr>
      <w:r w:rsidRPr="00AE15AA">
        <w:rPr>
          <w:noProof/>
        </w:rPr>
        <w:drawing>
          <wp:inline distT="0" distB="0" distL="0" distR="0" wp14:anchorId="7A9CB43F" wp14:editId="1BAABE0E">
            <wp:extent cx="4629150" cy="3228975"/>
            <wp:effectExtent l="0" t="0" r="0" b="9525"/>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10019" r="10826" b="27087"/>
                    <a:stretch/>
                  </pic:blipFill>
                  <pic:spPr bwMode="auto">
                    <a:xfrm>
                      <a:off x="0" y="0"/>
                      <a:ext cx="462915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3F92F837" w14:textId="74CCD4D4" w:rsidR="00AE15AA" w:rsidRDefault="00C36E09" w:rsidP="00C36E09">
      <w:pPr>
        <w:pStyle w:val="Caption"/>
        <w:rPr>
          <w:noProof/>
        </w:rPr>
      </w:pPr>
      <w:r>
        <w:t xml:space="preserve">Figure </w:t>
      </w:r>
      <w:fldSimple w:instr=" SEQ Figure \* ARABIC ">
        <w:r w:rsidR="00EC6B9B">
          <w:rPr>
            <w:noProof/>
          </w:rPr>
          <w:t>14</w:t>
        </w:r>
      </w:fldSimple>
      <w:r>
        <w:t xml:space="preserve"> - NMDS of sweep net data (2018 only). </w:t>
      </w:r>
      <w:proofErr w:type="gramStart"/>
      <w:r>
        <w:t xml:space="preserve">Stress </w:t>
      </w:r>
      <w:r>
        <w:rPr>
          <w:noProof/>
        </w:rPr>
        <w:t xml:space="preserve"> =</w:t>
      </w:r>
      <w:proofErr w:type="gramEnd"/>
      <w:r>
        <w:rPr>
          <w:noProof/>
        </w:rPr>
        <w:t xml:space="preserve"> 0.153. Two convergent solutions found fter 624 tries.</w:t>
      </w:r>
    </w:p>
    <w:p w14:paraId="2A0EECFE" w14:textId="77777777" w:rsidR="001E4B5E" w:rsidRDefault="001E4B5E" w:rsidP="001E4B5E">
      <w:pPr>
        <w:keepNext/>
      </w:pPr>
      <w:r w:rsidRPr="00056F69">
        <w:rPr>
          <w:noProof/>
        </w:rPr>
        <w:lastRenderedPageBreak/>
        <w:drawing>
          <wp:inline distT="0" distB="0" distL="0" distR="0" wp14:anchorId="24854EA8" wp14:editId="29273EAD">
            <wp:extent cx="4591050" cy="2714625"/>
            <wp:effectExtent l="0" t="0" r="0" b="9525"/>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t="11910" r="22756" b="31520"/>
                    <a:stretch/>
                  </pic:blipFill>
                  <pic:spPr bwMode="auto">
                    <a:xfrm>
                      <a:off x="0" y="0"/>
                      <a:ext cx="459105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19A68692" w14:textId="67AF3EC5" w:rsidR="001E4B5E" w:rsidRPr="00056F69" w:rsidRDefault="001E4B5E" w:rsidP="001E4B5E">
      <w:pPr>
        <w:pStyle w:val="Caption"/>
      </w:pPr>
      <w:r>
        <w:t xml:space="preserve">Figure </w:t>
      </w:r>
      <w:fldSimple w:instr=" SEQ Figure \* ARABIC ">
        <w:r w:rsidR="00EC6B9B">
          <w:rPr>
            <w:noProof/>
          </w:rPr>
          <w:t>15</w:t>
        </w:r>
      </w:fldSimple>
      <w:r>
        <w:t xml:space="preserve"> - NMDS of phytoplankton </w:t>
      </w:r>
      <w:proofErr w:type="gramStart"/>
      <w:r>
        <w:t>taxa  scaling</w:t>
      </w:r>
      <w:proofErr w:type="gramEnd"/>
      <w:r>
        <w:t xml:space="preserve"> using Bray-Curtis Dissimilarity index. Stress = 0.227. Two convergent solutions after 99 tries.</w:t>
      </w:r>
    </w:p>
    <w:p w14:paraId="46AE5C12" w14:textId="77777777" w:rsidR="001E4B5E" w:rsidRPr="001E4B5E" w:rsidRDefault="001E4B5E" w:rsidP="001E4B5E"/>
    <w:p w14:paraId="642A788A" w14:textId="38C48044" w:rsidR="00CF6AD6" w:rsidRDefault="00CF6AD6" w:rsidP="00CF6AD6">
      <w:pPr>
        <w:pStyle w:val="Caption"/>
        <w:keepNext/>
      </w:pPr>
      <w:r>
        <w:t xml:space="preserve">Table </w:t>
      </w:r>
      <w:fldSimple w:instr=" SEQ Table \* ARABIC ">
        <w:r>
          <w:rPr>
            <w:noProof/>
          </w:rPr>
          <w:t>8</w:t>
        </w:r>
      </w:fldSimple>
      <w:r>
        <w:t xml:space="preserve"> – PerMANOVA of relative percent composition of taxa for each ecosystem component.</w:t>
      </w:r>
    </w:p>
    <w:tbl>
      <w:tblPr>
        <w:tblW w:w="9740" w:type="dxa"/>
        <w:tblLook w:val="04A0" w:firstRow="1" w:lastRow="0" w:firstColumn="1" w:lastColumn="0" w:noHBand="0" w:noVBand="1"/>
      </w:tblPr>
      <w:tblGrid>
        <w:gridCol w:w="2120"/>
        <w:gridCol w:w="960"/>
        <w:gridCol w:w="1340"/>
        <w:gridCol w:w="1120"/>
        <w:gridCol w:w="1160"/>
        <w:gridCol w:w="1120"/>
        <w:gridCol w:w="960"/>
        <w:gridCol w:w="960"/>
      </w:tblGrid>
      <w:tr w:rsidR="006B0D73" w:rsidRPr="006B0D73" w14:paraId="107C7799"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8C6CDE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xml:space="preserve">Mysids </w:t>
            </w:r>
          </w:p>
        </w:tc>
        <w:tc>
          <w:tcPr>
            <w:tcW w:w="960" w:type="dxa"/>
            <w:tcBorders>
              <w:top w:val="single" w:sz="4" w:space="0" w:color="auto"/>
              <w:left w:val="nil"/>
              <w:bottom w:val="single" w:sz="4" w:space="0" w:color="auto"/>
              <w:right w:val="nil"/>
            </w:tcBorders>
            <w:shd w:val="clear" w:color="000000" w:fill="D9D9D9"/>
            <w:noWrap/>
            <w:vAlign w:val="bottom"/>
            <w:hideMark/>
          </w:tcPr>
          <w:p w14:paraId="3DD537C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37C90A75"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6A3037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26C7F73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062F74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4FB54EE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79A02A1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7EC14B96" w14:textId="77777777" w:rsidTr="006B0D73">
        <w:trPr>
          <w:trHeight w:val="300"/>
        </w:trPr>
        <w:tc>
          <w:tcPr>
            <w:tcW w:w="2120" w:type="dxa"/>
            <w:tcBorders>
              <w:top w:val="nil"/>
              <w:left w:val="nil"/>
              <w:bottom w:val="nil"/>
              <w:right w:val="nil"/>
            </w:tcBorders>
            <w:shd w:val="clear" w:color="auto" w:fill="auto"/>
            <w:noWrap/>
            <w:vAlign w:val="center"/>
            <w:hideMark/>
          </w:tcPr>
          <w:p w14:paraId="1204F324"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2F0554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3904CDF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085EBE5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35B91D98"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19B1321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DDAE54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119AE7F5"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219904D4" w14:textId="77777777" w:rsidTr="006B0D73">
        <w:trPr>
          <w:trHeight w:val="300"/>
        </w:trPr>
        <w:tc>
          <w:tcPr>
            <w:tcW w:w="2120" w:type="dxa"/>
            <w:tcBorders>
              <w:top w:val="nil"/>
              <w:left w:val="nil"/>
              <w:bottom w:val="nil"/>
              <w:right w:val="nil"/>
            </w:tcBorders>
            <w:shd w:val="clear" w:color="auto" w:fill="auto"/>
            <w:noWrap/>
            <w:vAlign w:val="center"/>
            <w:hideMark/>
          </w:tcPr>
          <w:p w14:paraId="587DB26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 type</w:t>
            </w:r>
          </w:p>
        </w:tc>
        <w:tc>
          <w:tcPr>
            <w:tcW w:w="960" w:type="dxa"/>
            <w:tcBorders>
              <w:top w:val="nil"/>
              <w:left w:val="nil"/>
              <w:bottom w:val="nil"/>
              <w:right w:val="nil"/>
            </w:tcBorders>
            <w:shd w:val="clear" w:color="auto" w:fill="auto"/>
            <w:noWrap/>
            <w:vAlign w:val="bottom"/>
            <w:hideMark/>
          </w:tcPr>
          <w:p w14:paraId="6932E00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w:t>
            </w:r>
          </w:p>
        </w:tc>
        <w:tc>
          <w:tcPr>
            <w:tcW w:w="1340" w:type="dxa"/>
            <w:tcBorders>
              <w:top w:val="nil"/>
              <w:left w:val="nil"/>
              <w:bottom w:val="nil"/>
              <w:right w:val="nil"/>
            </w:tcBorders>
            <w:shd w:val="clear" w:color="auto" w:fill="auto"/>
            <w:noWrap/>
            <w:vAlign w:val="bottom"/>
            <w:hideMark/>
          </w:tcPr>
          <w:p w14:paraId="5FC963F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2.210</w:t>
            </w:r>
          </w:p>
        </w:tc>
        <w:tc>
          <w:tcPr>
            <w:tcW w:w="1120" w:type="dxa"/>
            <w:tcBorders>
              <w:top w:val="nil"/>
              <w:left w:val="nil"/>
              <w:bottom w:val="nil"/>
              <w:right w:val="nil"/>
            </w:tcBorders>
            <w:shd w:val="clear" w:color="auto" w:fill="auto"/>
            <w:noWrap/>
            <w:vAlign w:val="bottom"/>
            <w:hideMark/>
          </w:tcPr>
          <w:p w14:paraId="4C0D5C3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1.105</w:t>
            </w:r>
          </w:p>
        </w:tc>
        <w:tc>
          <w:tcPr>
            <w:tcW w:w="1160" w:type="dxa"/>
            <w:tcBorders>
              <w:top w:val="nil"/>
              <w:left w:val="nil"/>
              <w:bottom w:val="nil"/>
              <w:right w:val="nil"/>
            </w:tcBorders>
            <w:shd w:val="clear" w:color="auto" w:fill="auto"/>
            <w:noWrap/>
            <w:vAlign w:val="bottom"/>
            <w:hideMark/>
          </w:tcPr>
          <w:p w14:paraId="37968CA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5.753</w:t>
            </w:r>
          </w:p>
        </w:tc>
        <w:tc>
          <w:tcPr>
            <w:tcW w:w="1120" w:type="dxa"/>
            <w:tcBorders>
              <w:top w:val="nil"/>
              <w:left w:val="nil"/>
              <w:bottom w:val="nil"/>
              <w:right w:val="nil"/>
            </w:tcBorders>
            <w:shd w:val="clear" w:color="auto" w:fill="auto"/>
            <w:noWrap/>
            <w:vAlign w:val="bottom"/>
            <w:hideMark/>
          </w:tcPr>
          <w:p w14:paraId="259DEB9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0.068</w:t>
            </w:r>
          </w:p>
        </w:tc>
        <w:tc>
          <w:tcPr>
            <w:tcW w:w="960" w:type="dxa"/>
            <w:tcBorders>
              <w:top w:val="nil"/>
              <w:left w:val="nil"/>
              <w:bottom w:val="nil"/>
              <w:right w:val="nil"/>
            </w:tcBorders>
            <w:shd w:val="clear" w:color="auto" w:fill="auto"/>
            <w:noWrap/>
            <w:vAlign w:val="bottom"/>
            <w:hideMark/>
          </w:tcPr>
          <w:p w14:paraId="3664817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8C751C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561B6FB7" w14:textId="77777777" w:rsidTr="006B0D73">
        <w:trPr>
          <w:trHeight w:val="300"/>
        </w:trPr>
        <w:tc>
          <w:tcPr>
            <w:tcW w:w="2120" w:type="dxa"/>
            <w:tcBorders>
              <w:top w:val="nil"/>
              <w:left w:val="nil"/>
              <w:bottom w:val="nil"/>
              <w:right w:val="nil"/>
            </w:tcBorders>
            <w:shd w:val="clear" w:color="auto" w:fill="auto"/>
            <w:noWrap/>
            <w:vAlign w:val="center"/>
            <w:hideMark/>
          </w:tcPr>
          <w:p w14:paraId="065B0213"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6C6B4A3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6B0A625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0.767</w:t>
            </w:r>
          </w:p>
        </w:tc>
        <w:tc>
          <w:tcPr>
            <w:tcW w:w="1120" w:type="dxa"/>
            <w:tcBorders>
              <w:top w:val="nil"/>
              <w:left w:val="nil"/>
              <w:bottom w:val="nil"/>
              <w:right w:val="nil"/>
            </w:tcBorders>
            <w:shd w:val="clear" w:color="auto" w:fill="auto"/>
            <w:noWrap/>
            <w:vAlign w:val="bottom"/>
            <w:hideMark/>
          </w:tcPr>
          <w:p w14:paraId="086A848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0.767</w:t>
            </w:r>
          </w:p>
        </w:tc>
        <w:tc>
          <w:tcPr>
            <w:tcW w:w="1160" w:type="dxa"/>
            <w:tcBorders>
              <w:top w:val="nil"/>
              <w:left w:val="nil"/>
              <w:bottom w:val="nil"/>
              <w:right w:val="nil"/>
            </w:tcBorders>
            <w:shd w:val="clear" w:color="auto" w:fill="auto"/>
            <w:noWrap/>
            <w:vAlign w:val="bottom"/>
            <w:hideMark/>
          </w:tcPr>
          <w:p w14:paraId="796B3DC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3.995</w:t>
            </w:r>
          </w:p>
        </w:tc>
        <w:tc>
          <w:tcPr>
            <w:tcW w:w="1120" w:type="dxa"/>
            <w:tcBorders>
              <w:top w:val="nil"/>
              <w:left w:val="nil"/>
              <w:bottom w:val="nil"/>
              <w:right w:val="nil"/>
            </w:tcBorders>
            <w:shd w:val="clear" w:color="auto" w:fill="auto"/>
            <w:noWrap/>
            <w:vAlign w:val="bottom"/>
            <w:hideMark/>
          </w:tcPr>
          <w:p w14:paraId="222DFC7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0.024</w:t>
            </w:r>
          </w:p>
        </w:tc>
        <w:tc>
          <w:tcPr>
            <w:tcW w:w="960" w:type="dxa"/>
            <w:tcBorders>
              <w:top w:val="nil"/>
              <w:left w:val="nil"/>
              <w:bottom w:val="nil"/>
              <w:right w:val="nil"/>
            </w:tcBorders>
            <w:shd w:val="clear" w:color="auto" w:fill="auto"/>
            <w:noWrap/>
            <w:vAlign w:val="bottom"/>
            <w:hideMark/>
          </w:tcPr>
          <w:p w14:paraId="593B672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56F0272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2A7FC866" w14:textId="77777777" w:rsidTr="006B0D73">
        <w:trPr>
          <w:trHeight w:val="300"/>
        </w:trPr>
        <w:tc>
          <w:tcPr>
            <w:tcW w:w="2120" w:type="dxa"/>
            <w:tcBorders>
              <w:top w:val="nil"/>
              <w:left w:val="nil"/>
              <w:bottom w:val="nil"/>
              <w:right w:val="nil"/>
            </w:tcBorders>
            <w:shd w:val="clear" w:color="auto" w:fill="auto"/>
            <w:noWrap/>
            <w:vAlign w:val="center"/>
            <w:hideMark/>
          </w:tcPr>
          <w:p w14:paraId="7599AA2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2322735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7BB089B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3.085</w:t>
            </w:r>
          </w:p>
        </w:tc>
        <w:tc>
          <w:tcPr>
            <w:tcW w:w="1120" w:type="dxa"/>
            <w:tcBorders>
              <w:top w:val="nil"/>
              <w:left w:val="nil"/>
              <w:bottom w:val="nil"/>
              <w:right w:val="nil"/>
            </w:tcBorders>
            <w:shd w:val="clear" w:color="auto" w:fill="auto"/>
            <w:noWrap/>
            <w:vAlign w:val="bottom"/>
            <w:hideMark/>
          </w:tcPr>
          <w:p w14:paraId="3EA0A7B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0.771</w:t>
            </w:r>
          </w:p>
        </w:tc>
        <w:tc>
          <w:tcPr>
            <w:tcW w:w="1160" w:type="dxa"/>
            <w:tcBorders>
              <w:top w:val="nil"/>
              <w:left w:val="nil"/>
              <w:bottom w:val="nil"/>
              <w:right w:val="nil"/>
            </w:tcBorders>
            <w:shd w:val="clear" w:color="auto" w:fill="auto"/>
            <w:noWrap/>
            <w:vAlign w:val="bottom"/>
            <w:hideMark/>
          </w:tcPr>
          <w:p w14:paraId="344E2CB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4.016</w:t>
            </w:r>
          </w:p>
        </w:tc>
        <w:tc>
          <w:tcPr>
            <w:tcW w:w="1120" w:type="dxa"/>
            <w:tcBorders>
              <w:top w:val="nil"/>
              <w:left w:val="nil"/>
              <w:bottom w:val="nil"/>
              <w:right w:val="nil"/>
            </w:tcBorders>
            <w:shd w:val="clear" w:color="auto" w:fill="auto"/>
            <w:noWrap/>
            <w:vAlign w:val="bottom"/>
            <w:hideMark/>
          </w:tcPr>
          <w:p w14:paraId="3615FBD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0.096</w:t>
            </w:r>
          </w:p>
        </w:tc>
        <w:tc>
          <w:tcPr>
            <w:tcW w:w="960" w:type="dxa"/>
            <w:tcBorders>
              <w:top w:val="nil"/>
              <w:left w:val="nil"/>
              <w:bottom w:val="nil"/>
              <w:right w:val="nil"/>
            </w:tcBorders>
            <w:shd w:val="clear" w:color="auto" w:fill="auto"/>
            <w:noWrap/>
            <w:vAlign w:val="bottom"/>
            <w:hideMark/>
          </w:tcPr>
          <w:p w14:paraId="046A2F2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789FEE2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179011B" w14:textId="77777777" w:rsidTr="006B0D73">
        <w:trPr>
          <w:trHeight w:val="300"/>
        </w:trPr>
        <w:tc>
          <w:tcPr>
            <w:tcW w:w="2120" w:type="dxa"/>
            <w:tcBorders>
              <w:top w:val="nil"/>
              <w:left w:val="nil"/>
              <w:bottom w:val="nil"/>
              <w:right w:val="nil"/>
            </w:tcBorders>
            <w:shd w:val="clear" w:color="auto" w:fill="auto"/>
            <w:noWrap/>
            <w:vAlign w:val="center"/>
            <w:hideMark/>
          </w:tcPr>
          <w:p w14:paraId="0337CB7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0E8683D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w:t>
            </w:r>
          </w:p>
        </w:tc>
        <w:tc>
          <w:tcPr>
            <w:tcW w:w="1340" w:type="dxa"/>
            <w:tcBorders>
              <w:top w:val="nil"/>
              <w:left w:val="nil"/>
              <w:bottom w:val="nil"/>
              <w:right w:val="nil"/>
            </w:tcBorders>
            <w:shd w:val="clear" w:color="auto" w:fill="auto"/>
            <w:noWrap/>
            <w:vAlign w:val="bottom"/>
            <w:hideMark/>
          </w:tcPr>
          <w:p w14:paraId="597C3AC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3.160</w:t>
            </w:r>
          </w:p>
        </w:tc>
        <w:tc>
          <w:tcPr>
            <w:tcW w:w="1120" w:type="dxa"/>
            <w:tcBorders>
              <w:top w:val="nil"/>
              <w:left w:val="nil"/>
              <w:bottom w:val="nil"/>
              <w:right w:val="nil"/>
            </w:tcBorders>
            <w:shd w:val="clear" w:color="auto" w:fill="auto"/>
            <w:noWrap/>
            <w:vAlign w:val="bottom"/>
            <w:hideMark/>
          </w:tcPr>
          <w:p w14:paraId="0DE8B2B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0.527</w:t>
            </w:r>
          </w:p>
        </w:tc>
        <w:tc>
          <w:tcPr>
            <w:tcW w:w="1160" w:type="dxa"/>
            <w:tcBorders>
              <w:top w:val="nil"/>
              <w:left w:val="nil"/>
              <w:bottom w:val="nil"/>
              <w:right w:val="nil"/>
            </w:tcBorders>
            <w:shd w:val="clear" w:color="auto" w:fill="auto"/>
            <w:noWrap/>
            <w:vAlign w:val="bottom"/>
            <w:hideMark/>
          </w:tcPr>
          <w:p w14:paraId="331C49E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2.742</w:t>
            </w:r>
          </w:p>
        </w:tc>
        <w:tc>
          <w:tcPr>
            <w:tcW w:w="1120" w:type="dxa"/>
            <w:tcBorders>
              <w:top w:val="nil"/>
              <w:left w:val="nil"/>
              <w:bottom w:val="nil"/>
              <w:right w:val="nil"/>
            </w:tcBorders>
            <w:shd w:val="clear" w:color="auto" w:fill="auto"/>
            <w:noWrap/>
            <w:vAlign w:val="bottom"/>
            <w:hideMark/>
          </w:tcPr>
          <w:p w14:paraId="5F4C0AB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0.098</w:t>
            </w:r>
          </w:p>
        </w:tc>
        <w:tc>
          <w:tcPr>
            <w:tcW w:w="960" w:type="dxa"/>
            <w:tcBorders>
              <w:top w:val="nil"/>
              <w:left w:val="nil"/>
              <w:bottom w:val="nil"/>
              <w:right w:val="nil"/>
            </w:tcBorders>
            <w:shd w:val="clear" w:color="auto" w:fill="auto"/>
            <w:noWrap/>
            <w:vAlign w:val="bottom"/>
            <w:hideMark/>
          </w:tcPr>
          <w:p w14:paraId="0343181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0002AD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24C34C1" w14:textId="77777777" w:rsidTr="006B0D73">
        <w:trPr>
          <w:trHeight w:val="300"/>
        </w:trPr>
        <w:tc>
          <w:tcPr>
            <w:tcW w:w="2120" w:type="dxa"/>
            <w:tcBorders>
              <w:top w:val="nil"/>
              <w:left w:val="nil"/>
              <w:bottom w:val="nil"/>
              <w:right w:val="nil"/>
            </w:tcBorders>
            <w:shd w:val="clear" w:color="auto" w:fill="auto"/>
            <w:noWrap/>
            <w:vAlign w:val="center"/>
            <w:hideMark/>
          </w:tcPr>
          <w:p w14:paraId="7A2C48B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FEE81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120</w:t>
            </w:r>
          </w:p>
        </w:tc>
        <w:tc>
          <w:tcPr>
            <w:tcW w:w="1340" w:type="dxa"/>
            <w:tcBorders>
              <w:top w:val="nil"/>
              <w:left w:val="nil"/>
              <w:bottom w:val="nil"/>
              <w:right w:val="nil"/>
            </w:tcBorders>
            <w:shd w:val="clear" w:color="auto" w:fill="auto"/>
            <w:noWrap/>
            <w:vAlign w:val="bottom"/>
            <w:hideMark/>
          </w:tcPr>
          <w:p w14:paraId="4BEAF06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23.046</w:t>
            </w:r>
          </w:p>
        </w:tc>
        <w:tc>
          <w:tcPr>
            <w:tcW w:w="1120" w:type="dxa"/>
            <w:tcBorders>
              <w:top w:val="nil"/>
              <w:left w:val="nil"/>
              <w:bottom w:val="nil"/>
              <w:right w:val="nil"/>
            </w:tcBorders>
            <w:shd w:val="clear" w:color="auto" w:fill="auto"/>
            <w:noWrap/>
            <w:vAlign w:val="bottom"/>
            <w:hideMark/>
          </w:tcPr>
          <w:p w14:paraId="0F16792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0.192</w:t>
            </w:r>
          </w:p>
        </w:tc>
        <w:tc>
          <w:tcPr>
            <w:tcW w:w="1160" w:type="dxa"/>
            <w:tcBorders>
              <w:top w:val="nil"/>
              <w:left w:val="nil"/>
              <w:bottom w:val="nil"/>
              <w:right w:val="nil"/>
            </w:tcBorders>
            <w:shd w:val="clear" w:color="auto" w:fill="auto"/>
            <w:noWrap/>
            <w:vAlign w:val="bottom"/>
            <w:hideMark/>
          </w:tcPr>
          <w:p w14:paraId="6C321100"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57C30C4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0.714</w:t>
            </w:r>
          </w:p>
        </w:tc>
        <w:tc>
          <w:tcPr>
            <w:tcW w:w="960" w:type="dxa"/>
            <w:tcBorders>
              <w:top w:val="nil"/>
              <w:left w:val="nil"/>
              <w:bottom w:val="nil"/>
              <w:right w:val="nil"/>
            </w:tcBorders>
            <w:shd w:val="clear" w:color="auto" w:fill="auto"/>
            <w:noWrap/>
            <w:vAlign w:val="bottom"/>
            <w:hideMark/>
          </w:tcPr>
          <w:p w14:paraId="70BC0E55"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97ED8B3"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79C5FA9"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10908EFB"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14C9F5D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133</w:t>
            </w:r>
          </w:p>
        </w:tc>
        <w:tc>
          <w:tcPr>
            <w:tcW w:w="1340" w:type="dxa"/>
            <w:tcBorders>
              <w:top w:val="nil"/>
              <w:left w:val="nil"/>
              <w:bottom w:val="single" w:sz="4" w:space="0" w:color="auto"/>
              <w:right w:val="nil"/>
            </w:tcBorders>
            <w:shd w:val="clear" w:color="auto" w:fill="auto"/>
            <w:noWrap/>
            <w:vAlign w:val="bottom"/>
            <w:hideMark/>
          </w:tcPr>
          <w:p w14:paraId="22EA38D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32.268</w:t>
            </w:r>
          </w:p>
        </w:tc>
        <w:tc>
          <w:tcPr>
            <w:tcW w:w="1120" w:type="dxa"/>
            <w:tcBorders>
              <w:top w:val="nil"/>
              <w:left w:val="nil"/>
              <w:bottom w:val="single" w:sz="4" w:space="0" w:color="auto"/>
              <w:right w:val="nil"/>
            </w:tcBorders>
            <w:shd w:val="clear" w:color="auto" w:fill="auto"/>
            <w:noWrap/>
            <w:vAlign w:val="bottom"/>
            <w:hideMark/>
          </w:tcPr>
          <w:p w14:paraId="0E92646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21215E1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182265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7A9FA97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5A353E1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6EABA8BD" w14:textId="77777777" w:rsidTr="006B0D73">
        <w:trPr>
          <w:trHeight w:val="300"/>
        </w:trPr>
        <w:tc>
          <w:tcPr>
            <w:tcW w:w="2120" w:type="dxa"/>
            <w:tcBorders>
              <w:top w:val="nil"/>
              <w:left w:val="nil"/>
              <w:bottom w:val="nil"/>
              <w:right w:val="nil"/>
            </w:tcBorders>
            <w:shd w:val="clear" w:color="000000" w:fill="FFFFFF"/>
            <w:noWrap/>
            <w:vAlign w:val="center"/>
            <w:hideMark/>
          </w:tcPr>
          <w:p w14:paraId="550EA5AB"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w:t>
            </w:r>
          </w:p>
        </w:tc>
        <w:tc>
          <w:tcPr>
            <w:tcW w:w="960" w:type="dxa"/>
            <w:tcBorders>
              <w:top w:val="nil"/>
              <w:left w:val="nil"/>
              <w:bottom w:val="nil"/>
              <w:right w:val="nil"/>
            </w:tcBorders>
            <w:shd w:val="clear" w:color="auto" w:fill="auto"/>
            <w:noWrap/>
            <w:vAlign w:val="bottom"/>
            <w:hideMark/>
          </w:tcPr>
          <w:p w14:paraId="2DF671B5" w14:textId="77777777" w:rsidR="006B0D73" w:rsidRPr="006B0D73" w:rsidRDefault="006B0D73" w:rsidP="006B0D73">
            <w:pPr>
              <w:spacing w:after="0" w:line="240" w:lineRule="auto"/>
              <w:rPr>
                <w:rFonts w:ascii="Lucida Console" w:eastAsia="Times New Roman" w:hAnsi="Lucida Console" w:cs="Calibri"/>
                <w:color w:val="000000"/>
                <w:sz w:val="20"/>
                <w:szCs w:val="20"/>
              </w:rPr>
            </w:pPr>
          </w:p>
        </w:tc>
        <w:tc>
          <w:tcPr>
            <w:tcW w:w="1340" w:type="dxa"/>
            <w:tcBorders>
              <w:top w:val="nil"/>
              <w:left w:val="nil"/>
              <w:bottom w:val="nil"/>
              <w:right w:val="nil"/>
            </w:tcBorders>
            <w:shd w:val="clear" w:color="auto" w:fill="auto"/>
            <w:noWrap/>
            <w:vAlign w:val="bottom"/>
            <w:hideMark/>
          </w:tcPr>
          <w:p w14:paraId="6274E566"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991602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923B4A8"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9D652B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312853"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E4E82C"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29FB9628"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center"/>
            <w:hideMark/>
          </w:tcPr>
          <w:p w14:paraId="4A7542CF" w14:textId="77777777" w:rsidR="006B0D73" w:rsidRPr="006B0D73" w:rsidRDefault="006B0D73" w:rsidP="006B0D73">
            <w:pPr>
              <w:spacing w:after="0" w:line="240" w:lineRule="auto"/>
              <w:rPr>
                <w:rFonts w:ascii="Lucida Console" w:eastAsia="Times New Roman" w:hAnsi="Lucida Console" w:cs="Calibri"/>
                <w:color w:val="000000"/>
                <w:sz w:val="20"/>
                <w:szCs w:val="20"/>
              </w:rPr>
            </w:pPr>
            <w:proofErr w:type="spellStart"/>
            <w:r w:rsidRPr="006B0D73">
              <w:rPr>
                <w:rFonts w:ascii="Lucida Console" w:eastAsia="Times New Roman" w:hAnsi="Lucida Console" w:cs="Calibri"/>
                <w:color w:val="000000"/>
                <w:sz w:val="20"/>
                <w:szCs w:val="20"/>
              </w:rPr>
              <w:t>Sweepnets</w:t>
            </w:r>
            <w:proofErr w:type="spellEnd"/>
            <w:r w:rsidRPr="006B0D73">
              <w:rPr>
                <w:rFonts w:ascii="Lucida Console" w:eastAsia="Times New Roman" w:hAnsi="Lucida Console" w:cs="Calibri"/>
                <w:color w:val="000000"/>
                <w:sz w:val="20"/>
                <w:szCs w:val="20"/>
              </w:rPr>
              <w:t xml:space="preserve"> </w:t>
            </w:r>
          </w:p>
        </w:tc>
        <w:tc>
          <w:tcPr>
            <w:tcW w:w="960" w:type="dxa"/>
            <w:tcBorders>
              <w:top w:val="single" w:sz="4" w:space="0" w:color="auto"/>
              <w:left w:val="nil"/>
              <w:bottom w:val="single" w:sz="4" w:space="0" w:color="auto"/>
              <w:right w:val="nil"/>
            </w:tcBorders>
            <w:shd w:val="clear" w:color="000000" w:fill="D9D9D9"/>
            <w:noWrap/>
            <w:vAlign w:val="bottom"/>
            <w:hideMark/>
          </w:tcPr>
          <w:p w14:paraId="0F90EBA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5AC063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377EC9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5ABCFB15"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EF9296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B50C0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9C808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512ACB1C" w14:textId="77777777" w:rsidTr="006B0D73">
        <w:trPr>
          <w:trHeight w:val="300"/>
        </w:trPr>
        <w:tc>
          <w:tcPr>
            <w:tcW w:w="2120" w:type="dxa"/>
            <w:tcBorders>
              <w:top w:val="nil"/>
              <w:left w:val="nil"/>
              <w:bottom w:val="nil"/>
              <w:right w:val="nil"/>
            </w:tcBorders>
            <w:shd w:val="clear" w:color="auto" w:fill="auto"/>
            <w:noWrap/>
            <w:vAlign w:val="center"/>
            <w:hideMark/>
          </w:tcPr>
          <w:p w14:paraId="33BC5193"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A92547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3ABF0776"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4D8E167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5F0133A4"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4C26F4F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0D8F9DA4"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599F591E"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64A23C79" w14:textId="77777777" w:rsidTr="006B0D73">
        <w:trPr>
          <w:trHeight w:val="300"/>
        </w:trPr>
        <w:tc>
          <w:tcPr>
            <w:tcW w:w="2120" w:type="dxa"/>
            <w:tcBorders>
              <w:top w:val="nil"/>
              <w:left w:val="nil"/>
              <w:bottom w:val="nil"/>
              <w:right w:val="nil"/>
            </w:tcBorders>
            <w:shd w:val="clear" w:color="auto" w:fill="auto"/>
            <w:noWrap/>
            <w:vAlign w:val="center"/>
            <w:hideMark/>
          </w:tcPr>
          <w:p w14:paraId="71BECAA2" w14:textId="77777777" w:rsidR="006B0D73" w:rsidRPr="006B0D73" w:rsidRDefault="006B0D73" w:rsidP="006B0D73">
            <w:pPr>
              <w:spacing w:after="0" w:line="240" w:lineRule="auto"/>
              <w:rPr>
                <w:rFonts w:ascii="Lucida Console" w:eastAsia="Times New Roman" w:hAnsi="Lucida Console" w:cs="Calibri"/>
                <w:color w:val="000000"/>
                <w:sz w:val="20"/>
                <w:szCs w:val="20"/>
              </w:rPr>
            </w:pPr>
            <w:proofErr w:type="spellStart"/>
            <w:r w:rsidRPr="006B0D73">
              <w:rPr>
                <w:rFonts w:ascii="Lucida Console" w:eastAsia="Times New Roman" w:hAnsi="Lucida Console" w:cs="Calibri"/>
                <w:color w:val="000000"/>
                <w:sz w:val="20"/>
                <w:szCs w:val="20"/>
              </w:rPr>
              <w:t>sitetype</w:t>
            </w:r>
            <w:proofErr w:type="spellEnd"/>
          </w:p>
        </w:tc>
        <w:tc>
          <w:tcPr>
            <w:tcW w:w="960" w:type="dxa"/>
            <w:tcBorders>
              <w:top w:val="nil"/>
              <w:left w:val="nil"/>
              <w:bottom w:val="nil"/>
              <w:right w:val="nil"/>
            </w:tcBorders>
            <w:shd w:val="clear" w:color="auto" w:fill="auto"/>
            <w:noWrap/>
            <w:vAlign w:val="bottom"/>
            <w:hideMark/>
          </w:tcPr>
          <w:p w14:paraId="3F70A46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5F6017D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5.022</w:t>
            </w:r>
          </w:p>
        </w:tc>
        <w:tc>
          <w:tcPr>
            <w:tcW w:w="1120" w:type="dxa"/>
            <w:tcBorders>
              <w:top w:val="nil"/>
              <w:left w:val="nil"/>
              <w:bottom w:val="nil"/>
              <w:right w:val="nil"/>
            </w:tcBorders>
            <w:shd w:val="clear" w:color="auto" w:fill="auto"/>
            <w:noWrap/>
            <w:vAlign w:val="bottom"/>
            <w:hideMark/>
          </w:tcPr>
          <w:p w14:paraId="047FD98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1.674</w:t>
            </w:r>
          </w:p>
        </w:tc>
        <w:tc>
          <w:tcPr>
            <w:tcW w:w="1160" w:type="dxa"/>
            <w:tcBorders>
              <w:top w:val="nil"/>
              <w:left w:val="nil"/>
              <w:bottom w:val="nil"/>
              <w:right w:val="nil"/>
            </w:tcBorders>
            <w:shd w:val="clear" w:color="auto" w:fill="auto"/>
            <w:noWrap/>
            <w:vAlign w:val="bottom"/>
            <w:hideMark/>
          </w:tcPr>
          <w:p w14:paraId="37C8763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13.546</w:t>
            </w:r>
          </w:p>
        </w:tc>
        <w:tc>
          <w:tcPr>
            <w:tcW w:w="1120" w:type="dxa"/>
            <w:tcBorders>
              <w:top w:val="nil"/>
              <w:left w:val="nil"/>
              <w:bottom w:val="nil"/>
              <w:right w:val="nil"/>
            </w:tcBorders>
            <w:shd w:val="clear" w:color="auto" w:fill="auto"/>
            <w:noWrap/>
            <w:vAlign w:val="bottom"/>
            <w:hideMark/>
          </w:tcPr>
          <w:p w14:paraId="206B1C7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0.121</w:t>
            </w:r>
          </w:p>
        </w:tc>
        <w:tc>
          <w:tcPr>
            <w:tcW w:w="960" w:type="dxa"/>
            <w:tcBorders>
              <w:top w:val="nil"/>
              <w:left w:val="nil"/>
              <w:bottom w:val="nil"/>
              <w:right w:val="nil"/>
            </w:tcBorders>
            <w:shd w:val="clear" w:color="auto" w:fill="auto"/>
            <w:noWrap/>
            <w:vAlign w:val="bottom"/>
            <w:hideMark/>
          </w:tcPr>
          <w:p w14:paraId="482F622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CD4A3F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F9084F4" w14:textId="77777777" w:rsidTr="006B0D73">
        <w:trPr>
          <w:trHeight w:val="300"/>
        </w:trPr>
        <w:tc>
          <w:tcPr>
            <w:tcW w:w="2120" w:type="dxa"/>
            <w:tcBorders>
              <w:top w:val="nil"/>
              <w:left w:val="nil"/>
              <w:bottom w:val="nil"/>
              <w:right w:val="nil"/>
            </w:tcBorders>
            <w:shd w:val="clear" w:color="auto" w:fill="auto"/>
            <w:noWrap/>
            <w:vAlign w:val="center"/>
            <w:hideMark/>
          </w:tcPr>
          <w:p w14:paraId="3EF6EBB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1BC90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5A0D29A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1.210</w:t>
            </w:r>
          </w:p>
        </w:tc>
        <w:tc>
          <w:tcPr>
            <w:tcW w:w="1120" w:type="dxa"/>
            <w:tcBorders>
              <w:top w:val="nil"/>
              <w:left w:val="nil"/>
              <w:bottom w:val="nil"/>
              <w:right w:val="nil"/>
            </w:tcBorders>
            <w:shd w:val="clear" w:color="auto" w:fill="auto"/>
            <w:noWrap/>
            <w:vAlign w:val="bottom"/>
            <w:hideMark/>
          </w:tcPr>
          <w:p w14:paraId="460493B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1.210</w:t>
            </w:r>
          </w:p>
        </w:tc>
        <w:tc>
          <w:tcPr>
            <w:tcW w:w="1160" w:type="dxa"/>
            <w:tcBorders>
              <w:top w:val="nil"/>
              <w:left w:val="nil"/>
              <w:bottom w:val="nil"/>
              <w:right w:val="nil"/>
            </w:tcBorders>
            <w:shd w:val="clear" w:color="auto" w:fill="auto"/>
            <w:noWrap/>
            <w:vAlign w:val="bottom"/>
            <w:hideMark/>
          </w:tcPr>
          <w:p w14:paraId="38A379F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9.789</w:t>
            </w:r>
          </w:p>
        </w:tc>
        <w:tc>
          <w:tcPr>
            <w:tcW w:w="1120" w:type="dxa"/>
            <w:tcBorders>
              <w:top w:val="nil"/>
              <w:left w:val="nil"/>
              <w:bottom w:val="nil"/>
              <w:right w:val="nil"/>
            </w:tcBorders>
            <w:shd w:val="clear" w:color="auto" w:fill="auto"/>
            <w:noWrap/>
            <w:vAlign w:val="bottom"/>
            <w:hideMark/>
          </w:tcPr>
          <w:p w14:paraId="728BED0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7D11D52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02B134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5F25E60" w14:textId="77777777" w:rsidTr="006B0D73">
        <w:trPr>
          <w:trHeight w:val="300"/>
        </w:trPr>
        <w:tc>
          <w:tcPr>
            <w:tcW w:w="2120" w:type="dxa"/>
            <w:tcBorders>
              <w:top w:val="nil"/>
              <w:left w:val="nil"/>
              <w:bottom w:val="nil"/>
              <w:right w:val="nil"/>
            </w:tcBorders>
            <w:shd w:val="clear" w:color="auto" w:fill="auto"/>
            <w:noWrap/>
            <w:vAlign w:val="center"/>
            <w:hideMark/>
          </w:tcPr>
          <w:p w14:paraId="66497AE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Vegetation type</w:t>
            </w:r>
          </w:p>
        </w:tc>
        <w:tc>
          <w:tcPr>
            <w:tcW w:w="960" w:type="dxa"/>
            <w:tcBorders>
              <w:top w:val="nil"/>
              <w:left w:val="nil"/>
              <w:bottom w:val="nil"/>
              <w:right w:val="nil"/>
            </w:tcBorders>
            <w:shd w:val="clear" w:color="auto" w:fill="auto"/>
            <w:noWrap/>
            <w:vAlign w:val="bottom"/>
            <w:hideMark/>
          </w:tcPr>
          <w:p w14:paraId="2BFBD57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w:t>
            </w:r>
          </w:p>
        </w:tc>
        <w:tc>
          <w:tcPr>
            <w:tcW w:w="1340" w:type="dxa"/>
            <w:tcBorders>
              <w:top w:val="nil"/>
              <w:left w:val="nil"/>
              <w:bottom w:val="nil"/>
              <w:right w:val="nil"/>
            </w:tcBorders>
            <w:shd w:val="clear" w:color="auto" w:fill="auto"/>
            <w:noWrap/>
            <w:vAlign w:val="bottom"/>
            <w:hideMark/>
          </w:tcPr>
          <w:p w14:paraId="773A0E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3.627</w:t>
            </w:r>
          </w:p>
        </w:tc>
        <w:tc>
          <w:tcPr>
            <w:tcW w:w="1120" w:type="dxa"/>
            <w:tcBorders>
              <w:top w:val="nil"/>
              <w:left w:val="nil"/>
              <w:bottom w:val="nil"/>
              <w:right w:val="nil"/>
            </w:tcBorders>
            <w:shd w:val="clear" w:color="auto" w:fill="auto"/>
            <w:noWrap/>
            <w:vAlign w:val="bottom"/>
            <w:hideMark/>
          </w:tcPr>
          <w:p w14:paraId="0954BCA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1.813</w:t>
            </w:r>
          </w:p>
        </w:tc>
        <w:tc>
          <w:tcPr>
            <w:tcW w:w="1160" w:type="dxa"/>
            <w:tcBorders>
              <w:top w:val="nil"/>
              <w:left w:val="nil"/>
              <w:bottom w:val="nil"/>
              <w:right w:val="nil"/>
            </w:tcBorders>
            <w:shd w:val="clear" w:color="auto" w:fill="auto"/>
            <w:noWrap/>
            <w:vAlign w:val="bottom"/>
            <w:hideMark/>
          </w:tcPr>
          <w:p w14:paraId="12D5677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14.672</w:t>
            </w:r>
          </w:p>
        </w:tc>
        <w:tc>
          <w:tcPr>
            <w:tcW w:w="1120" w:type="dxa"/>
            <w:tcBorders>
              <w:top w:val="nil"/>
              <w:left w:val="nil"/>
              <w:bottom w:val="nil"/>
              <w:right w:val="nil"/>
            </w:tcBorders>
            <w:shd w:val="clear" w:color="auto" w:fill="auto"/>
            <w:noWrap/>
            <w:vAlign w:val="bottom"/>
            <w:hideMark/>
          </w:tcPr>
          <w:p w14:paraId="1FEE5D0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0.088</w:t>
            </w:r>
          </w:p>
        </w:tc>
        <w:tc>
          <w:tcPr>
            <w:tcW w:w="960" w:type="dxa"/>
            <w:tcBorders>
              <w:top w:val="nil"/>
              <w:left w:val="nil"/>
              <w:bottom w:val="nil"/>
              <w:right w:val="nil"/>
            </w:tcBorders>
            <w:shd w:val="clear" w:color="auto" w:fill="auto"/>
            <w:noWrap/>
            <w:vAlign w:val="bottom"/>
            <w:hideMark/>
          </w:tcPr>
          <w:p w14:paraId="16739C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C47B4D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48F37C90" w14:textId="77777777" w:rsidTr="006B0D73">
        <w:trPr>
          <w:trHeight w:val="300"/>
        </w:trPr>
        <w:tc>
          <w:tcPr>
            <w:tcW w:w="2120" w:type="dxa"/>
            <w:tcBorders>
              <w:top w:val="nil"/>
              <w:left w:val="nil"/>
              <w:bottom w:val="nil"/>
              <w:right w:val="nil"/>
            </w:tcBorders>
            <w:shd w:val="clear" w:color="auto" w:fill="auto"/>
            <w:noWrap/>
            <w:vAlign w:val="center"/>
            <w:hideMark/>
          </w:tcPr>
          <w:p w14:paraId="0E1B457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4745CA9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5B79D83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4.867</w:t>
            </w:r>
          </w:p>
        </w:tc>
        <w:tc>
          <w:tcPr>
            <w:tcW w:w="1120" w:type="dxa"/>
            <w:tcBorders>
              <w:top w:val="nil"/>
              <w:left w:val="nil"/>
              <w:bottom w:val="nil"/>
              <w:right w:val="nil"/>
            </w:tcBorders>
            <w:shd w:val="clear" w:color="auto" w:fill="auto"/>
            <w:noWrap/>
            <w:vAlign w:val="bottom"/>
            <w:hideMark/>
          </w:tcPr>
          <w:p w14:paraId="6C67F2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1.217</w:t>
            </w:r>
          </w:p>
        </w:tc>
        <w:tc>
          <w:tcPr>
            <w:tcW w:w="1160" w:type="dxa"/>
            <w:tcBorders>
              <w:top w:val="nil"/>
              <w:left w:val="nil"/>
              <w:bottom w:val="nil"/>
              <w:right w:val="nil"/>
            </w:tcBorders>
            <w:shd w:val="clear" w:color="auto" w:fill="auto"/>
            <w:noWrap/>
            <w:vAlign w:val="bottom"/>
            <w:hideMark/>
          </w:tcPr>
          <w:p w14:paraId="6ABF6D3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9.845</w:t>
            </w:r>
          </w:p>
        </w:tc>
        <w:tc>
          <w:tcPr>
            <w:tcW w:w="1120" w:type="dxa"/>
            <w:tcBorders>
              <w:top w:val="nil"/>
              <w:left w:val="nil"/>
              <w:bottom w:val="nil"/>
              <w:right w:val="nil"/>
            </w:tcBorders>
            <w:shd w:val="clear" w:color="auto" w:fill="auto"/>
            <w:noWrap/>
            <w:vAlign w:val="bottom"/>
            <w:hideMark/>
          </w:tcPr>
          <w:p w14:paraId="4CCCCEF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0.117</w:t>
            </w:r>
          </w:p>
        </w:tc>
        <w:tc>
          <w:tcPr>
            <w:tcW w:w="960" w:type="dxa"/>
            <w:tcBorders>
              <w:top w:val="nil"/>
              <w:left w:val="nil"/>
              <w:bottom w:val="nil"/>
              <w:right w:val="nil"/>
            </w:tcBorders>
            <w:shd w:val="clear" w:color="auto" w:fill="auto"/>
            <w:noWrap/>
            <w:vAlign w:val="bottom"/>
            <w:hideMark/>
          </w:tcPr>
          <w:p w14:paraId="682D7F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48AB94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2157A337" w14:textId="77777777" w:rsidTr="006B0D73">
        <w:trPr>
          <w:trHeight w:val="300"/>
        </w:trPr>
        <w:tc>
          <w:tcPr>
            <w:tcW w:w="2120" w:type="dxa"/>
            <w:tcBorders>
              <w:top w:val="nil"/>
              <w:left w:val="nil"/>
              <w:bottom w:val="nil"/>
              <w:right w:val="nil"/>
            </w:tcBorders>
            <w:shd w:val="clear" w:color="auto" w:fill="auto"/>
            <w:noWrap/>
            <w:vAlign w:val="center"/>
            <w:hideMark/>
          </w:tcPr>
          <w:p w14:paraId="3FFE85F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2267276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6A5F9B3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4.587</w:t>
            </w:r>
          </w:p>
        </w:tc>
        <w:tc>
          <w:tcPr>
            <w:tcW w:w="1120" w:type="dxa"/>
            <w:tcBorders>
              <w:top w:val="nil"/>
              <w:left w:val="nil"/>
              <w:bottom w:val="nil"/>
              <w:right w:val="nil"/>
            </w:tcBorders>
            <w:shd w:val="clear" w:color="auto" w:fill="auto"/>
            <w:noWrap/>
            <w:vAlign w:val="bottom"/>
            <w:hideMark/>
          </w:tcPr>
          <w:p w14:paraId="70D2966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0.655</w:t>
            </w:r>
          </w:p>
        </w:tc>
        <w:tc>
          <w:tcPr>
            <w:tcW w:w="1160" w:type="dxa"/>
            <w:tcBorders>
              <w:top w:val="nil"/>
              <w:left w:val="nil"/>
              <w:bottom w:val="nil"/>
              <w:right w:val="nil"/>
            </w:tcBorders>
            <w:shd w:val="clear" w:color="auto" w:fill="auto"/>
            <w:noWrap/>
            <w:vAlign w:val="bottom"/>
            <w:hideMark/>
          </w:tcPr>
          <w:p w14:paraId="59E0A5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5.303</w:t>
            </w:r>
          </w:p>
        </w:tc>
        <w:tc>
          <w:tcPr>
            <w:tcW w:w="1120" w:type="dxa"/>
            <w:tcBorders>
              <w:top w:val="nil"/>
              <w:left w:val="nil"/>
              <w:bottom w:val="nil"/>
              <w:right w:val="nil"/>
            </w:tcBorders>
            <w:shd w:val="clear" w:color="auto" w:fill="auto"/>
            <w:noWrap/>
            <w:vAlign w:val="bottom"/>
            <w:hideMark/>
          </w:tcPr>
          <w:p w14:paraId="1A46FA6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0.111</w:t>
            </w:r>
          </w:p>
        </w:tc>
        <w:tc>
          <w:tcPr>
            <w:tcW w:w="960" w:type="dxa"/>
            <w:tcBorders>
              <w:top w:val="nil"/>
              <w:left w:val="nil"/>
              <w:bottom w:val="nil"/>
              <w:right w:val="nil"/>
            </w:tcBorders>
            <w:shd w:val="clear" w:color="auto" w:fill="auto"/>
            <w:noWrap/>
            <w:vAlign w:val="bottom"/>
            <w:hideMark/>
          </w:tcPr>
          <w:p w14:paraId="30011E5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5F55F5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F9A5E82" w14:textId="77777777" w:rsidTr="006B0D73">
        <w:trPr>
          <w:trHeight w:val="300"/>
        </w:trPr>
        <w:tc>
          <w:tcPr>
            <w:tcW w:w="2120" w:type="dxa"/>
            <w:tcBorders>
              <w:top w:val="nil"/>
              <w:left w:val="nil"/>
              <w:bottom w:val="nil"/>
              <w:right w:val="nil"/>
            </w:tcBorders>
            <w:shd w:val="clear" w:color="auto" w:fill="auto"/>
            <w:noWrap/>
            <w:vAlign w:val="center"/>
            <w:hideMark/>
          </w:tcPr>
          <w:p w14:paraId="3A1D2C34"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C359B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179</w:t>
            </w:r>
          </w:p>
        </w:tc>
        <w:tc>
          <w:tcPr>
            <w:tcW w:w="1340" w:type="dxa"/>
            <w:tcBorders>
              <w:top w:val="nil"/>
              <w:left w:val="nil"/>
              <w:bottom w:val="nil"/>
              <w:right w:val="nil"/>
            </w:tcBorders>
            <w:shd w:val="clear" w:color="auto" w:fill="auto"/>
            <w:noWrap/>
            <w:vAlign w:val="bottom"/>
            <w:hideMark/>
          </w:tcPr>
          <w:p w14:paraId="7FA3604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22.122</w:t>
            </w:r>
          </w:p>
        </w:tc>
        <w:tc>
          <w:tcPr>
            <w:tcW w:w="1120" w:type="dxa"/>
            <w:tcBorders>
              <w:top w:val="nil"/>
              <w:left w:val="nil"/>
              <w:bottom w:val="nil"/>
              <w:right w:val="nil"/>
            </w:tcBorders>
            <w:shd w:val="clear" w:color="auto" w:fill="auto"/>
            <w:noWrap/>
            <w:vAlign w:val="bottom"/>
            <w:hideMark/>
          </w:tcPr>
          <w:p w14:paraId="39B1180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0.124</w:t>
            </w:r>
          </w:p>
        </w:tc>
        <w:tc>
          <w:tcPr>
            <w:tcW w:w="1160" w:type="dxa"/>
            <w:tcBorders>
              <w:top w:val="nil"/>
              <w:left w:val="nil"/>
              <w:bottom w:val="nil"/>
              <w:right w:val="nil"/>
            </w:tcBorders>
            <w:shd w:val="clear" w:color="auto" w:fill="auto"/>
            <w:noWrap/>
            <w:vAlign w:val="bottom"/>
            <w:hideMark/>
          </w:tcPr>
          <w:p w14:paraId="59F379D1"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6C95266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0.534</w:t>
            </w:r>
          </w:p>
        </w:tc>
        <w:tc>
          <w:tcPr>
            <w:tcW w:w="960" w:type="dxa"/>
            <w:tcBorders>
              <w:top w:val="nil"/>
              <w:left w:val="nil"/>
              <w:bottom w:val="nil"/>
              <w:right w:val="nil"/>
            </w:tcBorders>
            <w:shd w:val="clear" w:color="auto" w:fill="auto"/>
            <w:noWrap/>
            <w:vAlign w:val="bottom"/>
            <w:hideMark/>
          </w:tcPr>
          <w:p w14:paraId="30EE672D"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4F900A4"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512C855A"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00286D48"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29F524A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196</w:t>
            </w:r>
          </w:p>
        </w:tc>
        <w:tc>
          <w:tcPr>
            <w:tcW w:w="1340" w:type="dxa"/>
            <w:tcBorders>
              <w:top w:val="nil"/>
              <w:left w:val="nil"/>
              <w:bottom w:val="single" w:sz="4" w:space="0" w:color="auto"/>
              <w:right w:val="nil"/>
            </w:tcBorders>
            <w:shd w:val="clear" w:color="auto" w:fill="auto"/>
            <w:noWrap/>
            <w:vAlign w:val="bottom"/>
            <w:hideMark/>
          </w:tcPr>
          <w:p w14:paraId="3C8B9E5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41.436</w:t>
            </w:r>
          </w:p>
        </w:tc>
        <w:tc>
          <w:tcPr>
            <w:tcW w:w="1120" w:type="dxa"/>
            <w:tcBorders>
              <w:top w:val="nil"/>
              <w:left w:val="nil"/>
              <w:bottom w:val="single" w:sz="4" w:space="0" w:color="auto"/>
              <w:right w:val="nil"/>
            </w:tcBorders>
            <w:shd w:val="clear" w:color="auto" w:fill="auto"/>
            <w:noWrap/>
            <w:vAlign w:val="bottom"/>
            <w:hideMark/>
          </w:tcPr>
          <w:p w14:paraId="5346540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4C11B9D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5F13B3F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11EBE76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2219C1C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18A0EAD" w14:textId="77777777" w:rsidTr="006B0D73">
        <w:trPr>
          <w:trHeight w:val="300"/>
        </w:trPr>
        <w:tc>
          <w:tcPr>
            <w:tcW w:w="2120" w:type="dxa"/>
            <w:tcBorders>
              <w:top w:val="nil"/>
              <w:left w:val="nil"/>
              <w:bottom w:val="nil"/>
              <w:right w:val="nil"/>
            </w:tcBorders>
            <w:shd w:val="clear" w:color="auto" w:fill="auto"/>
            <w:noWrap/>
            <w:vAlign w:val="bottom"/>
            <w:hideMark/>
          </w:tcPr>
          <w:p w14:paraId="3404AA28"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009FEB"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5D03B69D"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281805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D26A67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ECCD0B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6FB9DA"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398AAE"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0E1AA8E"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1861D80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Neuston</w:t>
            </w:r>
          </w:p>
        </w:tc>
        <w:tc>
          <w:tcPr>
            <w:tcW w:w="960" w:type="dxa"/>
            <w:tcBorders>
              <w:top w:val="single" w:sz="4" w:space="0" w:color="auto"/>
              <w:left w:val="nil"/>
              <w:bottom w:val="single" w:sz="4" w:space="0" w:color="auto"/>
              <w:right w:val="nil"/>
            </w:tcBorders>
            <w:shd w:val="clear" w:color="000000" w:fill="D9D9D9"/>
            <w:noWrap/>
            <w:vAlign w:val="bottom"/>
            <w:hideMark/>
          </w:tcPr>
          <w:p w14:paraId="7CA9E5A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CDB1DD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D149E8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3B13016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328B9A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C665C1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6DE68D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EA3547F" w14:textId="77777777" w:rsidTr="006B0D73">
        <w:trPr>
          <w:trHeight w:val="300"/>
        </w:trPr>
        <w:tc>
          <w:tcPr>
            <w:tcW w:w="2120" w:type="dxa"/>
            <w:tcBorders>
              <w:top w:val="nil"/>
              <w:left w:val="nil"/>
              <w:bottom w:val="nil"/>
              <w:right w:val="nil"/>
            </w:tcBorders>
            <w:shd w:val="clear" w:color="auto" w:fill="auto"/>
            <w:noWrap/>
            <w:vAlign w:val="center"/>
            <w:hideMark/>
          </w:tcPr>
          <w:p w14:paraId="2C58D172"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667BD4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34D650B3"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1CE2A411"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3DBCED21"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13E1D35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5976A8D2"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38375ACE"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77EB8DCB" w14:textId="77777777" w:rsidTr="006B0D73">
        <w:trPr>
          <w:trHeight w:val="300"/>
        </w:trPr>
        <w:tc>
          <w:tcPr>
            <w:tcW w:w="2120" w:type="dxa"/>
            <w:tcBorders>
              <w:top w:val="nil"/>
              <w:left w:val="nil"/>
              <w:bottom w:val="nil"/>
              <w:right w:val="nil"/>
            </w:tcBorders>
            <w:shd w:val="clear" w:color="auto" w:fill="auto"/>
            <w:noWrap/>
            <w:vAlign w:val="center"/>
            <w:hideMark/>
          </w:tcPr>
          <w:p w14:paraId="1AED66C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 type</w:t>
            </w:r>
          </w:p>
        </w:tc>
        <w:tc>
          <w:tcPr>
            <w:tcW w:w="960" w:type="dxa"/>
            <w:tcBorders>
              <w:top w:val="nil"/>
              <w:left w:val="nil"/>
              <w:bottom w:val="nil"/>
              <w:right w:val="nil"/>
            </w:tcBorders>
            <w:shd w:val="clear" w:color="auto" w:fill="auto"/>
            <w:noWrap/>
            <w:vAlign w:val="bottom"/>
            <w:hideMark/>
          </w:tcPr>
          <w:p w14:paraId="208D981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730FBCF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2.517</w:t>
            </w:r>
          </w:p>
        </w:tc>
        <w:tc>
          <w:tcPr>
            <w:tcW w:w="1120" w:type="dxa"/>
            <w:tcBorders>
              <w:top w:val="nil"/>
              <w:left w:val="nil"/>
              <w:bottom w:val="nil"/>
              <w:right w:val="nil"/>
            </w:tcBorders>
            <w:shd w:val="clear" w:color="auto" w:fill="auto"/>
            <w:noWrap/>
            <w:vAlign w:val="bottom"/>
            <w:hideMark/>
          </w:tcPr>
          <w:p w14:paraId="3DD0FB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0.839</w:t>
            </w:r>
          </w:p>
        </w:tc>
        <w:tc>
          <w:tcPr>
            <w:tcW w:w="1160" w:type="dxa"/>
            <w:tcBorders>
              <w:top w:val="nil"/>
              <w:left w:val="nil"/>
              <w:bottom w:val="nil"/>
              <w:right w:val="nil"/>
            </w:tcBorders>
            <w:shd w:val="clear" w:color="auto" w:fill="auto"/>
            <w:noWrap/>
            <w:vAlign w:val="bottom"/>
            <w:hideMark/>
          </w:tcPr>
          <w:p w14:paraId="155566F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6.923</w:t>
            </w:r>
          </w:p>
        </w:tc>
        <w:tc>
          <w:tcPr>
            <w:tcW w:w="1120" w:type="dxa"/>
            <w:tcBorders>
              <w:top w:val="nil"/>
              <w:left w:val="nil"/>
              <w:bottom w:val="nil"/>
              <w:right w:val="nil"/>
            </w:tcBorders>
            <w:shd w:val="clear" w:color="auto" w:fill="auto"/>
            <w:noWrap/>
            <w:vAlign w:val="bottom"/>
            <w:hideMark/>
          </w:tcPr>
          <w:p w14:paraId="085AB54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0.139</w:t>
            </w:r>
          </w:p>
        </w:tc>
        <w:tc>
          <w:tcPr>
            <w:tcW w:w="960" w:type="dxa"/>
            <w:tcBorders>
              <w:top w:val="nil"/>
              <w:left w:val="nil"/>
              <w:bottom w:val="nil"/>
              <w:right w:val="nil"/>
            </w:tcBorders>
            <w:shd w:val="clear" w:color="auto" w:fill="auto"/>
            <w:noWrap/>
            <w:vAlign w:val="bottom"/>
            <w:hideMark/>
          </w:tcPr>
          <w:p w14:paraId="1AE9C94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5DA6F4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D7D1CED" w14:textId="77777777" w:rsidTr="006B0D73">
        <w:trPr>
          <w:trHeight w:val="300"/>
        </w:trPr>
        <w:tc>
          <w:tcPr>
            <w:tcW w:w="2120" w:type="dxa"/>
            <w:tcBorders>
              <w:top w:val="nil"/>
              <w:left w:val="nil"/>
              <w:bottom w:val="nil"/>
              <w:right w:val="nil"/>
            </w:tcBorders>
            <w:shd w:val="clear" w:color="auto" w:fill="auto"/>
            <w:noWrap/>
            <w:vAlign w:val="center"/>
            <w:hideMark/>
          </w:tcPr>
          <w:p w14:paraId="22AB9BE2"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lastRenderedPageBreak/>
              <w:t>Year</w:t>
            </w:r>
          </w:p>
        </w:tc>
        <w:tc>
          <w:tcPr>
            <w:tcW w:w="960" w:type="dxa"/>
            <w:tcBorders>
              <w:top w:val="nil"/>
              <w:left w:val="nil"/>
              <w:bottom w:val="nil"/>
              <w:right w:val="nil"/>
            </w:tcBorders>
            <w:shd w:val="clear" w:color="auto" w:fill="auto"/>
            <w:noWrap/>
            <w:vAlign w:val="bottom"/>
            <w:hideMark/>
          </w:tcPr>
          <w:p w14:paraId="2C87FFC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786B29A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0.172</w:t>
            </w:r>
          </w:p>
        </w:tc>
        <w:tc>
          <w:tcPr>
            <w:tcW w:w="1120" w:type="dxa"/>
            <w:tcBorders>
              <w:top w:val="nil"/>
              <w:left w:val="nil"/>
              <w:bottom w:val="nil"/>
              <w:right w:val="nil"/>
            </w:tcBorders>
            <w:shd w:val="clear" w:color="auto" w:fill="auto"/>
            <w:noWrap/>
            <w:vAlign w:val="bottom"/>
            <w:hideMark/>
          </w:tcPr>
          <w:p w14:paraId="4229379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0.172</w:t>
            </w:r>
          </w:p>
        </w:tc>
        <w:tc>
          <w:tcPr>
            <w:tcW w:w="1160" w:type="dxa"/>
            <w:tcBorders>
              <w:top w:val="nil"/>
              <w:left w:val="nil"/>
              <w:bottom w:val="nil"/>
              <w:right w:val="nil"/>
            </w:tcBorders>
            <w:shd w:val="clear" w:color="auto" w:fill="auto"/>
            <w:noWrap/>
            <w:vAlign w:val="bottom"/>
            <w:hideMark/>
          </w:tcPr>
          <w:p w14:paraId="424692E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1.420</w:t>
            </w:r>
          </w:p>
        </w:tc>
        <w:tc>
          <w:tcPr>
            <w:tcW w:w="1120" w:type="dxa"/>
            <w:tcBorders>
              <w:top w:val="nil"/>
              <w:left w:val="nil"/>
              <w:bottom w:val="nil"/>
              <w:right w:val="nil"/>
            </w:tcBorders>
            <w:shd w:val="clear" w:color="auto" w:fill="auto"/>
            <w:noWrap/>
            <w:vAlign w:val="bottom"/>
            <w:hideMark/>
          </w:tcPr>
          <w:p w14:paraId="287F0CE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0.010</w:t>
            </w:r>
          </w:p>
        </w:tc>
        <w:tc>
          <w:tcPr>
            <w:tcW w:w="960" w:type="dxa"/>
            <w:tcBorders>
              <w:top w:val="nil"/>
              <w:left w:val="nil"/>
              <w:bottom w:val="nil"/>
              <w:right w:val="nil"/>
            </w:tcBorders>
            <w:shd w:val="clear" w:color="auto" w:fill="auto"/>
            <w:noWrap/>
            <w:vAlign w:val="bottom"/>
            <w:hideMark/>
          </w:tcPr>
          <w:p w14:paraId="2D1EB0F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0.263</w:t>
            </w:r>
          </w:p>
        </w:tc>
        <w:tc>
          <w:tcPr>
            <w:tcW w:w="960" w:type="dxa"/>
            <w:tcBorders>
              <w:top w:val="nil"/>
              <w:left w:val="nil"/>
              <w:bottom w:val="nil"/>
              <w:right w:val="nil"/>
            </w:tcBorders>
            <w:shd w:val="clear" w:color="auto" w:fill="auto"/>
            <w:noWrap/>
            <w:vAlign w:val="bottom"/>
            <w:hideMark/>
          </w:tcPr>
          <w:p w14:paraId="0D78C729" w14:textId="77777777" w:rsidR="006B0D73" w:rsidRPr="006B0D73" w:rsidRDefault="006B0D73" w:rsidP="006B0D73">
            <w:pPr>
              <w:spacing w:after="0" w:line="240" w:lineRule="auto"/>
              <w:jc w:val="right"/>
              <w:rPr>
                <w:rFonts w:ascii="Calibri" w:eastAsia="Times New Roman" w:hAnsi="Calibri" w:cs="Calibri"/>
                <w:color w:val="000000"/>
              </w:rPr>
            </w:pPr>
          </w:p>
        </w:tc>
      </w:tr>
      <w:tr w:rsidR="006B0D73" w:rsidRPr="006B0D73" w14:paraId="13CC1156" w14:textId="77777777" w:rsidTr="006B0D73">
        <w:trPr>
          <w:trHeight w:val="300"/>
        </w:trPr>
        <w:tc>
          <w:tcPr>
            <w:tcW w:w="2120" w:type="dxa"/>
            <w:tcBorders>
              <w:top w:val="nil"/>
              <w:left w:val="nil"/>
              <w:bottom w:val="nil"/>
              <w:right w:val="nil"/>
            </w:tcBorders>
            <w:shd w:val="clear" w:color="auto" w:fill="auto"/>
            <w:noWrap/>
            <w:vAlign w:val="center"/>
            <w:hideMark/>
          </w:tcPr>
          <w:p w14:paraId="73CB904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636BE2D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3CEB33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2.380</w:t>
            </w:r>
          </w:p>
        </w:tc>
        <w:tc>
          <w:tcPr>
            <w:tcW w:w="1120" w:type="dxa"/>
            <w:tcBorders>
              <w:top w:val="nil"/>
              <w:left w:val="nil"/>
              <w:bottom w:val="nil"/>
              <w:right w:val="nil"/>
            </w:tcBorders>
            <w:shd w:val="clear" w:color="auto" w:fill="auto"/>
            <w:noWrap/>
            <w:vAlign w:val="bottom"/>
            <w:hideMark/>
          </w:tcPr>
          <w:p w14:paraId="2613EE6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0.595</w:t>
            </w:r>
          </w:p>
        </w:tc>
        <w:tc>
          <w:tcPr>
            <w:tcW w:w="1160" w:type="dxa"/>
            <w:tcBorders>
              <w:top w:val="nil"/>
              <w:left w:val="nil"/>
              <w:bottom w:val="nil"/>
              <w:right w:val="nil"/>
            </w:tcBorders>
            <w:shd w:val="clear" w:color="auto" w:fill="auto"/>
            <w:noWrap/>
            <w:vAlign w:val="bottom"/>
            <w:hideMark/>
          </w:tcPr>
          <w:p w14:paraId="65AD67E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4.910</w:t>
            </w:r>
          </w:p>
        </w:tc>
        <w:tc>
          <w:tcPr>
            <w:tcW w:w="1120" w:type="dxa"/>
            <w:tcBorders>
              <w:top w:val="nil"/>
              <w:left w:val="nil"/>
              <w:bottom w:val="nil"/>
              <w:right w:val="nil"/>
            </w:tcBorders>
            <w:shd w:val="clear" w:color="auto" w:fill="auto"/>
            <w:noWrap/>
            <w:vAlign w:val="bottom"/>
            <w:hideMark/>
          </w:tcPr>
          <w:p w14:paraId="48776F7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0.132</w:t>
            </w:r>
          </w:p>
        </w:tc>
        <w:tc>
          <w:tcPr>
            <w:tcW w:w="960" w:type="dxa"/>
            <w:tcBorders>
              <w:top w:val="nil"/>
              <w:left w:val="nil"/>
              <w:bottom w:val="nil"/>
              <w:right w:val="nil"/>
            </w:tcBorders>
            <w:shd w:val="clear" w:color="auto" w:fill="auto"/>
            <w:noWrap/>
            <w:vAlign w:val="bottom"/>
            <w:hideMark/>
          </w:tcPr>
          <w:p w14:paraId="28FB252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5CE3B7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4F3EAA6" w14:textId="77777777" w:rsidTr="006B0D73">
        <w:trPr>
          <w:trHeight w:val="300"/>
        </w:trPr>
        <w:tc>
          <w:tcPr>
            <w:tcW w:w="2120" w:type="dxa"/>
            <w:tcBorders>
              <w:top w:val="nil"/>
              <w:left w:val="nil"/>
              <w:bottom w:val="nil"/>
              <w:right w:val="nil"/>
            </w:tcBorders>
            <w:shd w:val="clear" w:color="auto" w:fill="auto"/>
            <w:noWrap/>
            <w:vAlign w:val="center"/>
            <w:hideMark/>
          </w:tcPr>
          <w:p w14:paraId="16C1C033"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21F7219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20D09F7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2.589</w:t>
            </w:r>
          </w:p>
        </w:tc>
        <w:tc>
          <w:tcPr>
            <w:tcW w:w="1120" w:type="dxa"/>
            <w:tcBorders>
              <w:top w:val="nil"/>
              <w:left w:val="nil"/>
              <w:bottom w:val="nil"/>
              <w:right w:val="nil"/>
            </w:tcBorders>
            <w:shd w:val="clear" w:color="auto" w:fill="auto"/>
            <w:noWrap/>
            <w:vAlign w:val="bottom"/>
            <w:hideMark/>
          </w:tcPr>
          <w:p w14:paraId="7E8314A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0.370</w:t>
            </w:r>
          </w:p>
        </w:tc>
        <w:tc>
          <w:tcPr>
            <w:tcW w:w="1160" w:type="dxa"/>
            <w:tcBorders>
              <w:top w:val="nil"/>
              <w:left w:val="nil"/>
              <w:bottom w:val="nil"/>
              <w:right w:val="nil"/>
            </w:tcBorders>
            <w:shd w:val="clear" w:color="auto" w:fill="auto"/>
            <w:noWrap/>
            <w:vAlign w:val="bottom"/>
            <w:hideMark/>
          </w:tcPr>
          <w:p w14:paraId="05BC95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3.052</w:t>
            </w:r>
          </w:p>
        </w:tc>
        <w:tc>
          <w:tcPr>
            <w:tcW w:w="1120" w:type="dxa"/>
            <w:tcBorders>
              <w:top w:val="nil"/>
              <w:left w:val="nil"/>
              <w:bottom w:val="nil"/>
              <w:right w:val="nil"/>
            </w:tcBorders>
            <w:shd w:val="clear" w:color="auto" w:fill="auto"/>
            <w:noWrap/>
            <w:vAlign w:val="bottom"/>
            <w:hideMark/>
          </w:tcPr>
          <w:p w14:paraId="2EC2FD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0.143</w:t>
            </w:r>
          </w:p>
        </w:tc>
        <w:tc>
          <w:tcPr>
            <w:tcW w:w="960" w:type="dxa"/>
            <w:tcBorders>
              <w:top w:val="nil"/>
              <w:left w:val="nil"/>
              <w:bottom w:val="nil"/>
              <w:right w:val="nil"/>
            </w:tcBorders>
            <w:shd w:val="clear" w:color="auto" w:fill="auto"/>
            <w:noWrap/>
            <w:vAlign w:val="bottom"/>
            <w:hideMark/>
          </w:tcPr>
          <w:p w14:paraId="098D5DF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F5A441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3A38E476" w14:textId="77777777" w:rsidTr="006B0D73">
        <w:trPr>
          <w:trHeight w:val="300"/>
        </w:trPr>
        <w:tc>
          <w:tcPr>
            <w:tcW w:w="2120" w:type="dxa"/>
            <w:tcBorders>
              <w:top w:val="nil"/>
              <w:left w:val="nil"/>
              <w:bottom w:val="nil"/>
              <w:right w:val="nil"/>
            </w:tcBorders>
            <w:shd w:val="clear" w:color="auto" w:fill="auto"/>
            <w:noWrap/>
            <w:vAlign w:val="center"/>
            <w:hideMark/>
          </w:tcPr>
          <w:p w14:paraId="6C7D9B2C"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29B6E20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86</w:t>
            </w:r>
          </w:p>
        </w:tc>
        <w:tc>
          <w:tcPr>
            <w:tcW w:w="1340" w:type="dxa"/>
            <w:tcBorders>
              <w:top w:val="nil"/>
              <w:left w:val="nil"/>
              <w:bottom w:val="nil"/>
              <w:right w:val="nil"/>
            </w:tcBorders>
            <w:shd w:val="clear" w:color="auto" w:fill="auto"/>
            <w:noWrap/>
            <w:vAlign w:val="bottom"/>
            <w:hideMark/>
          </w:tcPr>
          <w:p w14:paraId="6809972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10.422</w:t>
            </w:r>
          </w:p>
        </w:tc>
        <w:tc>
          <w:tcPr>
            <w:tcW w:w="1120" w:type="dxa"/>
            <w:tcBorders>
              <w:top w:val="nil"/>
              <w:left w:val="nil"/>
              <w:bottom w:val="nil"/>
              <w:right w:val="nil"/>
            </w:tcBorders>
            <w:shd w:val="clear" w:color="auto" w:fill="auto"/>
            <w:noWrap/>
            <w:vAlign w:val="bottom"/>
            <w:hideMark/>
          </w:tcPr>
          <w:p w14:paraId="52F9B6D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0.121</w:t>
            </w:r>
          </w:p>
        </w:tc>
        <w:tc>
          <w:tcPr>
            <w:tcW w:w="1160" w:type="dxa"/>
            <w:tcBorders>
              <w:top w:val="nil"/>
              <w:left w:val="nil"/>
              <w:bottom w:val="nil"/>
              <w:right w:val="nil"/>
            </w:tcBorders>
            <w:shd w:val="clear" w:color="auto" w:fill="auto"/>
            <w:noWrap/>
            <w:vAlign w:val="bottom"/>
            <w:hideMark/>
          </w:tcPr>
          <w:p w14:paraId="50E87554"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00E9F0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0.576</w:t>
            </w:r>
          </w:p>
        </w:tc>
        <w:tc>
          <w:tcPr>
            <w:tcW w:w="960" w:type="dxa"/>
            <w:tcBorders>
              <w:top w:val="nil"/>
              <w:left w:val="nil"/>
              <w:bottom w:val="nil"/>
              <w:right w:val="nil"/>
            </w:tcBorders>
            <w:shd w:val="clear" w:color="auto" w:fill="auto"/>
            <w:noWrap/>
            <w:vAlign w:val="bottom"/>
            <w:hideMark/>
          </w:tcPr>
          <w:p w14:paraId="29C8E2A3"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AB5718"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19774A2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3A14F8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4E75E41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101</w:t>
            </w:r>
          </w:p>
        </w:tc>
        <w:tc>
          <w:tcPr>
            <w:tcW w:w="1340" w:type="dxa"/>
            <w:tcBorders>
              <w:top w:val="nil"/>
              <w:left w:val="nil"/>
              <w:bottom w:val="single" w:sz="4" w:space="0" w:color="auto"/>
              <w:right w:val="nil"/>
            </w:tcBorders>
            <w:shd w:val="clear" w:color="auto" w:fill="auto"/>
            <w:noWrap/>
            <w:vAlign w:val="bottom"/>
            <w:hideMark/>
          </w:tcPr>
          <w:p w14:paraId="1BBBF03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18.079</w:t>
            </w:r>
          </w:p>
        </w:tc>
        <w:tc>
          <w:tcPr>
            <w:tcW w:w="1120" w:type="dxa"/>
            <w:tcBorders>
              <w:top w:val="nil"/>
              <w:left w:val="nil"/>
              <w:bottom w:val="single" w:sz="4" w:space="0" w:color="auto"/>
              <w:right w:val="nil"/>
            </w:tcBorders>
            <w:shd w:val="clear" w:color="auto" w:fill="auto"/>
            <w:noWrap/>
            <w:vAlign w:val="bottom"/>
            <w:hideMark/>
          </w:tcPr>
          <w:p w14:paraId="13FC429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4F94041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7C6E6AC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3304495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67F373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93B5B06" w14:textId="77777777" w:rsidTr="006B0D73">
        <w:trPr>
          <w:trHeight w:val="300"/>
        </w:trPr>
        <w:tc>
          <w:tcPr>
            <w:tcW w:w="2120" w:type="dxa"/>
            <w:tcBorders>
              <w:top w:val="nil"/>
              <w:left w:val="nil"/>
              <w:bottom w:val="nil"/>
              <w:right w:val="nil"/>
            </w:tcBorders>
            <w:shd w:val="clear" w:color="000000" w:fill="FFFFFF"/>
            <w:noWrap/>
            <w:vAlign w:val="center"/>
            <w:hideMark/>
          </w:tcPr>
          <w:p w14:paraId="10645A9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w:t>
            </w:r>
          </w:p>
        </w:tc>
        <w:tc>
          <w:tcPr>
            <w:tcW w:w="960" w:type="dxa"/>
            <w:tcBorders>
              <w:top w:val="nil"/>
              <w:left w:val="nil"/>
              <w:bottom w:val="nil"/>
              <w:right w:val="nil"/>
            </w:tcBorders>
            <w:shd w:val="clear" w:color="auto" w:fill="auto"/>
            <w:noWrap/>
            <w:vAlign w:val="bottom"/>
            <w:hideMark/>
          </w:tcPr>
          <w:p w14:paraId="74F50576" w14:textId="77777777" w:rsidR="006B0D73" w:rsidRPr="006B0D73" w:rsidRDefault="006B0D73" w:rsidP="006B0D73">
            <w:pPr>
              <w:spacing w:after="0" w:line="240" w:lineRule="auto"/>
              <w:rPr>
                <w:rFonts w:ascii="Lucida Console" w:eastAsia="Times New Roman" w:hAnsi="Lucida Console" w:cs="Calibri"/>
                <w:color w:val="000000"/>
                <w:sz w:val="20"/>
                <w:szCs w:val="20"/>
              </w:rPr>
            </w:pPr>
          </w:p>
        </w:tc>
        <w:tc>
          <w:tcPr>
            <w:tcW w:w="1340" w:type="dxa"/>
            <w:tcBorders>
              <w:top w:val="nil"/>
              <w:left w:val="nil"/>
              <w:bottom w:val="nil"/>
              <w:right w:val="nil"/>
            </w:tcBorders>
            <w:shd w:val="clear" w:color="auto" w:fill="auto"/>
            <w:noWrap/>
            <w:vAlign w:val="bottom"/>
            <w:hideMark/>
          </w:tcPr>
          <w:p w14:paraId="76DF6431"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313B464"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5FC65A0"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ED38A5C"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46FC018"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2915EF"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25CC7ED"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51FCFE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Zooplankton</w:t>
            </w:r>
          </w:p>
        </w:tc>
        <w:tc>
          <w:tcPr>
            <w:tcW w:w="960" w:type="dxa"/>
            <w:tcBorders>
              <w:top w:val="single" w:sz="4" w:space="0" w:color="auto"/>
              <w:left w:val="nil"/>
              <w:bottom w:val="single" w:sz="4" w:space="0" w:color="auto"/>
              <w:right w:val="nil"/>
            </w:tcBorders>
            <w:shd w:val="clear" w:color="000000" w:fill="D9D9D9"/>
            <w:noWrap/>
            <w:vAlign w:val="bottom"/>
            <w:hideMark/>
          </w:tcPr>
          <w:p w14:paraId="207842F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0ACBF7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E3AF12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76416D3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47076B8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2B451B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AB08EA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4E426AB0" w14:textId="77777777" w:rsidTr="006B0D73">
        <w:trPr>
          <w:trHeight w:val="300"/>
        </w:trPr>
        <w:tc>
          <w:tcPr>
            <w:tcW w:w="2120" w:type="dxa"/>
            <w:tcBorders>
              <w:top w:val="nil"/>
              <w:left w:val="nil"/>
              <w:bottom w:val="nil"/>
              <w:right w:val="nil"/>
            </w:tcBorders>
            <w:shd w:val="clear" w:color="auto" w:fill="auto"/>
            <w:noWrap/>
            <w:vAlign w:val="center"/>
            <w:hideMark/>
          </w:tcPr>
          <w:p w14:paraId="7C6EAF3A"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D4545F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259B2047"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4B321910"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5BF84969"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5F252FB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0A54366"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4F175C72"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7B22C516" w14:textId="77777777" w:rsidTr="006B0D73">
        <w:trPr>
          <w:trHeight w:val="300"/>
        </w:trPr>
        <w:tc>
          <w:tcPr>
            <w:tcW w:w="2120" w:type="dxa"/>
            <w:tcBorders>
              <w:top w:val="nil"/>
              <w:left w:val="nil"/>
              <w:bottom w:val="nil"/>
              <w:right w:val="nil"/>
            </w:tcBorders>
            <w:shd w:val="clear" w:color="auto" w:fill="auto"/>
            <w:noWrap/>
            <w:vAlign w:val="center"/>
            <w:hideMark/>
          </w:tcPr>
          <w:p w14:paraId="6503C3A4"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Region2</w:t>
            </w:r>
          </w:p>
        </w:tc>
        <w:tc>
          <w:tcPr>
            <w:tcW w:w="960" w:type="dxa"/>
            <w:tcBorders>
              <w:top w:val="nil"/>
              <w:left w:val="nil"/>
              <w:bottom w:val="nil"/>
              <w:right w:val="nil"/>
            </w:tcBorders>
            <w:shd w:val="clear" w:color="auto" w:fill="auto"/>
            <w:noWrap/>
            <w:vAlign w:val="bottom"/>
            <w:hideMark/>
          </w:tcPr>
          <w:p w14:paraId="5C75656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1EBF55A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4.687</w:t>
            </w:r>
          </w:p>
        </w:tc>
        <w:tc>
          <w:tcPr>
            <w:tcW w:w="1120" w:type="dxa"/>
            <w:tcBorders>
              <w:top w:val="nil"/>
              <w:left w:val="nil"/>
              <w:bottom w:val="nil"/>
              <w:right w:val="nil"/>
            </w:tcBorders>
            <w:shd w:val="clear" w:color="auto" w:fill="auto"/>
            <w:noWrap/>
            <w:vAlign w:val="bottom"/>
            <w:hideMark/>
          </w:tcPr>
          <w:p w14:paraId="2D4543C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1.172</w:t>
            </w:r>
          </w:p>
        </w:tc>
        <w:tc>
          <w:tcPr>
            <w:tcW w:w="1160" w:type="dxa"/>
            <w:tcBorders>
              <w:top w:val="nil"/>
              <w:left w:val="nil"/>
              <w:bottom w:val="nil"/>
              <w:right w:val="nil"/>
            </w:tcBorders>
            <w:shd w:val="clear" w:color="auto" w:fill="auto"/>
            <w:noWrap/>
            <w:vAlign w:val="bottom"/>
            <w:hideMark/>
          </w:tcPr>
          <w:p w14:paraId="554602E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9.303</w:t>
            </w:r>
          </w:p>
        </w:tc>
        <w:tc>
          <w:tcPr>
            <w:tcW w:w="1120" w:type="dxa"/>
            <w:tcBorders>
              <w:top w:val="nil"/>
              <w:left w:val="nil"/>
              <w:bottom w:val="nil"/>
              <w:right w:val="nil"/>
            </w:tcBorders>
            <w:shd w:val="clear" w:color="auto" w:fill="auto"/>
            <w:noWrap/>
            <w:vAlign w:val="bottom"/>
            <w:hideMark/>
          </w:tcPr>
          <w:p w14:paraId="79EA616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2FA7DEE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61EEAC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4227A18" w14:textId="77777777" w:rsidTr="006B0D73">
        <w:trPr>
          <w:trHeight w:val="300"/>
        </w:trPr>
        <w:tc>
          <w:tcPr>
            <w:tcW w:w="2120" w:type="dxa"/>
            <w:tcBorders>
              <w:top w:val="nil"/>
              <w:left w:val="nil"/>
              <w:bottom w:val="nil"/>
              <w:right w:val="nil"/>
            </w:tcBorders>
            <w:shd w:val="clear" w:color="auto" w:fill="auto"/>
            <w:noWrap/>
            <w:vAlign w:val="center"/>
            <w:hideMark/>
          </w:tcPr>
          <w:p w14:paraId="7FEFDE8A" w14:textId="77777777" w:rsidR="006B0D73" w:rsidRPr="006B0D73" w:rsidRDefault="006B0D73" w:rsidP="006B0D73">
            <w:pPr>
              <w:spacing w:after="0" w:line="240" w:lineRule="auto"/>
              <w:rPr>
                <w:rFonts w:ascii="Lucida Console" w:eastAsia="Times New Roman" w:hAnsi="Lucida Console" w:cs="Calibri"/>
                <w:color w:val="000000"/>
                <w:sz w:val="20"/>
                <w:szCs w:val="20"/>
              </w:rPr>
            </w:pPr>
            <w:proofErr w:type="spellStart"/>
            <w:r w:rsidRPr="006B0D73">
              <w:rPr>
                <w:rFonts w:ascii="Lucida Console" w:eastAsia="Times New Roman" w:hAnsi="Lucida Console" w:cs="Calibri"/>
                <w:color w:val="000000"/>
                <w:sz w:val="20"/>
                <w:szCs w:val="20"/>
              </w:rPr>
              <w:t>sitetype</w:t>
            </w:r>
            <w:proofErr w:type="spellEnd"/>
          </w:p>
        </w:tc>
        <w:tc>
          <w:tcPr>
            <w:tcW w:w="960" w:type="dxa"/>
            <w:tcBorders>
              <w:top w:val="nil"/>
              <w:left w:val="nil"/>
              <w:bottom w:val="nil"/>
              <w:right w:val="nil"/>
            </w:tcBorders>
            <w:shd w:val="clear" w:color="auto" w:fill="auto"/>
            <w:noWrap/>
            <w:vAlign w:val="bottom"/>
            <w:hideMark/>
          </w:tcPr>
          <w:p w14:paraId="3039569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22BB751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4.355</w:t>
            </w:r>
          </w:p>
        </w:tc>
        <w:tc>
          <w:tcPr>
            <w:tcW w:w="1120" w:type="dxa"/>
            <w:tcBorders>
              <w:top w:val="nil"/>
              <w:left w:val="nil"/>
              <w:bottom w:val="nil"/>
              <w:right w:val="nil"/>
            </w:tcBorders>
            <w:shd w:val="clear" w:color="auto" w:fill="auto"/>
            <w:noWrap/>
            <w:vAlign w:val="bottom"/>
            <w:hideMark/>
          </w:tcPr>
          <w:p w14:paraId="0C888AF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1.452</w:t>
            </w:r>
          </w:p>
        </w:tc>
        <w:tc>
          <w:tcPr>
            <w:tcW w:w="1160" w:type="dxa"/>
            <w:tcBorders>
              <w:top w:val="nil"/>
              <w:left w:val="nil"/>
              <w:bottom w:val="nil"/>
              <w:right w:val="nil"/>
            </w:tcBorders>
            <w:shd w:val="clear" w:color="auto" w:fill="auto"/>
            <w:noWrap/>
            <w:vAlign w:val="bottom"/>
            <w:hideMark/>
          </w:tcPr>
          <w:p w14:paraId="6D48E14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11.526</w:t>
            </w:r>
          </w:p>
        </w:tc>
        <w:tc>
          <w:tcPr>
            <w:tcW w:w="1120" w:type="dxa"/>
            <w:tcBorders>
              <w:top w:val="nil"/>
              <w:left w:val="nil"/>
              <w:bottom w:val="nil"/>
              <w:right w:val="nil"/>
            </w:tcBorders>
            <w:shd w:val="clear" w:color="auto" w:fill="auto"/>
            <w:noWrap/>
            <w:vAlign w:val="bottom"/>
            <w:hideMark/>
          </w:tcPr>
          <w:p w14:paraId="1FF6502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6EDF5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37AABE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B19E5B1" w14:textId="77777777" w:rsidTr="006B0D73">
        <w:trPr>
          <w:trHeight w:val="300"/>
        </w:trPr>
        <w:tc>
          <w:tcPr>
            <w:tcW w:w="2120" w:type="dxa"/>
            <w:tcBorders>
              <w:top w:val="nil"/>
              <w:left w:val="nil"/>
              <w:bottom w:val="nil"/>
              <w:right w:val="nil"/>
            </w:tcBorders>
            <w:shd w:val="clear" w:color="auto" w:fill="auto"/>
            <w:noWrap/>
            <w:vAlign w:val="center"/>
            <w:hideMark/>
          </w:tcPr>
          <w:p w14:paraId="09B299C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3C21D7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68F1449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1.571</w:t>
            </w:r>
          </w:p>
        </w:tc>
        <w:tc>
          <w:tcPr>
            <w:tcW w:w="1120" w:type="dxa"/>
            <w:tcBorders>
              <w:top w:val="nil"/>
              <w:left w:val="nil"/>
              <w:bottom w:val="nil"/>
              <w:right w:val="nil"/>
            </w:tcBorders>
            <w:shd w:val="clear" w:color="auto" w:fill="auto"/>
            <w:noWrap/>
            <w:vAlign w:val="bottom"/>
            <w:hideMark/>
          </w:tcPr>
          <w:p w14:paraId="0AE0E69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1.571</w:t>
            </w:r>
          </w:p>
        </w:tc>
        <w:tc>
          <w:tcPr>
            <w:tcW w:w="1160" w:type="dxa"/>
            <w:tcBorders>
              <w:top w:val="nil"/>
              <w:left w:val="nil"/>
              <w:bottom w:val="nil"/>
              <w:right w:val="nil"/>
            </w:tcBorders>
            <w:shd w:val="clear" w:color="auto" w:fill="auto"/>
            <w:noWrap/>
            <w:vAlign w:val="bottom"/>
            <w:hideMark/>
          </w:tcPr>
          <w:p w14:paraId="70FBF0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12.469</w:t>
            </w:r>
          </w:p>
        </w:tc>
        <w:tc>
          <w:tcPr>
            <w:tcW w:w="1120" w:type="dxa"/>
            <w:tcBorders>
              <w:top w:val="nil"/>
              <w:left w:val="nil"/>
              <w:bottom w:val="nil"/>
              <w:right w:val="nil"/>
            </w:tcBorders>
            <w:shd w:val="clear" w:color="auto" w:fill="auto"/>
            <w:noWrap/>
            <w:vAlign w:val="bottom"/>
            <w:hideMark/>
          </w:tcPr>
          <w:p w14:paraId="0C4FB5D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0.052</w:t>
            </w:r>
          </w:p>
        </w:tc>
        <w:tc>
          <w:tcPr>
            <w:tcW w:w="960" w:type="dxa"/>
            <w:tcBorders>
              <w:top w:val="nil"/>
              <w:left w:val="nil"/>
              <w:bottom w:val="nil"/>
              <w:right w:val="nil"/>
            </w:tcBorders>
            <w:shd w:val="clear" w:color="auto" w:fill="auto"/>
            <w:noWrap/>
            <w:vAlign w:val="bottom"/>
            <w:hideMark/>
          </w:tcPr>
          <w:p w14:paraId="68FED21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2CE9AE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3D4342BB" w14:textId="77777777" w:rsidTr="006B0D73">
        <w:trPr>
          <w:trHeight w:val="300"/>
        </w:trPr>
        <w:tc>
          <w:tcPr>
            <w:tcW w:w="2120" w:type="dxa"/>
            <w:tcBorders>
              <w:top w:val="nil"/>
              <w:left w:val="nil"/>
              <w:bottom w:val="nil"/>
              <w:right w:val="nil"/>
            </w:tcBorders>
            <w:shd w:val="clear" w:color="auto" w:fill="auto"/>
            <w:noWrap/>
            <w:vAlign w:val="center"/>
            <w:hideMark/>
          </w:tcPr>
          <w:p w14:paraId="4B8D733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0C8AF75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4A400BC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3.951</w:t>
            </w:r>
          </w:p>
        </w:tc>
        <w:tc>
          <w:tcPr>
            <w:tcW w:w="1120" w:type="dxa"/>
            <w:tcBorders>
              <w:top w:val="nil"/>
              <w:left w:val="nil"/>
              <w:bottom w:val="nil"/>
              <w:right w:val="nil"/>
            </w:tcBorders>
            <w:shd w:val="clear" w:color="auto" w:fill="auto"/>
            <w:noWrap/>
            <w:vAlign w:val="bottom"/>
            <w:hideMark/>
          </w:tcPr>
          <w:p w14:paraId="1610306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0.564</w:t>
            </w:r>
          </w:p>
        </w:tc>
        <w:tc>
          <w:tcPr>
            <w:tcW w:w="1160" w:type="dxa"/>
            <w:tcBorders>
              <w:top w:val="nil"/>
              <w:left w:val="nil"/>
              <w:bottom w:val="nil"/>
              <w:right w:val="nil"/>
            </w:tcBorders>
            <w:shd w:val="clear" w:color="auto" w:fill="auto"/>
            <w:noWrap/>
            <w:vAlign w:val="bottom"/>
            <w:hideMark/>
          </w:tcPr>
          <w:p w14:paraId="061D9CD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4.481</w:t>
            </w:r>
          </w:p>
        </w:tc>
        <w:tc>
          <w:tcPr>
            <w:tcW w:w="1120" w:type="dxa"/>
            <w:tcBorders>
              <w:top w:val="nil"/>
              <w:left w:val="nil"/>
              <w:bottom w:val="nil"/>
              <w:right w:val="nil"/>
            </w:tcBorders>
            <w:shd w:val="clear" w:color="auto" w:fill="auto"/>
            <w:noWrap/>
            <w:vAlign w:val="bottom"/>
            <w:hideMark/>
          </w:tcPr>
          <w:p w14:paraId="39177BA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0.132</w:t>
            </w:r>
          </w:p>
        </w:tc>
        <w:tc>
          <w:tcPr>
            <w:tcW w:w="960" w:type="dxa"/>
            <w:tcBorders>
              <w:top w:val="nil"/>
              <w:left w:val="nil"/>
              <w:bottom w:val="nil"/>
              <w:right w:val="nil"/>
            </w:tcBorders>
            <w:shd w:val="clear" w:color="auto" w:fill="auto"/>
            <w:noWrap/>
            <w:vAlign w:val="bottom"/>
            <w:hideMark/>
          </w:tcPr>
          <w:p w14:paraId="54EFF72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4E8AD0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5A2924EC" w14:textId="77777777" w:rsidTr="006B0D73">
        <w:trPr>
          <w:trHeight w:val="300"/>
        </w:trPr>
        <w:tc>
          <w:tcPr>
            <w:tcW w:w="2120" w:type="dxa"/>
            <w:tcBorders>
              <w:top w:val="nil"/>
              <w:left w:val="nil"/>
              <w:bottom w:val="nil"/>
              <w:right w:val="nil"/>
            </w:tcBorders>
            <w:shd w:val="clear" w:color="auto" w:fill="auto"/>
            <w:noWrap/>
            <w:vAlign w:val="center"/>
            <w:hideMark/>
          </w:tcPr>
          <w:p w14:paraId="5863E19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AD1452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122</w:t>
            </w:r>
          </w:p>
        </w:tc>
        <w:tc>
          <w:tcPr>
            <w:tcW w:w="1340" w:type="dxa"/>
            <w:tcBorders>
              <w:top w:val="nil"/>
              <w:left w:val="nil"/>
              <w:bottom w:val="nil"/>
              <w:right w:val="nil"/>
            </w:tcBorders>
            <w:shd w:val="clear" w:color="auto" w:fill="auto"/>
            <w:noWrap/>
            <w:vAlign w:val="bottom"/>
            <w:hideMark/>
          </w:tcPr>
          <w:p w14:paraId="1956BBF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15.367</w:t>
            </w:r>
          </w:p>
        </w:tc>
        <w:tc>
          <w:tcPr>
            <w:tcW w:w="1120" w:type="dxa"/>
            <w:tcBorders>
              <w:top w:val="nil"/>
              <w:left w:val="nil"/>
              <w:bottom w:val="nil"/>
              <w:right w:val="nil"/>
            </w:tcBorders>
            <w:shd w:val="clear" w:color="auto" w:fill="auto"/>
            <w:noWrap/>
            <w:vAlign w:val="bottom"/>
            <w:hideMark/>
          </w:tcPr>
          <w:p w14:paraId="2F75C18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0.126</w:t>
            </w:r>
          </w:p>
        </w:tc>
        <w:tc>
          <w:tcPr>
            <w:tcW w:w="1160" w:type="dxa"/>
            <w:tcBorders>
              <w:top w:val="nil"/>
              <w:left w:val="nil"/>
              <w:bottom w:val="nil"/>
              <w:right w:val="nil"/>
            </w:tcBorders>
            <w:shd w:val="clear" w:color="auto" w:fill="auto"/>
            <w:noWrap/>
            <w:vAlign w:val="bottom"/>
            <w:hideMark/>
          </w:tcPr>
          <w:p w14:paraId="538F41B9"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39D927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0.513</w:t>
            </w:r>
          </w:p>
        </w:tc>
        <w:tc>
          <w:tcPr>
            <w:tcW w:w="960" w:type="dxa"/>
            <w:tcBorders>
              <w:top w:val="nil"/>
              <w:left w:val="nil"/>
              <w:bottom w:val="nil"/>
              <w:right w:val="nil"/>
            </w:tcBorders>
            <w:shd w:val="clear" w:color="auto" w:fill="auto"/>
            <w:noWrap/>
            <w:vAlign w:val="bottom"/>
            <w:hideMark/>
          </w:tcPr>
          <w:p w14:paraId="5AD03CA5"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1B364A8"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0B84E72F"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777A4BCC"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xml:space="preserve">Total  </w:t>
            </w:r>
          </w:p>
        </w:tc>
        <w:tc>
          <w:tcPr>
            <w:tcW w:w="960" w:type="dxa"/>
            <w:tcBorders>
              <w:top w:val="nil"/>
              <w:left w:val="nil"/>
              <w:bottom w:val="single" w:sz="4" w:space="0" w:color="auto"/>
              <w:right w:val="nil"/>
            </w:tcBorders>
            <w:shd w:val="clear" w:color="auto" w:fill="auto"/>
            <w:noWrap/>
            <w:vAlign w:val="bottom"/>
            <w:hideMark/>
          </w:tcPr>
          <w:p w14:paraId="29BACEB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137</w:t>
            </w:r>
          </w:p>
        </w:tc>
        <w:tc>
          <w:tcPr>
            <w:tcW w:w="1340" w:type="dxa"/>
            <w:tcBorders>
              <w:top w:val="nil"/>
              <w:left w:val="nil"/>
              <w:bottom w:val="single" w:sz="4" w:space="0" w:color="auto"/>
              <w:right w:val="nil"/>
            </w:tcBorders>
            <w:shd w:val="clear" w:color="auto" w:fill="auto"/>
            <w:noWrap/>
            <w:vAlign w:val="bottom"/>
            <w:hideMark/>
          </w:tcPr>
          <w:p w14:paraId="7E98204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29.930</w:t>
            </w:r>
          </w:p>
        </w:tc>
        <w:tc>
          <w:tcPr>
            <w:tcW w:w="1120" w:type="dxa"/>
            <w:tcBorders>
              <w:top w:val="nil"/>
              <w:left w:val="nil"/>
              <w:bottom w:val="single" w:sz="4" w:space="0" w:color="auto"/>
              <w:right w:val="nil"/>
            </w:tcBorders>
            <w:shd w:val="clear" w:color="auto" w:fill="auto"/>
            <w:noWrap/>
            <w:vAlign w:val="bottom"/>
            <w:hideMark/>
          </w:tcPr>
          <w:p w14:paraId="2D1A7A8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6BDADB3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4618AE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3BF82A4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A7A93C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622EBDFC" w14:textId="77777777" w:rsidTr="006B0D73">
        <w:trPr>
          <w:trHeight w:val="300"/>
        </w:trPr>
        <w:tc>
          <w:tcPr>
            <w:tcW w:w="2120" w:type="dxa"/>
            <w:tcBorders>
              <w:top w:val="nil"/>
              <w:left w:val="nil"/>
              <w:bottom w:val="nil"/>
              <w:right w:val="nil"/>
            </w:tcBorders>
            <w:shd w:val="clear" w:color="auto" w:fill="auto"/>
            <w:noWrap/>
            <w:vAlign w:val="bottom"/>
            <w:hideMark/>
          </w:tcPr>
          <w:p w14:paraId="04A5A309"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16C432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1158C919"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62771B7"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24244B6"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352BBAE"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7F6D994"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405EBAB"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5A6929CA"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63B559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Phytoplankotn</w:t>
            </w:r>
            <w:proofErr w:type="spellEnd"/>
          </w:p>
        </w:tc>
        <w:tc>
          <w:tcPr>
            <w:tcW w:w="960" w:type="dxa"/>
            <w:tcBorders>
              <w:top w:val="single" w:sz="4" w:space="0" w:color="auto"/>
              <w:left w:val="nil"/>
              <w:bottom w:val="single" w:sz="4" w:space="0" w:color="auto"/>
              <w:right w:val="nil"/>
            </w:tcBorders>
            <w:shd w:val="clear" w:color="000000" w:fill="D9D9D9"/>
            <w:noWrap/>
            <w:vAlign w:val="bottom"/>
            <w:hideMark/>
          </w:tcPr>
          <w:p w14:paraId="1D4F9B6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208DF6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96F8CB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4775626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D4DE0D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FB6770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60073D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2170DED0" w14:textId="77777777" w:rsidTr="006B0D73">
        <w:trPr>
          <w:trHeight w:val="300"/>
        </w:trPr>
        <w:tc>
          <w:tcPr>
            <w:tcW w:w="2120" w:type="dxa"/>
            <w:tcBorders>
              <w:top w:val="nil"/>
              <w:left w:val="nil"/>
              <w:bottom w:val="nil"/>
              <w:right w:val="nil"/>
            </w:tcBorders>
            <w:shd w:val="clear" w:color="auto" w:fill="auto"/>
            <w:noWrap/>
            <w:vAlign w:val="center"/>
            <w:hideMark/>
          </w:tcPr>
          <w:p w14:paraId="0F75220C"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BA7DCE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11D2931D"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5662896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1D3E8518"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0284BE8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98E7F4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2AB5F47B"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23767376" w14:textId="77777777" w:rsidTr="006B0D73">
        <w:trPr>
          <w:trHeight w:val="300"/>
        </w:trPr>
        <w:tc>
          <w:tcPr>
            <w:tcW w:w="2120" w:type="dxa"/>
            <w:tcBorders>
              <w:top w:val="nil"/>
              <w:left w:val="nil"/>
              <w:bottom w:val="nil"/>
              <w:right w:val="nil"/>
            </w:tcBorders>
            <w:shd w:val="clear" w:color="auto" w:fill="auto"/>
            <w:noWrap/>
            <w:vAlign w:val="center"/>
            <w:hideMark/>
          </w:tcPr>
          <w:p w14:paraId="02209A06" w14:textId="77777777" w:rsidR="006B0D73" w:rsidRPr="006B0D73" w:rsidRDefault="006B0D73" w:rsidP="006B0D73">
            <w:pPr>
              <w:spacing w:after="0" w:line="240" w:lineRule="auto"/>
              <w:rPr>
                <w:rFonts w:ascii="Lucida Console" w:eastAsia="Times New Roman" w:hAnsi="Lucida Console" w:cs="Calibri"/>
                <w:color w:val="000000"/>
                <w:sz w:val="20"/>
                <w:szCs w:val="20"/>
              </w:rPr>
            </w:pPr>
            <w:proofErr w:type="spellStart"/>
            <w:r w:rsidRPr="006B0D73">
              <w:rPr>
                <w:rFonts w:ascii="Lucida Console" w:eastAsia="Times New Roman" w:hAnsi="Lucida Console" w:cs="Calibri"/>
                <w:color w:val="000000"/>
                <w:sz w:val="20"/>
                <w:szCs w:val="20"/>
              </w:rPr>
              <w:t>sitetype</w:t>
            </w:r>
            <w:proofErr w:type="spellEnd"/>
          </w:p>
        </w:tc>
        <w:tc>
          <w:tcPr>
            <w:tcW w:w="960" w:type="dxa"/>
            <w:tcBorders>
              <w:top w:val="nil"/>
              <w:left w:val="nil"/>
              <w:bottom w:val="nil"/>
              <w:right w:val="nil"/>
            </w:tcBorders>
            <w:shd w:val="clear" w:color="auto" w:fill="auto"/>
            <w:noWrap/>
            <w:vAlign w:val="bottom"/>
            <w:hideMark/>
          </w:tcPr>
          <w:p w14:paraId="37C17E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150F351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5.127</w:t>
            </w:r>
          </w:p>
        </w:tc>
        <w:tc>
          <w:tcPr>
            <w:tcW w:w="1120" w:type="dxa"/>
            <w:tcBorders>
              <w:top w:val="nil"/>
              <w:left w:val="nil"/>
              <w:bottom w:val="nil"/>
              <w:right w:val="nil"/>
            </w:tcBorders>
            <w:shd w:val="clear" w:color="auto" w:fill="auto"/>
            <w:noWrap/>
            <w:vAlign w:val="bottom"/>
            <w:hideMark/>
          </w:tcPr>
          <w:p w14:paraId="037574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1.709</w:t>
            </w:r>
          </w:p>
        </w:tc>
        <w:tc>
          <w:tcPr>
            <w:tcW w:w="1160" w:type="dxa"/>
            <w:tcBorders>
              <w:top w:val="nil"/>
              <w:left w:val="nil"/>
              <w:bottom w:val="nil"/>
              <w:right w:val="nil"/>
            </w:tcBorders>
            <w:shd w:val="clear" w:color="auto" w:fill="auto"/>
            <w:noWrap/>
            <w:vAlign w:val="bottom"/>
            <w:hideMark/>
          </w:tcPr>
          <w:p w14:paraId="4C05F97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7.830</w:t>
            </w:r>
          </w:p>
        </w:tc>
        <w:tc>
          <w:tcPr>
            <w:tcW w:w="1120" w:type="dxa"/>
            <w:tcBorders>
              <w:top w:val="nil"/>
              <w:left w:val="nil"/>
              <w:bottom w:val="nil"/>
              <w:right w:val="nil"/>
            </w:tcBorders>
            <w:shd w:val="clear" w:color="auto" w:fill="auto"/>
            <w:noWrap/>
            <w:vAlign w:val="bottom"/>
            <w:hideMark/>
          </w:tcPr>
          <w:p w14:paraId="1C40A18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0.109</w:t>
            </w:r>
          </w:p>
        </w:tc>
        <w:tc>
          <w:tcPr>
            <w:tcW w:w="960" w:type="dxa"/>
            <w:tcBorders>
              <w:top w:val="nil"/>
              <w:left w:val="nil"/>
              <w:bottom w:val="nil"/>
              <w:right w:val="nil"/>
            </w:tcBorders>
            <w:shd w:val="clear" w:color="auto" w:fill="auto"/>
            <w:noWrap/>
            <w:vAlign w:val="bottom"/>
            <w:hideMark/>
          </w:tcPr>
          <w:p w14:paraId="76807F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AB095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7AF2EF9" w14:textId="77777777" w:rsidTr="006B0D73">
        <w:trPr>
          <w:trHeight w:val="300"/>
        </w:trPr>
        <w:tc>
          <w:tcPr>
            <w:tcW w:w="2120" w:type="dxa"/>
            <w:tcBorders>
              <w:top w:val="nil"/>
              <w:left w:val="nil"/>
              <w:bottom w:val="nil"/>
              <w:right w:val="nil"/>
            </w:tcBorders>
            <w:shd w:val="clear" w:color="auto" w:fill="auto"/>
            <w:noWrap/>
            <w:vAlign w:val="center"/>
            <w:hideMark/>
          </w:tcPr>
          <w:p w14:paraId="12382EF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106E7CF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79BC00C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3.050</w:t>
            </w:r>
          </w:p>
        </w:tc>
        <w:tc>
          <w:tcPr>
            <w:tcW w:w="1120" w:type="dxa"/>
            <w:tcBorders>
              <w:top w:val="nil"/>
              <w:left w:val="nil"/>
              <w:bottom w:val="nil"/>
              <w:right w:val="nil"/>
            </w:tcBorders>
            <w:shd w:val="clear" w:color="auto" w:fill="auto"/>
            <w:noWrap/>
            <w:vAlign w:val="bottom"/>
            <w:hideMark/>
          </w:tcPr>
          <w:p w14:paraId="3C76498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3.050</w:t>
            </w:r>
          </w:p>
        </w:tc>
        <w:tc>
          <w:tcPr>
            <w:tcW w:w="1160" w:type="dxa"/>
            <w:tcBorders>
              <w:top w:val="nil"/>
              <w:left w:val="nil"/>
              <w:bottom w:val="nil"/>
              <w:right w:val="nil"/>
            </w:tcBorders>
            <w:shd w:val="clear" w:color="auto" w:fill="auto"/>
            <w:noWrap/>
            <w:vAlign w:val="bottom"/>
            <w:hideMark/>
          </w:tcPr>
          <w:p w14:paraId="20EF904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13.976</w:t>
            </w:r>
          </w:p>
        </w:tc>
        <w:tc>
          <w:tcPr>
            <w:tcW w:w="1120" w:type="dxa"/>
            <w:tcBorders>
              <w:top w:val="nil"/>
              <w:left w:val="nil"/>
              <w:bottom w:val="nil"/>
              <w:right w:val="nil"/>
            </w:tcBorders>
            <w:shd w:val="clear" w:color="auto" w:fill="auto"/>
            <w:noWrap/>
            <w:vAlign w:val="bottom"/>
            <w:hideMark/>
          </w:tcPr>
          <w:p w14:paraId="217F55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0.065</w:t>
            </w:r>
          </w:p>
        </w:tc>
        <w:tc>
          <w:tcPr>
            <w:tcW w:w="960" w:type="dxa"/>
            <w:tcBorders>
              <w:top w:val="nil"/>
              <w:left w:val="nil"/>
              <w:bottom w:val="nil"/>
              <w:right w:val="nil"/>
            </w:tcBorders>
            <w:shd w:val="clear" w:color="auto" w:fill="auto"/>
            <w:noWrap/>
            <w:vAlign w:val="bottom"/>
            <w:hideMark/>
          </w:tcPr>
          <w:p w14:paraId="2CF9475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231B30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479728B" w14:textId="77777777" w:rsidTr="006B0D73">
        <w:trPr>
          <w:trHeight w:val="300"/>
        </w:trPr>
        <w:tc>
          <w:tcPr>
            <w:tcW w:w="2120" w:type="dxa"/>
            <w:tcBorders>
              <w:top w:val="nil"/>
              <w:left w:val="nil"/>
              <w:bottom w:val="nil"/>
              <w:right w:val="nil"/>
            </w:tcBorders>
            <w:shd w:val="clear" w:color="auto" w:fill="auto"/>
            <w:noWrap/>
            <w:vAlign w:val="center"/>
            <w:hideMark/>
          </w:tcPr>
          <w:p w14:paraId="16A9EF49"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Region2</w:t>
            </w:r>
          </w:p>
        </w:tc>
        <w:tc>
          <w:tcPr>
            <w:tcW w:w="960" w:type="dxa"/>
            <w:tcBorders>
              <w:top w:val="nil"/>
              <w:left w:val="nil"/>
              <w:bottom w:val="nil"/>
              <w:right w:val="nil"/>
            </w:tcBorders>
            <w:shd w:val="clear" w:color="auto" w:fill="auto"/>
            <w:noWrap/>
            <w:vAlign w:val="bottom"/>
            <w:hideMark/>
          </w:tcPr>
          <w:p w14:paraId="104D7B7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07875E8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5.920</w:t>
            </w:r>
          </w:p>
        </w:tc>
        <w:tc>
          <w:tcPr>
            <w:tcW w:w="1120" w:type="dxa"/>
            <w:tcBorders>
              <w:top w:val="nil"/>
              <w:left w:val="nil"/>
              <w:bottom w:val="nil"/>
              <w:right w:val="nil"/>
            </w:tcBorders>
            <w:shd w:val="clear" w:color="auto" w:fill="auto"/>
            <w:noWrap/>
            <w:vAlign w:val="bottom"/>
            <w:hideMark/>
          </w:tcPr>
          <w:p w14:paraId="6F430F8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1.480</w:t>
            </w:r>
          </w:p>
        </w:tc>
        <w:tc>
          <w:tcPr>
            <w:tcW w:w="1160" w:type="dxa"/>
            <w:tcBorders>
              <w:top w:val="nil"/>
              <w:left w:val="nil"/>
              <w:bottom w:val="nil"/>
              <w:right w:val="nil"/>
            </w:tcBorders>
            <w:shd w:val="clear" w:color="auto" w:fill="auto"/>
            <w:noWrap/>
            <w:vAlign w:val="bottom"/>
            <w:hideMark/>
          </w:tcPr>
          <w:p w14:paraId="7AB792B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6.782</w:t>
            </w:r>
          </w:p>
        </w:tc>
        <w:tc>
          <w:tcPr>
            <w:tcW w:w="1120" w:type="dxa"/>
            <w:tcBorders>
              <w:top w:val="nil"/>
              <w:left w:val="nil"/>
              <w:bottom w:val="nil"/>
              <w:right w:val="nil"/>
            </w:tcBorders>
            <w:shd w:val="clear" w:color="auto" w:fill="auto"/>
            <w:noWrap/>
            <w:vAlign w:val="bottom"/>
            <w:hideMark/>
          </w:tcPr>
          <w:p w14:paraId="6F85880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0.126</w:t>
            </w:r>
          </w:p>
        </w:tc>
        <w:tc>
          <w:tcPr>
            <w:tcW w:w="960" w:type="dxa"/>
            <w:tcBorders>
              <w:top w:val="nil"/>
              <w:left w:val="nil"/>
              <w:bottom w:val="nil"/>
              <w:right w:val="nil"/>
            </w:tcBorders>
            <w:shd w:val="clear" w:color="auto" w:fill="auto"/>
            <w:noWrap/>
            <w:vAlign w:val="bottom"/>
            <w:hideMark/>
          </w:tcPr>
          <w:p w14:paraId="70C0118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36DC05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5CF9F60" w14:textId="77777777" w:rsidTr="006B0D73">
        <w:trPr>
          <w:trHeight w:val="300"/>
        </w:trPr>
        <w:tc>
          <w:tcPr>
            <w:tcW w:w="2120" w:type="dxa"/>
            <w:tcBorders>
              <w:top w:val="nil"/>
              <w:left w:val="nil"/>
              <w:bottom w:val="nil"/>
              <w:right w:val="nil"/>
            </w:tcBorders>
            <w:shd w:val="clear" w:color="auto" w:fill="auto"/>
            <w:noWrap/>
            <w:vAlign w:val="center"/>
            <w:hideMark/>
          </w:tcPr>
          <w:p w14:paraId="722C38A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258555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07272D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6.510</w:t>
            </w:r>
          </w:p>
        </w:tc>
        <w:tc>
          <w:tcPr>
            <w:tcW w:w="1120" w:type="dxa"/>
            <w:tcBorders>
              <w:top w:val="nil"/>
              <w:left w:val="nil"/>
              <w:bottom w:val="nil"/>
              <w:right w:val="nil"/>
            </w:tcBorders>
            <w:shd w:val="clear" w:color="auto" w:fill="auto"/>
            <w:noWrap/>
            <w:vAlign w:val="bottom"/>
            <w:hideMark/>
          </w:tcPr>
          <w:p w14:paraId="04F9A0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0.930</w:t>
            </w:r>
          </w:p>
        </w:tc>
        <w:tc>
          <w:tcPr>
            <w:tcW w:w="1160" w:type="dxa"/>
            <w:tcBorders>
              <w:top w:val="nil"/>
              <w:left w:val="nil"/>
              <w:bottom w:val="nil"/>
              <w:right w:val="nil"/>
            </w:tcBorders>
            <w:shd w:val="clear" w:color="auto" w:fill="auto"/>
            <w:noWrap/>
            <w:vAlign w:val="bottom"/>
            <w:hideMark/>
          </w:tcPr>
          <w:p w14:paraId="7788693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4.262</w:t>
            </w:r>
          </w:p>
        </w:tc>
        <w:tc>
          <w:tcPr>
            <w:tcW w:w="1120" w:type="dxa"/>
            <w:tcBorders>
              <w:top w:val="nil"/>
              <w:left w:val="nil"/>
              <w:bottom w:val="nil"/>
              <w:right w:val="nil"/>
            </w:tcBorders>
            <w:shd w:val="clear" w:color="auto" w:fill="auto"/>
            <w:noWrap/>
            <w:vAlign w:val="bottom"/>
            <w:hideMark/>
          </w:tcPr>
          <w:p w14:paraId="473A483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0.138</w:t>
            </w:r>
          </w:p>
        </w:tc>
        <w:tc>
          <w:tcPr>
            <w:tcW w:w="960" w:type="dxa"/>
            <w:tcBorders>
              <w:top w:val="nil"/>
              <w:left w:val="nil"/>
              <w:bottom w:val="nil"/>
              <w:right w:val="nil"/>
            </w:tcBorders>
            <w:shd w:val="clear" w:color="auto" w:fill="auto"/>
            <w:noWrap/>
            <w:vAlign w:val="bottom"/>
            <w:hideMark/>
          </w:tcPr>
          <w:p w14:paraId="21F2286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2049B8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4C3F52DF" w14:textId="77777777" w:rsidTr="006B0D73">
        <w:trPr>
          <w:trHeight w:val="300"/>
        </w:trPr>
        <w:tc>
          <w:tcPr>
            <w:tcW w:w="2120" w:type="dxa"/>
            <w:tcBorders>
              <w:top w:val="nil"/>
              <w:left w:val="nil"/>
              <w:bottom w:val="nil"/>
              <w:right w:val="nil"/>
            </w:tcBorders>
            <w:shd w:val="clear" w:color="auto" w:fill="auto"/>
            <w:noWrap/>
            <w:vAlign w:val="center"/>
            <w:hideMark/>
          </w:tcPr>
          <w:p w14:paraId="69220016"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586A40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w:t>
            </w:r>
          </w:p>
        </w:tc>
        <w:tc>
          <w:tcPr>
            <w:tcW w:w="1340" w:type="dxa"/>
            <w:tcBorders>
              <w:top w:val="nil"/>
              <w:left w:val="nil"/>
              <w:bottom w:val="nil"/>
              <w:right w:val="nil"/>
            </w:tcBorders>
            <w:shd w:val="clear" w:color="auto" w:fill="auto"/>
            <w:noWrap/>
            <w:vAlign w:val="bottom"/>
            <w:hideMark/>
          </w:tcPr>
          <w:p w14:paraId="7F39800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26.408</w:t>
            </w:r>
          </w:p>
        </w:tc>
        <w:tc>
          <w:tcPr>
            <w:tcW w:w="1120" w:type="dxa"/>
            <w:tcBorders>
              <w:top w:val="nil"/>
              <w:left w:val="nil"/>
              <w:bottom w:val="nil"/>
              <w:right w:val="nil"/>
            </w:tcBorders>
            <w:shd w:val="clear" w:color="auto" w:fill="auto"/>
            <w:noWrap/>
            <w:vAlign w:val="bottom"/>
            <w:hideMark/>
          </w:tcPr>
          <w:p w14:paraId="5BF0C33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0.218</w:t>
            </w:r>
          </w:p>
        </w:tc>
        <w:tc>
          <w:tcPr>
            <w:tcW w:w="1160" w:type="dxa"/>
            <w:tcBorders>
              <w:top w:val="nil"/>
              <w:left w:val="nil"/>
              <w:bottom w:val="nil"/>
              <w:right w:val="nil"/>
            </w:tcBorders>
            <w:shd w:val="clear" w:color="auto" w:fill="auto"/>
            <w:noWrap/>
            <w:vAlign w:val="bottom"/>
            <w:hideMark/>
          </w:tcPr>
          <w:p w14:paraId="3E7CE905"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590443D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0.562</w:t>
            </w:r>
          </w:p>
        </w:tc>
        <w:tc>
          <w:tcPr>
            <w:tcW w:w="960" w:type="dxa"/>
            <w:tcBorders>
              <w:top w:val="nil"/>
              <w:left w:val="nil"/>
              <w:bottom w:val="nil"/>
              <w:right w:val="nil"/>
            </w:tcBorders>
            <w:shd w:val="clear" w:color="auto" w:fill="auto"/>
            <w:noWrap/>
            <w:vAlign w:val="bottom"/>
            <w:hideMark/>
          </w:tcPr>
          <w:p w14:paraId="13AADBC8"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BE513D"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F2C225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45B1A51"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260D5F1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136</w:t>
            </w:r>
          </w:p>
        </w:tc>
        <w:tc>
          <w:tcPr>
            <w:tcW w:w="1340" w:type="dxa"/>
            <w:tcBorders>
              <w:top w:val="nil"/>
              <w:left w:val="nil"/>
              <w:bottom w:val="single" w:sz="4" w:space="0" w:color="auto"/>
              <w:right w:val="nil"/>
            </w:tcBorders>
            <w:shd w:val="clear" w:color="auto" w:fill="auto"/>
            <w:noWrap/>
            <w:vAlign w:val="bottom"/>
            <w:hideMark/>
          </w:tcPr>
          <w:p w14:paraId="6A05714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47.015</w:t>
            </w:r>
          </w:p>
        </w:tc>
        <w:tc>
          <w:tcPr>
            <w:tcW w:w="1120" w:type="dxa"/>
            <w:tcBorders>
              <w:top w:val="nil"/>
              <w:left w:val="nil"/>
              <w:bottom w:val="single" w:sz="4" w:space="0" w:color="auto"/>
              <w:right w:val="nil"/>
            </w:tcBorders>
            <w:shd w:val="clear" w:color="auto" w:fill="auto"/>
            <w:noWrap/>
            <w:vAlign w:val="bottom"/>
            <w:hideMark/>
          </w:tcPr>
          <w:p w14:paraId="6DD8C4E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3005DC2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6BDAC98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4371732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25C04A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bl>
    <w:p w14:paraId="138C799A" w14:textId="0F21BF1F" w:rsidR="00F326FB" w:rsidRDefault="00F326FB" w:rsidP="00F326FB"/>
    <w:p w14:paraId="1CADC841" w14:textId="77777777" w:rsidR="00F326FB" w:rsidRPr="00F326FB" w:rsidRDefault="00F326FB" w:rsidP="00F326FB"/>
    <w:p w14:paraId="531136E7" w14:textId="77777777" w:rsidR="00AE15AA" w:rsidRPr="00AE15AA" w:rsidRDefault="00AE15AA" w:rsidP="00AE15AA"/>
    <w:p w14:paraId="032D1E76" w14:textId="77777777" w:rsidR="00364CE1" w:rsidRDefault="00364CE1" w:rsidP="00364CE1">
      <w:pPr>
        <w:keepNext/>
      </w:pPr>
      <w:r w:rsidRPr="00364CE1">
        <w:rPr>
          <w:noProof/>
        </w:rPr>
        <w:lastRenderedPageBreak/>
        <w:drawing>
          <wp:inline distT="0" distB="0" distL="0" distR="0" wp14:anchorId="696E15A3" wp14:editId="077AB253">
            <wp:extent cx="6615668" cy="371475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r="19231" b="16634"/>
                    <a:stretch/>
                  </pic:blipFill>
                  <pic:spPr bwMode="auto">
                    <a:xfrm>
                      <a:off x="0" y="0"/>
                      <a:ext cx="6617097" cy="3715552"/>
                    </a:xfrm>
                    <a:prstGeom prst="rect">
                      <a:avLst/>
                    </a:prstGeom>
                    <a:noFill/>
                    <a:ln>
                      <a:noFill/>
                    </a:ln>
                    <a:extLst>
                      <a:ext uri="{53640926-AAD7-44D8-BBD7-CCE9431645EC}">
                        <a14:shadowObscured xmlns:a14="http://schemas.microsoft.com/office/drawing/2010/main"/>
                      </a:ext>
                    </a:extLst>
                  </pic:spPr>
                </pic:pic>
              </a:graphicData>
            </a:graphic>
          </wp:inline>
        </w:drawing>
      </w:r>
    </w:p>
    <w:p w14:paraId="178F0E55" w14:textId="506613E7" w:rsidR="00364CE1" w:rsidRDefault="00364CE1" w:rsidP="00364CE1">
      <w:pPr>
        <w:pStyle w:val="Caption"/>
      </w:pPr>
      <w:r>
        <w:t xml:space="preserve">Figure </w:t>
      </w:r>
      <w:fldSimple w:instr=" SEQ Figure \* ARABIC ">
        <w:r w:rsidR="00EC6B9B">
          <w:rPr>
            <w:noProof/>
          </w:rPr>
          <w:t>16</w:t>
        </w:r>
      </w:fldSimple>
      <w:r>
        <w:t xml:space="preserve"> - Catch of macroinvertebrates at Decker Island over the course of the spring.</w:t>
      </w:r>
    </w:p>
    <w:p w14:paraId="7AF5AF25" w14:textId="2AE383DD" w:rsidR="00364CE1" w:rsidRDefault="00364CE1" w:rsidP="00364CE1">
      <w:pPr>
        <w:pStyle w:val="Caption"/>
        <w:keepNext/>
      </w:pPr>
      <w:bookmarkStart w:id="36" w:name="_Ref9317158"/>
      <w:r>
        <w:t xml:space="preserve">Table </w:t>
      </w:r>
      <w:fldSimple w:instr=" SEQ Table \* ARABIC ">
        <w:r w:rsidR="00CF6AD6">
          <w:rPr>
            <w:noProof/>
          </w:rPr>
          <w:t>9</w:t>
        </w:r>
      </w:fldSimple>
      <w:bookmarkEnd w:id="36"/>
      <w:r>
        <w:t xml:space="preserve"> - GLMM of log total CPUE of macroinvertebrate samples collected at Decker over the course of the spring of 2017 and 2018. Preliminary analyses found no significant effect of Julian Day unless the interaction term was included.</w:t>
      </w:r>
    </w:p>
    <w:tbl>
      <w:tblPr>
        <w:tblpPr w:leftFromText="180" w:rightFromText="180" w:vertAnchor="text" w:tblpY="1"/>
        <w:tblOverlap w:val="never"/>
        <w:tblW w:w="6978" w:type="dxa"/>
        <w:tblLook w:val="04A0" w:firstRow="1" w:lastRow="0" w:firstColumn="1" w:lastColumn="0" w:noHBand="0" w:noVBand="1"/>
      </w:tblPr>
      <w:tblGrid>
        <w:gridCol w:w="2140"/>
        <w:gridCol w:w="998"/>
        <w:gridCol w:w="960"/>
        <w:gridCol w:w="960"/>
        <w:gridCol w:w="960"/>
        <w:gridCol w:w="960"/>
      </w:tblGrid>
      <w:tr w:rsidR="00364CE1" w:rsidRPr="00364CE1" w14:paraId="5611A9A0" w14:textId="77777777" w:rsidTr="00E62242">
        <w:trPr>
          <w:trHeight w:val="288"/>
        </w:trPr>
        <w:tc>
          <w:tcPr>
            <w:tcW w:w="2140" w:type="dxa"/>
            <w:tcBorders>
              <w:top w:val="single" w:sz="4" w:space="0" w:color="auto"/>
              <w:left w:val="nil"/>
              <w:bottom w:val="single" w:sz="4" w:space="0" w:color="auto"/>
              <w:right w:val="nil"/>
            </w:tcBorders>
            <w:shd w:val="clear" w:color="auto" w:fill="auto"/>
            <w:noWrap/>
            <w:vAlign w:val="center"/>
            <w:hideMark/>
          </w:tcPr>
          <w:p w14:paraId="02C5C10B" w14:textId="77777777" w:rsidR="00364CE1" w:rsidRPr="00364CE1" w:rsidRDefault="00364CE1" w:rsidP="00E62242">
            <w:pPr>
              <w:spacing w:after="0" w:line="240" w:lineRule="auto"/>
              <w:rPr>
                <w:rFonts w:ascii="Lucida Console" w:eastAsia="Times New Roman" w:hAnsi="Lucida Console" w:cs="Calibri"/>
                <w:color w:val="000000"/>
                <w:sz w:val="20"/>
                <w:szCs w:val="20"/>
              </w:rPr>
            </w:pPr>
            <w:r w:rsidRPr="00364CE1">
              <w:rPr>
                <w:rFonts w:ascii="Lucida Console" w:eastAsia="Times New Roman" w:hAnsi="Lucida Console" w:cs="Calibri"/>
                <w:color w:val="000000"/>
                <w:sz w:val="20"/>
                <w:szCs w:val="20"/>
              </w:rPr>
              <w:t> </w:t>
            </w:r>
          </w:p>
        </w:tc>
        <w:tc>
          <w:tcPr>
            <w:tcW w:w="998" w:type="dxa"/>
            <w:tcBorders>
              <w:top w:val="single" w:sz="4" w:space="0" w:color="auto"/>
              <w:left w:val="nil"/>
              <w:bottom w:val="single" w:sz="4" w:space="0" w:color="auto"/>
              <w:right w:val="nil"/>
            </w:tcBorders>
            <w:shd w:val="clear" w:color="auto" w:fill="auto"/>
            <w:noWrap/>
            <w:vAlign w:val="bottom"/>
            <w:hideMark/>
          </w:tcPr>
          <w:p w14:paraId="778B6370"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Estimate</w:t>
            </w:r>
          </w:p>
        </w:tc>
        <w:tc>
          <w:tcPr>
            <w:tcW w:w="960" w:type="dxa"/>
            <w:tcBorders>
              <w:top w:val="single" w:sz="4" w:space="0" w:color="auto"/>
              <w:left w:val="nil"/>
              <w:bottom w:val="single" w:sz="4" w:space="0" w:color="auto"/>
              <w:right w:val="nil"/>
            </w:tcBorders>
            <w:shd w:val="clear" w:color="auto" w:fill="auto"/>
            <w:noWrap/>
            <w:vAlign w:val="bottom"/>
            <w:hideMark/>
          </w:tcPr>
          <w:p w14:paraId="3972B27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Std. Error</w:t>
            </w:r>
          </w:p>
        </w:tc>
        <w:tc>
          <w:tcPr>
            <w:tcW w:w="960" w:type="dxa"/>
            <w:tcBorders>
              <w:top w:val="single" w:sz="4" w:space="0" w:color="auto"/>
              <w:left w:val="nil"/>
              <w:bottom w:val="single" w:sz="4" w:space="0" w:color="auto"/>
              <w:right w:val="nil"/>
            </w:tcBorders>
            <w:shd w:val="clear" w:color="auto" w:fill="auto"/>
            <w:noWrap/>
            <w:vAlign w:val="bottom"/>
            <w:hideMark/>
          </w:tcPr>
          <w:p w14:paraId="0035EDB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t value</w:t>
            </w:r>
          </w:p>
        </w:tc>
        <w:tc>
          <w:tcPr>
            <w:tcW w:w="960" w:type="dxa"/>
            <w:tcBorders>
              <w:top w:val="single" w:sz="4" w:space="0" w:color="auto"/>
              <w:left w:val="nil"/>
              <w:bottom w:val="single" w:sz="4" w:space="0" w:color="auto"/>
              <w:right w:val="nil"/>
            </w:tcBorders>
            <w:shd w:val="clear" w:color="auto" w:fill="auto"/>
            <w:noWrap/>
            <w:vAlign w:val="bottom"/>
            <w:hideMark/>
          </w:tcPr>
          <w:p w14:paraId="2FEDD8A1" w14:textId="77777777" w:rsidR="00364CE1" w:rsidRPr="00364CE1" w:rsidRDefault="00364CE1" w:rsidP="00E62242">
            <w:pPr>
              <w:spacing w:after="0" w:line="240" w:lineRule="auto"/>
              <w:rPr>
                <w:rFonts w:ascii="Calibri" w:eastAsia="Times New Roman" w:hAnsi="Calibri" w:cs="Calibri"/>
                <w:color w:val="000000"/>
              </w:rPr>
            </w:pPr>
            <w:proofErr w:type="spellStart"/>
            <w:r w:rsidRPr="00364CE1">
              <w:rPr>
                <w:rFonts w:ascii="Calibri" w:eastAsia="Times New Roman" w:hAnsi="Calibri" w:cs="Calibri"/>
                <w:color w:val="000000"/>
              </w:rPr>
              <w:t>Pr</w:t>
            </w:r>
            <w:proofErr w:type="spellEnd"/>
            <w:r w:rsidRPr="00364CE1">
              <w:rPr>
                <w:rFonts w:ascii="Calibri" w:eastAsia="Times New Roman" w:hAnsi="Calibri" w:cs="Calibri"/>
                <w:color w:val="000000"/>
              </w:rPr>
              <w:t>(&gt;|t|)</w:t>
            </w:r>
          </w:p>
        </w:tc>
        <w:tc>
          <w:tcPr>
            <w:tcW w:w="960" w:type="dxa"/>
            <w:tcBorders>
              <w:top w:val="single" w:sz="4" w:space="0" w:color="auto"/>
              <w:left w:val="nil"/>
              <w:bottom w:val="single" w:sz="4" w:space="0" w:color="auto"/>
              <w:right w:val="nil"/>
            </w:tcBorders>
            <w:shd w:val="clear" w:color="auto" w:fill="auto"/>
            <w:noWrap/>
            <w:vAlign w:val="bottom"/>
            <w:hideMark/>
          </w:tcPr>
          <w:p w14:paraId="529C6D1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 </w:t>
            </w:r>
          </w:p>
        </w:tc>
      </w:tr>
      <w:tr w:rsidR="00364CE1" w:rsidRPr="00364CE1" w14:paraId="01288DAE" w14:textId="77777777" w:rsidTr="00E62242">
        <w:trPr>
          <w:trHeight w:val="288"/>
        </w:trPr>
        <w:tc>
          <w:tcPr>
            <w:tcW w:w="2140" w:type="dxa"/>
            <w:tcBorders>
              <w:top w:val="nil"/>
              <w:left w:val="nil"/>
              <w:bottom w:val="nil"/>
              <w:right w:val="nil"/>
            </w:tcBorders>
            <w:shd w:val="clear" w:color="auto" w:fill="auto"/>
            <w:noWrap/>
            <w:vAlign w:val="center"/>
            <w:hideMark/>
          </w:tcPr>
          <w:p w14:paraId="7EA547A5" w14:textId="41A17FB3" w:rsidR="00364CE1" w:rsidRPr="00364CE1" w:rsidRDefault="00364CE1" w:rsidP="00E62242">
            <w:pPr>
              <w:spacing w:after="0" w:line="240" w:lineRule="auto"/>
              <w:rPr>
                <w:rFonts w:ascii="Lucida Console" w:eastAsia="Times New Roman" w:hAnsi="Lucida Console" w:cs="Calibri"/>
                <w:color w:val="000000"/>
                <w:sz w:val="20"/>
                <w:szCs w:val="20"/>
              </w:rPr>
            </w:pPr>
            <w:r w:rsidRPr="00364CE1">
              <w:rPr>
                <w:rFonts w:ascii="Lucida Console" w:eastAsia="Times New Roman" w:hAnsi="Lucida Console" w:cs="Calibri"/>
                <w:color w:val="000000"/>
                <w:sz w:val="20"/>
                <w:szCs w:val="20"/>
              </w:rPr>
              <w:t>(Intercept</w:t>
            </w:r>
            <w:r>
              <w:rPr>
                <w:rFonts w:ascii="Lucida Console" w:eastAsia="Times New Roman" w:hAnsi="Lucida Console" w:cs="Calibri"/>
                <w:color w:val="000000"/>
                <w:sz w:val="20"/>
                <w:szCs w:val="20"/>
              </w:rPr>
              <w:t xml:space="preserve"> – mysids, 2017</w:t>
            </w:r>
            <w:r w:rsidRPr="00364CE1">
              <w:rPr>
                <w:rFonts w:ascii="Lucida Console" w:eastAsia="Times New Roman" w:hAnsi="Lucida Console" w:cs="Calibri"/>
                <w:color w:val="000000"/>
                <w:sz w:val="20"/>
                <w:szCs w:val="20"/>
              </w:rPr>
              <w:t>)</w:t>
            </w:r>
          </w:p>
        </w:tc>
        <w:tc>
          <w:tcPr>
            <w:tcW w:w="998" w:type="dxa"/>
            <w:tcBorders>
              <w:top w:val="nil"/>
              <w:left w:val="nil"/>
              <w:bottom w:val="nil"/>
              <w:right w:val="nil"/>
            </w:tcBorders>
            <w:shd w:val="clear" w:color="auto" w:fill="auto"/>
            <w:noWrap/>
            <w:vAlign w:val="bottom"/>
            <w:hideMark/>
          </w:tcPr>
          <w:p w14:paraId="25BA940E"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0.284</w:t>
            </w:r>
          </w:p>
        </w:tc>
        <w:tc>
          <w:tcPr>
            <w:tcW w:w="960" w:type="dxa"/>
            <w:tcBorders>
              <w:top w:val="nil"/>
              <w:left w:val="nil"/>
              <w:bottom w:val="nil"/>
              <w:right w:val="nil"/>
            </w:tcBorders>
            <w:shd w:val="clear" w:color="auto" w:fill="auto"/>
            <w:noWrap/>
            <w:vAlign w:val="bottom"/>
            <w:hideMark/>
          </w:tcPr>
          <w:p w14:paraId="01CEB48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0.481</w:t>
            </w:r>
          </w:p>
        </w:tc>
        <w:tc>
          <w:tcPr>
            <w:tcW w:w="960" w:type="dxa"/>
            <w:tcBorders>
              <w:top w:val="nil"/>
              <w:left w:val="nil"/>
              <w:bottom w:val="nil"/>
              <w:right w:val="nil"/>
            </w:tcBorders>
            <w:shd w:val="clear" w:color="auto" w:fill="auto"/>
            <w:noWrap/>
            <w:vAlign w:val="bottom"/>
            <w:hideMark/>
          </w:tcPr>
          <w:p w14:paraId="71F077E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0.591</w:t>
            </w:r>
          </w:p>
        </w:tc>
        <w:tc>
          <w:tcPr>
            <w:tcW w:w="960" w:type="dxa"/>
            <w:tcBorders>
              <w:top w:val="nil"/>
              <w:left w:val="nil"/>
              <w:bottom w:val="nil"/>
              <w:right w:val="nil"/>
            </w:tcBorders>
            <w:shd w:val="clear" w:color="auto" w:fill="auto"/>
            <w:noWrap/>
            <w:vAlign w:val="bottom"/>
            <w:hideMark/>
          </w:tcPr>
          <w:p w14:paraId="3134E975"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0.557</w:t>
            </w:r>
          </w:p>
        </w:tc>
        <w:tc>
          <w:tcPr>
            <w:tcW w:w="960" w:type="dxa"/>
            <w:tcBorders>
              <w:top w:val="nil"/>
              <w:left w:val="nil"/>
              <w:bottom w:val="nil"/>
              <w:right w:val="nil"/>
            </w:tcBorders>
            <w:shd w:val="clear" w:color="auto" w:fill="auto"/>
            <w:noWrap/>
            <w:vAlign w:val="bottom"/>
            <w:hideMark/>
          </w:tcPr>
          <w:p w14:paraId="55ED06BE" w14:textId="77777777" w:rsidR="00364CE1" w:rsidRPr="00364CE1" w:rsidRDefault="00364CE1" w:rsidP="00E62242">
            <w:pPr>
              <w:spacing w:after="0" w:line="240" w:lineRule="auto"/>
              <w:jc w:val="right"/>
              <w:rPr>
                <w:rFonts w:ascii="Calibri" w:eastAsia="Times New Roman" w:hAnsi="Calibri" w:cs="Calibri"/>
                <w:color w:val="000000"/>
              </w:rPr>
            </w:pPr>
          </w:p>
        </w:tc>
      </w:tr>
      <w:tr w:rsidR="00364CE1" w:rsidRPr="00364CE1" w14:paraId="2416BFA1" w14:textId="77777777" w:rsidTr="00E62242">
        <w:trPr>
          <w:trHeight w:val="288"/>
        </w:trPr>
        <w:tc>
          <w:tcPr>
            <w:tcW w:w="2140" w:type="dxa"/>
            <w:tcBorders>
              <w:top w:val="nil"/>
              <w:left w:val="nil"/>
              <w:bottom w:val="nil"/>
              <w:right w:val="nil"/>
            </w:tcBorders>
            <w:shd w:val="clear" w:color="auto" w:fill="auto"/>
            <w:noWrap/>
            <w:vAlign w:val="center"/>
            <w:hideMark/>
          </w:tcPr>
          <w:p w14:paraId="0BCFF9D9" w14:textId="5077FDF1"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 xml:space="preserve">Gear - </w:t>
            </w:r>
            <w:r w:rsidRPr="00364CE1">
              <w:rPr>
                <w:rFonts w:ascii="Lucida Console" w:eastAsia="Times New Roman" w:hAnsi="Lucida Console" w:cs="Calibri"/>
                <w:color w:val="000000"/>
                <w:sz w:val="20"/>
                <w:szCs w:val="20"/>
              </w:rPr>
              <w:t>neuston</w:t>
            </w:r>
          </w:p>
        </w:tc>
        <w:tc>
          <w:tcPr>
            <w:tcW w:w="998" w:type="dxa"/>
            <w:tcBorders>
              <w:top w:val="nil"/>
              <w:left w:val="nil"/>
              <w:bottom w:val="nil"/>
              <w:right w:val="nil"/>
            </w:tcBorders>
            <w:shd w:val="clear" w:color="auto" w:fill="auto"/>
            <w:noWrap/>
            <w:vAlign w:val="bottom"/>
            <w:hideMark/>
          </w:tcPr>
          <w:p w14:paraId="44B09EB3"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-1.174</w:t>
            </w:r>
          </w:p>
        </w:tc>
        <w:tc>
          <w:tcPr>
            <w:tcW w:w="960" w:type="dxa"/>
            <w:tcBorders>
              <w:top w:val="nil"/>
              <w:left w:val="nil"/>
              <w:bottom w:val="nil"/>
              <w:right w:val="nil"/>
            </w:tcBorders>
            <w:shd w:val="clear" w:color="auto" w:fill="auto"/>
            <w:noWrap/>
            <w:vAlign w:val="bottom"/>
            <w:hideMark/>
          </w:tcPr>
          <w:p w14:paraId="46C50617"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0.351</w:t>
            </w:r>
          </w:p>
        </w:tc>
        <w:tc>
          <w:tcPr>
            <w:tcW w:w="960" w:type="dxa"/>
            <w:tcBorders>
              <w:top w:val="nil"/>
              <w:left w:val="nil"/>
              <w:bottom w:val="nil"/>
              <w:right w:val="nil"/>
            </w:tcBorders>
            <w:shd w:val="clear" w:color="auto" w:fill="auto"/>
            <w:noWrap/>
            <w:vAlign w:val="bottom"/>
            <w:hideMark/>
          </w:tcPr>
          <w:p w14:paraId="0F87866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-3.343</w:t>
            </w:r>
          </w:p>
        </w:tc>
        <w:tc>
          <w:tcPr>
            <w:tcW w:w="960" w:type="dxa"/>
            <w:tcBorders>
              <w:top w:val="nil"/>
              <w:left w:val="nil"/>
              <w:bottom w:val="nil"/>
              <w:right w:val="nil"/>
            </w:tcBorders>
            <w:shd w:val="clear" w:color="auto" w:fill="auto"/>
            <w:noWrap/>
            <w:vAlign w:val="bottom"/>
            <w:hideMark/>
          </w:tcPr>
          <w:p w14:paraId="5D3C2CC1"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688DD44F"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03D9F53D" w14:textId="77777777" w:rsidTr="00E62242">
        <w:trPr>
          <w:trHeight w:val="288"/>
        </w:trPr>
        <w:tc>
          <w:tcPr>
            <w:tcW w:w="2140" w:type="dxa"/>
            <w:tcBorders>
              <w:top w:val="nil"/>
              <w:left w:val="nil"/>
              <w:bottom w:val="nil"/>
              <w:right w:val="nil"/>
            </w:tcBorders>
            <w:shd w:val="clear" w:color="auto" w:fill="auto"/>
            <w:noWrap/>
            <w:vAlign w:val="center"/>
            <w:hideMark/>
          </w:tcPr>
          <w:p w14:paraId="17C250AB" w14:textId="67228496"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Gear – EAV sweep net</w:t>
            </w:r>
          </w:p>
        </w:tc>
        <w:tc>
          <w:tcPr>
            <w:tcW w:w="998" w:type="dxa"/>
            <w:tcBorders>
              <w:top w:val="nil"/>
              <w:left w:val="nil"/>
              <w:bottom w:val="nil"/>
              <w:right w:val="nil"/>
            </w:tcBorders>
            <w:shd w:val="clear" w:color="auto" w:fill="auto"/>
            <w:noWrap/>
            <w:vAlign w:val="bottom"/>
            <w:hideMark/>
          </w:tcPr>
          <w:p w14:paraId="149D670C"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2.042</w:t>
            </w:r>
          </w:p>
        </w:tc>
        <w:tc>
          <w:tcPr>
            <w:tcW w:w="960" w:type="dxa"/>
            <w:tcBorders>
              <w:top w:val="nil"/>
              <w:left w:val="nil"/>
              <w:bottom w:val="nil"/>
              <w:right w:val="nil"/>
            </w:tcBorders>
            <w:shd w:val="clear" w:color="auto" w:fill="auto"/>
            <w:noWrap/>
            <w:vAlign w:val="bottom"/>
            <w:hideMark/>
          </w:tcPr>
          <w:p w14:paraId="7586F04D"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0.341</w:t>
            </w:r>
          </w:p>
        </w:tc>
        <w:tc>
          <w:tcPr>
            <w:tcW w:w="960" w:type="dxa"/>
            <w:tcBorders>
              <w:top w:val="nil"/>
              <w:left w:val="nil"/>
              <w:bottom w:val="nil"/>
              <w:right w:val="nil"/>
            </w:tcBorders>
            <w:shd w:val="clear" w:color="auto" w:fill="auto"/>
            <w:noWrap/>
            <w:vAlign w:val="bottom"/>
            <w:hideMark/>
          </w:tcPr>
          <w:p w14:paraId="54BDBBF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5.985</w:t>
            </w:r>
          </w:p>
        </w:tc>
        <w:tc>
          <w:tcPr>
            <w:tcW w:w="960" w:type="dxa"/>
            <w:tcBorders>
              <w:top w:val="nil"/>
              <w:left w:val="nil"/>
              <w:bottom w:val="nil"/>
              <w:right w:val="nil"/>
            </w:tcBorders>
            <w:shd w:val="clear" w:color="auto" w:fill="auto"/>
            <w:noWrap/>
            <w:vAlign w:val="bottom"/>
            <w:hideMark/>
          </w:tcPr>
          <w:p w14:paraId="0DE11EFE"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106EC07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44E35F78" w14:textId="77777777" w:rsidTr="00E62242">
        <w:trPr>
          <w:trHeight w:val="288"/>
        </w:trPr>
        <w:tc>
          <w:tcPr>
            <w:tcW w:w="2140" w:type="dxa"/>
            <w:tcBorders>
              <w:top w:val="nil"/>
              <w:left w:val="nil"/>
              <w:bottom w:val="nil"/>
              <w:right w:val="nil"/>
            </w:tcBorders>
            <w:shd w:val="clear" w:color="auto" w:fill="auto"/>
            <w:noWrap/>
            <w:vAlign w:val="center"/>
            <w:hideMark/>
          </w:tcPr>
          <w:p w14:paraId="5BA1E97E" w14:textId="01835F6F"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Julian Day</w:t>
            </w:r>
          </w:p>
        </w:tc>
        <w:tc>
          <w:tcPr>
            <w:tcW w:w="998" w:type="dxa"/>
            <w:tcBorders>
              <w:top w:val="nil"/>
              <w:left w:val="nil"/>
              <w:bottom w:val="nil"/>
              <w:right w:val="nil"/>
            </w:tcBorders>
            <w:shd w:val="clear" w:color="auto" w:fill="auto"/>
            <w:noWrap/>
            <w:vAlign w:val="bottom"/>
            <w:hideMark/>
          </w:tcPr>
          <w:p w14:paraId="6D8779C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0.018</w:t>
            </w:r>
          </w:p>
        </w:tc>
        <w:tc>
          <w:tcPr>
            <w:tcW w:w="960" w:type="dxa"/>
            <w:tcBorders>
              <w:top w:val="nil"/>
              <w:left w:val="nil"/>
              <w:bottom w:val="nil"/>
              <w:right w:val="nil"/>
            </w:tcBorders>
            <w:shd w:val="clear" w:color="auto" w:fill="auto"/>
            <w:noWrap/>
            <w:vAlign w:val="bottom"/>
            <w:hideMark/>
          </w:tcPr>
          <w:p w14:paraId="01580D42"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0.006</w:t>
            </w:r>
          </w:p>
        </w:tc>
        <w:tc>
          <w:tcPr>
            <w:tcW w:w="960" w:type="dxa"/>
            <w:tcBorders>
              <w:top w:val="nil"/>
              <w:left w:val="nil"/>
              <w:bottom w:val="nil"/>
              <w:right w:val="nil"/>
            </w:tcBorders>
            <w:shd w:val="clear" w:color="auto" w:fill="auto"/>
            <w:noWrap/>
            <w:vAlign w:val="bottom"/>
            <w:hideMark/>
          </w:tcPr>
          <w:p w14:paraId="2A014C8F"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3.114</w:t>
            </w:r>
          </w:p>
        </w:tc>
        <w:tc>
          <w:tcPr>
            <w:tcW w:w="960" w:type="dxa"/>
            <w:tcBorders>
              <w:top w:val="nil"/>
              <w:left w:val="nil"/>
              <w:bottom w:val="nil"/>
              <w:right w:val="nil"/>
            </w:tcBorders>
            <w:shd w:val="clear" w:color="auto" w:fill="auto"/>
            <w:noWrap/>
            <w:vAlign w:val="bottom"/>
            <w:hideMark/>
          </w:tcPr>
          <w:p w14:paraId="0EE2CA8B"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2D80E524"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50E43D84" w14:textId="77777777" w:rsidTr="00E62242">
        <w:trPr>
          <w:trHeight w:val="288"/>
        </w:trPr>
        <w:tc>
          <w:tcPr>
            <w:tcW w:w="2140" w:type="dxa"/>
            <w:tcBorders>
              <w:top w:val="nil"/>
              <w:left w:val="nil"/>
              <w:bottom w:val="nil"/>
              <w:right w:val="nil"/>
            </w:tcBorders>
            <w:shd w:val="clear" w:color="auto" w:fill="auto"/>
            <w:noWrap/>
            <w:vAlign w:val="center"/>
            <w:hideMark/>
          </w:tcPr>
          <w:p w14:paraId="61D2686E" w14:textId="48461802"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Year - 2018</w:t>
            </w:r>
          </w:p>
        </w:tc>
        <w:tc>
          <w:tcPr>
            <w:tcW w:w="998" w:type="dxa"/>
            <w:tcBorders>
              <w:top w:val="nil"/>
              <w:left w:val="nil"/>
              <w:bottom w:val="nil"/>
              <w:right w:val="nil"/>
            </w:tcBorders>
            <w:shd w:val="clear" w:color="auto" w:fill="auto"/>
            <w:noWrap/>
            <w:vAlign w:val="bottom"/>
            <w:hideMark/>
          </w:tcPr>
          <w:p w14:paraId="5FFD206C"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2.458</w:t>
            </w:r>
          </w:p>
        </w:tc>
        <w:tc>
          <w:tcPr>
            <w:tcW w:w="960" w:type="dxa"/>
            <w:tcBorders>
              <w:top w:val="nil"/>
              <w:left w:val="nil"/>
              <w:bottom w:val="nil"/>
              <w:right w:val="nil"/>
            </w:tcBorders>
            <w:shd w:val="clear" w:color="auto" w:fill="auto"/>
            <w:noWrap/>
            <w:vAlign w:val="bottom"/>
            <w:hideMark/>
          </w:tcPr>
          <w:p w14:paraId="0CD1AE9F"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0.619</w:t>
            </w:r>
          </w:p>
        </w:tc>
        <w:tc>
          <w:tcPr>
            <w:tcW w:w="960" w:type="dxa"/>
            <w:tcBorders>
              <w:top w:val="nil"/>
              <w:left w:val="nil"/>
              <w:bottom w:val="nil"/>
              <w:right w:val="nil"/>
            </w:tcBorders>
            <w:shd w:val="clear" w:color="auto" w:fill="auto"/>
            <w:noWrap/>
            <w:vAlign w:val="bottom"/>
            <w:hideMark/>
          </w:tcPr>
          <w:p w14:paraId="6324C601"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3.968</w:t>
            </w:r>
          </w:p>
        </w:tc>
        <w:tc>
          <w:tcPr>
            <w:tcW w:w="960" w:type="dxa"/>
            <w:tcBorders>
              <w:top w:val="nil"/>
              <w:left w:val="nil"/>
              <w:bottom w:val="nil"/>
              <w:right w:val="nil"/>
            </w:tcBorders>
            <w:shd w:val="clear" w:color="auto" w:fill="auto"/>
            <w:noWrap/>
            <w:vAlign w:val="bottom"/>
            <w:hideMark/>
          </w:tcPr>
          <w:p w14:paraId="14CCEFB4"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15148FF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48057D93" w14:textId="77777777" w:rsidTr="00E62242">
        <w:trPr>
          <w:trHeight w:val="288"/>
        </w:trPr>
        <w:tc>
          <w:tcPr>
            <w:tcW w:w="2140" w:type="dxa"/>
            <w:tcBorders>
              <w:top w:val="nil"/>
              <w:left w:val="nil"/>
              <w:bottom w:val="single" w:sz="4" w:space="0" w:color="auto"/>
              <w:right w:val="nil"/>
            </w:tcBorders>
            <w:shd w:val="clear" w:color="000000" w:fill="FFFFFF"/>
            <w:noWrap/>
            <w:vAlign w:val="center"/>
            <w:hideMark/>
          </w:tcPr>
          <w:p w14:paraId="5F18C6AB" w14:textId="323FC0AD"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 xml:space="preserve">Julian Day *Year </w:t>
            </w:r>
          </w:p>
        </w:tc>
        <w:tc>
          <w:tcPr>
            <w:tcW w:w="998" w:type="dxa"/>
            <w:tcBorders>
              <w:top w:val="nil"/>
              <w:left w:val="nil"/>
              <w:bottom w:val="single" w:sz="4" w:space="0" w:color="auto"/>
              <w:right w:val="nil"/>
            </w:tcBorders>
            <w:shd w:val="clear" w:color="auto" w:fill="auto"/>
            <w:noWrap/>
            <w:vAlign w:val="bottom"/>
            <w:hideMark/>
          </w:tcPr>
          <w:p w14:paraId="548A868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-0.022</w:t>
            </w:r>
          </w:p>
        </w:tc>
        <w:tc>
          <w:tcPr>
            <w:tcW w:w="960" w:type="dxa"/>
            <w:tcBorders>
              <w:top w:val="nil"/>
              <w:left w:val="nil"/>
              <w:bottom w:val="single" w:sz="4" w:space="0" w:color="auto"/>
              <w:right w:val="nil"/>
            </w:tcBorders>
            <w:shd w:val="clear" w:color="auto" w:fill="auto"/>
            <w:noWrap/>
            <w:vAlign w:val="bottom"/>
            <w:hideMark/>
          </w:tcPr>
          <w:p w14:paraId="6157E546"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0.007</w:t>
            </w:r>
          </w:p>
        </w:tc>
        <w:tc>
          <w:tcPr>
            <w:tcW w:w="960" w:type="dxa"/>
            <w:tcBorders>
              <w:top w:val="nil"/>
              <w:left w:val="nil"/>
              <w:bottom w:val="single" w:sz="4" w:space="0" w:color="auto"/>
              <w:right w:val="nil"/>
            </w:tcBorders>
            <w:shd w:val="clear" w:color="auto" w:fill="auto"/>
            <w:noWrap/>
            <w:vAlign w:val="bottom"/>
            <w:hideMark/>
          </w:tcPr>
          <w:p w14:paraId="04038E6B"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-3.186</w:t>
            </w:r>
          </w:p>
        </w:tc>
        <w:tc>
          <w:tcPr>
            <w:tcW w:w="960" w:type="dxa"/>
            <w:tcBorders>
              <w:top w:val="nil"/>
              <w:left w:val="nil"/>
              <w:bottom w:val="single" w:sz="4" w:space="0" w:color="auto"/>
              <w:right w:val="nil"/>
            </w:tcBorders>
            <w:shd w:val="clear" w:color="auto" w:fill="auto"/>
            <w:noWrap/>
            <w:vAlign w:val="bottom"/>
            <w:hideMark/>
          </w:tcPr>
          <w:p w14:paraId="177B4623"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0.003</w:t>
            </w:r>
          </w:p>
        </w:tc>
        <w:tc>
          <w:tcPr>
            <w:tcW w:w="960" w:type="dxa"/>
            <w:tcBorders>
              <w:top w:val="nil"/>
              <w:left w:val="nil"/>
              <w:bottom w:val="single" w:sz="4" w:space="0" w:color="auto"/>
              <w:right w:val="nil"/>
            </w:tcBorders>
            <w:shd w:val="clear" w:color="auto" w:fill="auto"/>
            <w:noWrap/>
            <w:vAlign w:val="bottom"/>
            <w:hideMark/>
          </w:tcPr>
          <w:p w14:paraId="6F3E671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bl>
    <w:p w14:paraId="228497FB" w14:textId="121E4155" w:rsidR="00364CE1" w:rsidRDefault="00E62242" w:rsidP="00364CE1">
      <w:r>
        <w:br w:type="textWrapping" w:clear="all"/>
      </w:r>
    </w:p>
    <w:p w14:paraId="49CCEA17" w14:textId="0E47AA09" w:rsidR="00D77360" w:rsidRDefault="00D77360" w:rsidP="00364CE1"/>
    <w:p w14:paraId="4B950A15" w14:textId="6B9A0BFA" w:rsidR="0003468F" w:rsidRDefault="0003468F" w:rsidP="0003468F">
      <w:pPr>
        <w:pStyle w:val="Caption"/>
        <w:keepNext/>
      </w:pPr>
      <w:bookmarkStart w:id="37" w:name="_Ref9317168"/>
      <w:r>
        <w:t xml:space="preserve">Table </w:t>
      </w:r>
      <w:fldSimple w:instr=" SEQ Table \* ARABIC ">
        <w:r w:rsidR="00CF6AD6">
          <w:rPr>
            <w:noProof/>
          </w:rPr>
          <w:t>10</w:t>
        </w:r>
      </w:fldSimple>
      <w:bookmarkEnd w:id="37"/>
      <w:r>
        <w:t xml:space="preserve"> - GLM of log total CPUE of macroinvertebrate samples at Decker. AICc model selection found Sacramento river flow to be a better predictor than Julian Day.</w:t>
      </w:r>
    </w:p>
    <w:tbl>
      <w:tblPr>
        <w:tblW w:w="7860" w:type="dxa"/>
        <w:tblLook w:val="04A0" w:firstRow="1" w:lastRow="0" w:firstColumn="1" w:lastColumn="0" w:noHBand="0" w:noVBand="1"/>
      </w:tblPr>
      <w:tblGrid>
        <w:gridCol w:w="2200"/>
        <w:gridCol w:w="1400"/>
        <w:gridCol w:w="1380"/>
        <w:gridCol w:w="960"/>
        <w:gridCol w:w="960"/>
        <w:gridCol w:w="960"/>
      </w:tblGrid>
      <w:tr w:rsidR="0003468F" w:rsidRPr="0003468F" w14:paraId="16963101" w14:textId="77777777" w:rsidTr="0003468F">
        <w:trPr>
          <w:trHeight w:val="300"/>
        </w:trPr>
        <w:tc>
          <w:tcPr>
            <w:tcW w:w="2200" w:type="dxa"/>
            <w:tcBorders>
              <w:top w:val="single" w:sz="4" w:space="0" w:color="auto"/>
              <w:left w:val="nil"/>
              <w:bottom w:val="single" w:sz="4" w:space="0" w:color="auto"/>
              <w:right w:val="nil"/>
            </w:tcBorders>
            <w:shd w:val="clear" w:color="auto" w:fill="auto"/>
            <w:noWrap/>
            <w:vAlign w:val="center"/>
            <w:hideMark/>
          </w:tcPr>
          <w:p w14:paraId="72EBA4C3"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 </w:t>
            </w:r>
          </w:p>
        </w:tc>
        <w:tc>
          <w:tcPr>
            <w:tcW w:w="1400" w:type="dxa"/>
            <w:tcBorders>
              <w:top w:val="single" w:sz="4" w:space="0" w:color="auto"/>
              <w:left w:val="nil"/>
              <w:bottom w:val="single" w:sz="4" w:space="0" w:color="auto"/>
              <w:right w:val="nil"/>
            </w:tcBorders>
            <w:shd w:val="clear" w:color="auto" w:fill="auto"/>
            <w:noWrap/>
            <w:vAlign w:val="bottom"/>
            <w:hideMark/>
          </w:tcPr>
          <w:p w14:paraId="551CC5C6"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Estimate</w:t>
            </w:r>
          </w:p>
        </w:tc>
        <w:tc>
          <w:tcPr>
            <w:tcW w:w="1380" w:type="dxa"/>
            <w:tcBorders>
              <w:top w:val="single" w:sz="4" w:space="0" w:color="auto"/>
              <w:left w:val="nil"/>
              <w:bottom w:val="single" w:sz="4" w:space="0" w:color="auto"/>
              <w:right w:val="nil"/>
            </w:tcBorders>
            <w:shd w:val="clear" w:color="auto" w:fill="auto"/>
            <w:noWrap/>
            <w:vAlign w:val="bottom"/>
            <w:hideMark/>
          </w:tcPr>
          <w:p w14:paraId="4BDC1D5D"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Std. Error</w:t>
            </w:r>
          </w:p>
        </w:tc>
        <w:tc>
          <w:tcPr>
            <w:tcW w:w="960" w:type="dxa"/>
            <w:tcBorders>
              <w:top w:val="single" w:sz="4" w:space="0" w:color="auto"/>
              <w:left w:val="nil"/>
              <w:bottom w:val="single" w:sz="4" w:space="0" w:color="auto"/>
              <w:right w:val="nil"/>
            </w:tcBorders>
            <w:shd w:val="clear" w:color="auto" w:fill="auto"/>
            <w:noWrap/>
            <w:vAlign w:val="bottom"/>
            <w:hideMark/>
          </w:tcPr>
          <w:p w14:paraId="565F49DB"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t value</w:t>
            </w:r>
          </w:p>
        </w:tc>
        <w:tc>
          <w:tcPr>
            <w:tcW w:w="960" w:type="dxa"/>
            <w:tcBorders>
              <w:top w:val="single" w:sz="4" w:space="0" w:color="auto"/>
              <w:left w:val="nil"/>
              <w:bottom w:val="single" w:sz="4" w:space="0" w:color="auto"/>
              <w:right w:val="nil"/>
            </w:tcBorders>
            <w:shd w:val="clear" w:color="auto" w:fill="auto"/>
            <w:noWrap/>
            <w:vAlign w:val="bottom"/>
            <w:hideMark/>
          </w:tcPr>
          <w:p w14:paraId="20A144EE" w14:textId="77777777" w:rsidR="0003468F" w:rsidRPr="0003468F" w:rsidRDefault="0003468F" w:rsidP="0003468F">
            <w:pPr>
              <w:spacing w:after="0" w:line="240" w:lineRule="auto"/>
              <w:rPr>
                <w:rFonts w:ascii="Calibri" w:eastAsia="Times New Roman" w:hAnsi="Calibri" w:cs="Calibri"/>
                <w:color w:val="000000"/>
              </w:rPr>
            </w:pPr>
            <w:proofErr w:type="spellStart"/>
            <w:r w:rsidRPr="0003468F">
              <w:rPr>
                <w:rFonts w:ascii="Calibri" w:eastAsia="Times New Roman" w:hAnsi="Calibri" w:cs="Calibri"/>
                <w:color w:val="000000"/>
              </w:rPr>
              <w:t>Pr</w:t>
            </w:r>
            <w:proofErr w:type="spellEnd"/>
            <w:r w:rsidRPr="0003468F">
              <w:rPr>
                <w:rFonts w:ascii="Calibri" w:eastAsia="Times New Roman" w:hAnsi="Calibri" w:cs="Calibri"/>
                <w:color w:val="000000"/>
              </w:rPr>
              <w:t>(&gt;|t|)</w:t>
            </w:r>
          </w:p>
        </w:tc>
        <w:tc>
          <w:tcPr>
            <w:tcW w:w="960" w:type="dxa"/>
            <w:tcBorders>
              <w:top w:val="single" w:sz="4" w:space="0" w:color="auto"/>
              <w:left w:val="nil"/>
              <w:bottom w:val="single" w:sz="4" w:space="0" w:color="auto"/>
              <w:right w:val="nil"/>
            </w:tcBorders>
            <w:shd w:val="clear" w:color="auto" w:fill="auto"/>
            <w:noWrap/>
            <w:vAlign w:val="bottom"/>
            <w:hideMark/>
          </w:tcPr>
          <w:p w14:paraId="65DE274A"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 </w:t>
            </w:r>
          </w:p>
        </w:tc>
      </w:tr>
      <w:tr w:rsidR="0003468F" w:rsidRPr="0003468F" w14:paraId="49B8207C" w14:textId="77777777" w:rsidTr="0003468F">
        <w:trPr>
          <w:trHeight w:val="300"/>
        </w:trPr>
        <w:tc>
          <w:tcPr>
            <w:tcW w:w="2200" w:type="dxa"/>
            <w:tcBorders>
              <w:top w:val="nil"/>
              <w:left w:val="nil"/>
              <w:bottom w:val="nil"/>
              <w:right w:val="nil"/>
            </w:tcBorders>
            <w:shd w:val="clear" w:color="auto" w:fill="auto"/>
            <w:noWrap/>
            <w:vAlign w:val="center"/>
            <w:hideMark/>
          </w:tcPr>
          <w:p w14:paraId="1AE2B527"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(Intercept: mysid)</w:t>
            </w:r>
          </w:p>
        </w:tc>
        <w:tc>
          <w:tcPr>
            <w:tcW w:w="1400" w:type="dxa"/>
            <w:tcBorders>
              <w:top w:val="nil"/>
              <w:left w:val="nil"/>
              <w:bottom w:val="nil"/>
              <w:right w:val="nil"/>
            </w:tcBorders>
            <w:shd w:val="clear" w:color="auto" w:fill="auto"/>
            <w:noWrap/>
            <w:vAlign w:val="bottom"/>
            <w:hideMark/>
          </w:tcPr>
          <w:p w14:paraId="064C5F1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2.742</w:t>
            </w:r>
          </w:p>
        </w:tc>
        <w:tc>
          <w:tcPr>
            <w:tcW w:w="1380" w:type="dxa"/>
            <w:tcBorders>
              <w:top w:val="nil"/>
              <w:left w:val="nil"/>
              <w:bottom w:val="nil"/>
              <w:right w:val="nil"/>
            </w:tcBorders>
            <w:shd w:val="clear" w:color="auto" w:fill="auto"/>
            <w:noWrap/>
            <w:vAlign w:val="bottom"/>
            <w:hideMark/>
          </w:tcPr>
          <w:p w14:paraId="3AE847CD"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0.336</w:t>
            </w:r>
          </w:p>
        </w:tc>
        <w:tc>
          <w:tcPr>
            <w:tcW w:w="960" w:type="dxa"/>
            <w:tcBorders>
              <w:top w:val="nil"/>
              <w:left w:val="nil"/>
              <w:bottom w:val="nil"/>
              <w:right w:val="nil"/>
            </w:tcBorders>
            <w:shd w:val="clear" w:color="auto" w:fill="auto"/>
            <w:noWrap/>
            <w:vAlign w:val="bottom"/>
            <w:hideMark/>
          </w:tcPr>
          <w:p w14:paraId="7C174C86"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8.163</w:t>
            </w:r>
          </w:p>
        </w:tc>
        <w:tc>
          <w:tcPr>
            <w:tcW w:w="960" w:type="dxa"/>
            <w:tcBorders>
              <w:top w:val="nil"/>
              <w:left w:val="nil"/>
              <w:bottom w:val="nil"/>
              <w:right w:val="nil"/>
            </w:tcBorders>
            <w:shd w:val="clear" w:color="auto" w:fill="auto"/>
            <w:noWrap/>
            <w:vAlign w:val="bottom"/>
            <w:hideMark/>
          </w:tcPr>
          <w:p w14:paraId="24DFB4B5"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35243954"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6B176ADE" w14:textId="77777777" w:rsidTr="0003468F">
        <w:trPr>
          <w:trHeight w:val="300"/>
        </w:trPr>
        <w:tc>
          <w:tcPr>
            <w:tcW w:w="2200" w:type="dxa"/>
            <w:tcBorders>
              <w:top w:val="nil"/>
              <w:left w:val="nil"/>
              <w:bottom w:val="nil"/>
              <w:right w:val="nil"/>
            </w:tcBorders>
            <w:shd w:val="clear" w:color="auto" w:fill="auto"/>
            <w:noWrap/>
            <w:vAlign w:val="center"/>
            <w:hideMark/>
          </w:tcPr>
          <w:p w14:paraId="37C30E23"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Gear: neuston</w:t>
            </w:r>
          </w:p>
        </w:tc>
        <w:tc>
          <w:tcPr>
            <w:tcW w:w="1400" w:type="dxa"/>
            <w:tcBorders>
              <w:top w:val="nil"/>
              <w:left w:val="nil"/>
              <w:bottom w:val="nil"/>
              <w:right w:val="nil"/>
            </w:tcBorders>
            <w:shd w:val="clear" w:color="auto" w:fill="auto"/>
            <w:noWrap/>
            <w:vAlign w:val="bottom"/>
            <w:hideMark/>
          </w:tcPr>
          <w:p w14:paraId="51022D6E"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-1.030</w:t>
            </w:r>
          </w:p>
        </w:tc>
        <w:tc>
          <w:tcPr>
            <w:tcW w:w="1380" w:type="dxa"/>
            <w:tcBorders>
              <w:top w:val="nil"/>
              <w:left w:val="nil"/>
              <w:bottom w:val="nil"/>
              <w:right w:val="nil"/>
            </w:tcBorders>
            <w:shd w:val="clear" w:color="auto" w:fill="auto"/>
            <w:noWrap/>
            <w:vAlign w:val="bottom"/>
            <w:hideMark/>
          </w:tcPr>
          <w:p w14:paraId="5B95B132"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0.363</w:t>
            </w:r>
          </w:p>
        </w:tc>
        <w:tc>
          <w:tcPr>
            <w:tcW w:w="960" w:type="dxa"/>
            <w:tcBorders>
              <w:top w:val="nil"/>
              <w:left w:val="nil"/>
              <w:bottom w:val="nil"/>
              <w:right w:val="nil"/>
            </w:tcBorders>
            <w:shd w:val="clear" w:color="auto" w:fill="auto"/>
            <w:noWrap/>
            <w:vAlign w:val="bottom"/>
            <w:hideMark/>
          </w:tcPr>
          <w:p w14:paraId="18BBBC02"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-2.836</w:t>
            </w:r>
          </w:p>
        </w:tc>
        <w:tc>
          <w:tcPr>
            <w:tcW w:w="960" w:type="dxa"/>
            <w:tcBorders>
              <w:top w:val="nil"/>
              <w:left w:val="nil"/>
              <w:bottom w:val="nil"/>
              <w:right w:val="nil"/>
            </w:tcBorders>
            <w:shd w:val="clear" w:color="auto" w:fill="auto"/>
            <w:noWrap/>
            <w:vAlign w:val="bottom"/>
            <w:hideMark/>
          </w:tcPr>
          <w:p w14:paraId="7528615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292AD418"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68D30550" w14:textId="77777777" w:rsidTr="0003468F">
        <w:trPr>
          <w:trHeight w:val="300"/>
        </w:trPr>
        <w:tc>
          <w:tcPr>
            <w:tcW w:w="2200" w:type="dxa"/>
            <w:tcBorders>
              <w:top w:val="nil"/>
              <w:left w:val="nil"/>
              <w:bottom w:val="nil"/>
              <w:right w:val="nil"/>
            </w:tcBorders>
            <w:shd w:val="clear" w:color="auto" w:fill="auto"/>
            <w:noWrap/>
            <w:vAlign w:val="center"/>
            <w:hideMark/>
          </w:tcPr>
          <w:p w14:paraId="7C6BB1CB"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lastRenderedPageBreak/>
              <w:t>Gear: sweep net</w:t>
            </w:r>
          </w:p>
        </w:tc>
        <w:tc>
          <w:tcPr>
            <w:tcW w:w="1400" w:type="dxa"/>
            <w:tcBorders>
              <w:top w:val="nil"/>
              <w:left w:val="nil"/>
              <w:bottom w:val="nil"/>
              <w:right w:val="nil"/>
            </w:tcBorders>
            <w:shd w:val="clear" w:color="auto" w:fill="auto"/>
            <w:noWrap/>
            <w:vAlign w:val="bottom"/>
            <w:hideMark/>
          </w:tcPr>
          <w:p w14:paraId="4A90AF5B"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1.960</w:t>
            </w:r>
          </w:p>
        </w:tc>
        <w:tc>
          <w:tcPr>
            <w:tcW w:w="1380" w:type="dxa"/>
            <w:tcBorders>
              <w:top w:val="nil"/>
              <w:left w:val="nil"/>
              <w:bottom w:val="nil"/>
              <w:right w:val="nil"/>
            </w:tcBorders>
            <w:shd w:val="clear" w:color="auto" w:fill="auto"/>
            <w:noWrap/>
            <w:vAlign w:val="bottom"/>
            <w:hideMark/>
          </w:tcPr>
          <w:p w14:paraId="2BA4249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0.358</w:t>
            </w:r>
          </w:p>
        </w:tc>
        <w:tc>
          <w:tcPr>
            <w:tcW w:w="960" w:type="dxa"/>
            <w:tcBorders>
              <w:top w:val="nil"/>
              <w:left w:val="nil"/>
              <w:bottom w:val="nil"/>
              <w:right w:val="nil"/>
            </w:tcBorders>
            <w:shd w:val="clear" w:color="auto" w:fill="auto"/>
            <w:noWrap/>
            <w:vAlign w:val="bottom"/>
            <w:hideMark/>
          </w:tcPr>
          <w:p w14:paraId="531C1888"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5.484</w:t>
            </w:r>
          </w:p>
        </w:tc>
        <w:tc>
          <w:tcPr>
            <w:tcW w:w="960" w:type="dxa"/>
            <w:tcBorders>
              <w:top w:val="nil"/>
              <w:left w:val="nil"/>
              <w:bottom w:val="nil"/>
              <w:right w:val="nil"/>
            </w:tcBorders>
            <w:shd w:val="clear" w:color="auto" w:fill="auto"/>
            <w:noWrap/>
            <w:vAlign w:val="bottom"/>
            <w:hideMark/>
          </w:tcPr>
          <w:p w14:paraId="77E60048"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4DA5B30E"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0303BB5B" w14:textId="77777777" w:rsidTr="0003468F">
        <w:trPr>
          <w:trHeight w:val="300"/>
        </w:trPr>
        <w:tc>
          <w:tcPr>
            <w:tcW w:w="2200" w:type="dxa"/>
            <w:tcBorders>
              <w:top w:val="nil"/>
              <w:left w:val="nil"/>
              <w:bottom w:val="single" w:sz="4" w:space="0" w:color="auto"/>
              <w:right w:val="nil"/>
            </w:tcBorders>
            <w:shd w:val="clear" w:color="auto" w:fill="auto"/>
            <w:noWrap/>
            <w:vAlign w:val="center"/>
            <w:hideMark/>
          </w:tcPr>
          <w:p w14:paraId="027FB71E"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sac</w:t>
            </w:r>
          </w:p>
        </w:tc>
        <w:tc>
          <w:tcPr>
            <w:tcW w:w="1400" w:type="dxa"/>
            <w:tcBorders>
              <w:top w:val="nil"/>
              <w:left w:val="nil"/>
              <w:bottom w:val="single" w:sz="4" w:space="0" w:color="auto"/>
              <w:right w:val="nil"/>
            </w:tcBorders>
            <w:shd w:val="clear" w:color="auto" w:fill="auto"/>
            <w:noWrap/>
            <w:vAlign w:val="bottom"/>
            <w:hideMark/>
          </w:tcPr>
          <w:p w14:paraId="78A0A055"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-1.816E-05</w:t>
            </w:r>
          </w:p>
        </w:tc>
        <w:tc>
          <w:tcPr>
            <w:tcW w:w="1380" w:type="dxa"/>
            <w:tcBorders>
              <w:top w:val="nil"/>
              <w:left w:val="nil"/>
              <w:bottom w:val="single" w:sz="4" w:space="0" w:color="auto"/>
              <w:right w:val="nil"/>
            </w:tcBorders>
            <w:shd w:val="clear" w:color="auto" w:fill="auto"/>
            <w:noWrap/>
            <w:vAlign w:val="bottom"/>
            <w:hideMark/>
          </w:tcPr>
          <w:p w14:paraId="4533E40D"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5.501E-06</w:t>
            </w:r>
          </w:p>
        </w:tc>
        <w:tc>
          <w:tcPr>
            <w:tcW w:w="960" w:type="dxa"/>
            <w:tcBorders>
              <w:top w:val="nil"/>
              <w:left w:val="nil"/>
              <w:bottom w:val="single" w:sz="4" w:space="0" w:color="auto"/>
              <w:right w:val="nil"/>
            </w:tcBorders>
            <w:shd w:val="clear" w:color="auto" w:fill="auto"/>
            <w:noWrap/>
            <w:vAlign w:val="bottom"/>
            <w:hideMark/>
          </w:tcPr>
          <w:p w14:paraId="72C0AB59"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-3.302</w:t>
            </w:r>
          </w:p>
        </w:tc>
        <w:tc>
          <w:tcPr>
            <w:tcW w:w="960" w:type="dxa"/>
            <w:tcBorders>
              <w:top w:val="nil"/>
              <w:left w:val="nil"/>
              <w:bottom w:val="single" w:sz="4" w:space="0" w:color="auto"/>
              <w:right w:val="nil"/>
            </w:tcBorders>
            <w:shd w:val="clear" w:color="auto" w:fill="auto"/>
            <w:noWrap/>
            <w:vAlign w:val="bottom"/>
            <w:hideMark/>
          </w:tcPr>
          <w:p w14:paraId="647A735C"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0.002</w:t>
            </w:r>
          </w:p>
        </w:tc>
        <w:tc>
          <w:tcPr>
            <w:tcW w:w="960" w:type="dxa"/>
            <w:tcBorders>
              <w:top w:val="nil"/>
              <w:left w:val="nil"/>
              <w:bottom w:val="single" w:sz="4" w:space="0" w:color="auto"/>
              <w:right w:val="nil"/>
            </w:tcBorders>
            <w:shd w:val="clear" w:color="auto" w:fill="auto"/>
            <w:noWrap/>
            <w:vAlign w:val="bottom"/>
            <w:hideMark/>
          </w:tcPr>
          <w:p w14:paraId="48A87E57"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bl>
    <w:p w14:paraId="6E52C2AE" w14:textId="77777777" w:rsidR="0003468F" w:rsidRPr="00364CE1" w:rsidRDefault="0003468F" w:rsidP="00364CE1"/>
    <w:p w14:paraId="0EFBFC54" w14:textId="62A6C3C8" w:rsidR="00352473" w:rsidRDefault="009F731B" w:rsidP="00352473">
      <w:pPr>
        <w:pStyle w:val="Heading2"/>
      </w:pPr>
      <w:r>
        <w:rPr>
          <w:noProof/>
        </w:rPr>
        <w:drawing>
          <wp:inline distT="0" distB="0" distL="0" distR="0" wp14:anchorId="11B2D719" wp14:editId="32B1B39D">
            <wp:extent cx="5161905" cy="5257143"/>
            <wp:effectExtent l="0" t="0" r="1270" b="127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1905" cy="5257143"/>
                    </a:xfrm>
                    <a:prstGeom prst="rect">
                      <a:avLst/>
                    </a:prstGeom>
                  </pic:spPr>
                </pic:pic>
              </a:graphicData>
            </a:graphic>
          </wp:inline>
        </w:drawing>
      </w:r>
    </w:p>
    <w:p w14:paraId="55F6036B" w14:textId="03918F4F" w:rsidR="003E2169" w:rsidRDefault="00352473" w:rsidP="00352473">
      <w:pPr>
        <w:pStyle w:val="Caption"/>
        <w:rPr>
          <w:noProof/>
        </w:rPr>
      </w:pPr>
      <w:r>
        <w:t xml:space="preserve">Figure </w:t>
      </w:r>
      <w:fldSimple w:instr=" SEQ Figure \* ARABIC ">
        <w:r w:rsidR="00EC6B9B">
          <w:rPr>
            <w:noProof/>
          </w:rPr>
          <w:t>17</w:t>
        </w:r>
      </w:fldSimple>
      <w:r>
        <w:t xml:space="preserve"> - Distribution of catch per month for adult Delta Smelt (SKT survey, 2002-2018), Chinook Salmon smolts (</w:t>
      </w:r>
      <w:proofErr w:type="spellStart"/>
      <w:r>
        <w:t>chipps</w:t>
      </w:r>
      <w:proofErr w:type="spellEnd"/>
      <w:r>
        <w:t xml:space="preserve"> island survey, 2002-2018)</w:t>
      </w:r>
      <w:r>
        <w:rPr>
          <w:noProof/>
        </w:rPr>
        <w:t xml:space="preserve"> and macroinvertebrates at Decker Island (FRP data, 2017-2018)</w:t>
      </w:r>
    </w:p>
    <w:p w14:paraId="4024A3E1" w14:textId="77777777" w:rsidR="00754E6E" w:rsidRDefault="00754E6E" w:rsidP="00754E6E">
      <w:pPr>
        <w:keepNext/>
      </w:pPr>
      <w:r>
        <w:rPr>
          <w:noProof/>
        </w:rPr>
        <w:lastRenderedPageBreak/>
        <w:drawing>
          <wp:inline distT="0" distB="0" distL="0" distR="0" wp14:anchorId="5A86C187" wp14:editId="7EBB2D4F">
            <wp:extent cx="5161905" cy="5247619"/>
            <wp:effectExtent l="0" t="0" r="127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1905" cy="5247619"/>
                    </a:xfrm>
                    <a:prstGeom prst="rect">
                      <a:avLst/>
                    </a:prstGeom>
                  </pic:spPr>
                </pic:pic>
              </a:graphicData>
            </a:graphic>
          </wp:inline>
        </w:drawing>
      </w:r>
    </w:p>
    <w:p w14:paraId="3B223317" w14:textId="0D258E8D" w:rsidR="00754E6E" w:rsidRPr="00754E6E" w:rsidRDefault="00754E6E" w:rsidP="00754E6E">
      <w:pPr>
        <w:pStyle w:val="Caption"/>
      </w:pPr>
      <w:bookmarkStart w:id="38" w:name="_Ref9317230"/>
      <w:r>
        <w:t xml:space="preserve">Figure </w:t>
      </w:r>
      <w:fldSimple w:instr=" SEQ Figure \* ARABIC ">
        <w:r w:rsidR="00EC6B9B">
          <w:rPr>
            <w:noProof/>
          </w:rPr>
          <w:t>18</w:t>
        </w:r>
      </w:fldSimple>
      <w:bookmarkEnd w:id="38"/>
      <w:r>
        <w:t xml:space="preserve"> - Macroinvertebrate catch versus Sacramento River flow (CFS) for samples collected at Decker Island in spring of 2017 and 2018.</w:t>
      </w:r>
    </w:p>
    <w:p w14:paraId="4AACEC3A" w14:textId="77777777" w:rsidR="00E62242" w:rsidRDefault="00E62242" w:rsidP="00E62242">
      <w:pPr>
        <w:pStyle w:val="Heading2"/>
      </w:pPr>
      <w:r w:rsidRPr="00E62242">
        <w:rPr>
          <w:noProof/>
        </w:rPr>
        <w:lastRenderedPageBreak/>
        <w:drawing>
          <wp:inline distT="0" distB="0" distL="0" distR="0" wp14:anchorId="71C803BA" wp14:editId="6646392F">
            <wp:extent cx="5943600" cy="505333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01010B6A" w14:textId="6C78F667" w:rsidR="00E62242" w:rsidRDefault="00E62242" w:rsidP="00E62242">
      <w:pPr>
        <w:pStyle w:val="Caption"/>
      </w:pPr>
      <w:r>
        <w:t xml:space="preserve">Figure </w:t>
      </w:r>
      <w:fldSimple w:instr=" SEQ Figure \* ARABIC ">
        <w:r w:rsidR="00EC6B9B">
          <w:rPr>
            <w:noProof/>
          </w:rPr>
          <w:t>19</w:t>
        </w:r>
      </w:fldSimple>
      <w:r>
        <w:t xml:space="preserve"> - Mean log-transformed CPUE of mysid and sweep net samples in the fall versus spring of 2018.</w:t>
      </w:r>
      <w:r w:rsidR="005F58B9" w:rsidRPr="005F58B9">
        <w:t xml:space="preserve"> </w:t>
      </w:r>
      <w:r w:rsidR="005F58B9">
        <w:t>+/- 1 SEM.</w:t>
      </w:r>
    </w:p>
    <w:p w14:paraId="416BDF33" w14:textId="6B9D3D86" w:rsidR="00E62242" w:rsidRDefault="00E62242" w:rsidP="00E62242">
      <w:pPr>
        <w:pStyle w:val="Caption"/>
        <w:keepNext/>
      </w:pPr>
      <w:r>
        <w:t xml:space="preserve">Table </w:t>
      </w:r>
      <w:fldSimple w:instr=" SEQ Table \* ARABIC ">
        <w:r w:rsidR="00CF6AD6">
          <w:rPr>
            <w:noProof/>
          </w:rPr>
          <w:t>11</w:t>
        </w:r>
      </w:fldSimple>
      <w:r>
        <w:t xml:space="preserve"> - GLMM of log-transformed CPUE of invertebrates collected during the spring sampling period versus the fall sampling period. </w:t>
      </w:r>
    </w:p>
    <w:tbl>
      <w:tblPr>
        <w:tblW w:w="11180" w:type="dxa"/>
        <w:tblCellMar>
          <w:left w:w="0" w:type="dxa"/>
          <w:right w:w="0" w:type="dxa"/>
        </w:tblCellMar>
        <w:tblLook w:val="0600" w:firstRow="0" w:lastRow="0" w:firstColumn="0" w:lastColumn="0" w:noHBand="1" w:noVBand="1"/>
      </w:tblPr>
      <w:tblGrid>
        <w:gridCol w:w="2980"/>
        <w:gridCol w:w="1760"/>
        <w:gridCol w:w="2040"/>
        <w:gridCol w:w="1320"/>
        <w:gridCol w:w="2040"/>
        <w:gridCol w:w="1040"/>
      </w:tblGrid>
      <w:tr w:rsidR="00E62242" w:rsidRPr="00E62242" w14:paraId="5AD4D570" w14:textId="77777777" w:rsidTr="00E62242">
        <w:trPr>
          <w:trHeight w:val="690"/>
        </w:trPr>
        <w:tc>
          <w:tcPr>
            <w:tcW w:w="29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338C4106" w14:textId="77777777" w:rsidR="00E62242" w:rsidRPr="00E62242" w:rsidRDefault="00E62242" w:rsidP="00E62242"/>
        </w:tc>
        <w:tc>
          <w:tcPr>
            <w:tcW w:w="17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6A75185" w14:textId="77777777" w:rsidR="00E62242" w:rsidRPr="00E62242" w:rsidRDefault="00E62242" w:rsidP="00E62242">
            <w:r w:rsidRPr="00E62242">
              <w:t>Estimate</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BEF1E56" w14:textId="77777777" w:rsidR="00E62242" w:rsidRPr="00E62242" w:rsidRDefault="00E62242" w:rsidP="00E62242">
            <w:r w:rsidRPr="00E62242">
              <w:t>Std. Error</w:t>
            </w:r>
          </w:p>
        </w:tc>
        <w:tc>
          <w:tcPr>
            <w:tcW w:w="13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F6BC896" w14:textId="77777777" w:rsidR="00E62242" w:rsidRPr="00E62242" w:rsidRDefault="00E62242" w:rsidP="00E62242">
            <w:r w:rsidRPr="00E62242">
              <w:t>t value</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4FADD9D" w14:textId="77777777" w:rsidR="00E62242" w:rsidRPr="00E62242" w:rsidRDefault="00E62242" w:rsidP="00E62242">
            <w:proofErr w:type="spellStart"/>
            <w:r w:rsidRPr="00E62242">
              <w:t>Pr</w:t>
            </w:r>
            <w:proofErr w:type="spellEnd"/>
            <w:r w:rsidRPr="00E62242">
              <w:t>(&gt;|t|)</w:t>
            </w:r>
          </w:p>
        </w:tc>
        <w:tc>
          <w:tcPr>
            <w:tcW w:w="1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7148F94" w14:textId="77777777" w:rsidR="00E62242" w:rsidRPr="00E62242" w:rsidRDefault="00E62242" w:rsidP="00E62242"/>
        </w:tc>
      </w:tr>
      <w:tr w:rsidR="00E62242" w:rsidRPr="00E62242" w14:paraId="2725F127" w14:textId="77777777" w:rsidTr="00E62242">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320D1E21" w14:textId="77777777" w:rsidR="00E62242" w:rsidRPr="00E62242" w:rsidRDefault="00E62242" w:rsidP="00E62242">
            <w:r w:rsidRPr="00E62242">
              <w:t xml:space="preserve">(Intercept – mysid, </w:t>
            </w:r>
            <w:proofErr w:type="spellStart"/>
            <w:r w:rsidRPr="00E62242">
              <w:t>ryer</w:t>
            </w:r>
            <w:proofErr w:type="spellEnd"/>
            <w:r w:rsidRPr="00E62242">
              <w:t>, spring)</w:t>
            </w:r>
          </w:p>
        </w:tc>
        <w:tc>
          <w:tcPr>
            <w:tcW w:w="17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C4995CE" w14:textId="77777777" w:rsidR="00E62242" w:rsidRPr="00E62242" w:rsidRDefault="00E62242" w:rsidP="00E62242">
            <w:r w:rsidRPr="00E62242">
              <w:t>1.563</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E04D40E" w14:textId="77777777" w:rsidR="00E62242" w:rsidRPr="00E62242" w:rsidRDefault="00E62242" w:rsidP="00E62242">
            <w:r w:rsidRPr="00E62242">
              <w:t>0.528</w:t>
            </w:r>
          </w:p>
        </w:tc>
        <w:tc>
          <w:tcPr>
            <w:tcW w:w="13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A47FD38" w14:textId="77777777" w:rsidR="00E62242" w:rsidRPr="00E62242" w:rsidRDefault="00E62242" w:rsidP="00E62242">
            <w:r w:rsidRPr="00E62242">
              <w:t>2.959</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6CA28FB" w14:textId="77777777" w:rsidR="00E62242" w:rsidRPr="00E62242" w:rsidRDefault="00E62242" w:rsidP="00E62242">
            <w:r w:rsidRPr="00E62242">
              <w:t>0.004</w:t>
            </w:r>
          </w:p>
        </w:tc>
        <w:tc>
          <w:tcPr>
            <w:tcW w:w="1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49304A4" w14:textId="77777777" w:rsidR="00E62242" w:rsidRPr="00E62242" w:rsidRDefault="00E62242" w:rsidP="00E62242">
            <w:r w:rsidRPr="00E62242">
              <w:t>**</w:t>
            </w:r>
          </w:p>
        </w:tc>
      </w:tr>
      <w:tr w:rsidR="00E62242" w:rsidRPr="00E62242" w14:paraId="32986168" w14:textId="77777777" w:rsidTr="00E62242">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75A13C62" w14:textId="77777777" w:rsidR="00E62242" w:rsidRPr="00E62242" w:rsidRDefault="00E62242" w:rsidP="00E62242">
            <w:r w:rsidRPr="00E62242">
              <w:t>Site: Browns</w:t>
            </w:r>
          </w:p>
        </w:tc>
        <w:tc>
          <w:tcPr>
            <w:tcW w:w="17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59665ED" w14:textId="77777777" w:rsidR="00E62242" w:rsidRPr="00E62242" w:rsidRDefault="00E62242" w:rsidP="00E62242">
            <w:r w:rsidRPr="00E62242">
              <w:t>-0.999</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5D10559" w14:textId="77777777" w:rsidR="00E62242" w:rsidRPr="00E62242" w:rsidRDefault="00E62242" w:rsidP="00E62242">
            <w:r w:rsidRPr="00E62242">
              <w:t>0.589</w:t>
            </w:r>
          </w:p>
        </w:tc>
        <w:tc>
          <w:tcPr>
            <w:tcW w:w="13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EC6EF6A" w14:textId="77777777" w:rsidR="00E62242" w:rsidRPr="00E62242" w:rsidRDefault="00E62242" w:rsidP="00E62242">
            <w:r w:rsidRPr="00E62242">
              <w:t>-1.698</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0DB854F" w14:textId="77777777" w:rsidR="00E62242" w:rsidRPr="00E62242" w:rsidRDefault="00E62242" w:rsidP="00E62242">
            <w:r w:rsidRPr="00E62242">
              <w:t>0.093</w:t>
            </w:r>
          </w:p>
        </w:tc>
        <w:tc>
          <w:tcPr>
            <w:tcW w:w="1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095EC56" w14:textId="77777777" w:rsidR="00E62242" w:rsidRPr="00E62242" w:rsidRDefault="00E62242" w:rsidP="00E62242">
            <w:r w:rsidRPr="00E62242">
              <w:t>.</w:t>
            </w:r>
          </w:p>
        </w:tc>
      </w:tr>
      <w:tr w:rsidR="00E62242" w:rsidRPr="00E62242" w14:paraId="4DF62381" w14:textId="77777777" w:rsidTr="00E62242">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1ADD952C" w14:textId="77777777" w:rsidR="00E62242" w:rsidRPr="00E62242" w:rsidRDefault="00E62242" w:rsidP="00E62242">
            <w:r w:rsidRPr="00E62242">
              <w:t>Site: Winter</w:t>
            </w:r>
          </w:p>
        </w:tc>
        <w:tc>
          <w:tcPr>
            <w:tcW w:w="17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1B069EA" w14:textId="77777777" w:rsidR="00E62242" w:rsidRPr="00E62242" w:rsidRDefault="00E62242" w:rsidP="00E62242">
            <w:r w:rsidRPr="00E62242">
              <w:t>-1.157</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7DC00F0" w14:textId="77777777" w:rsidR="00E62242" w:rsidRPr="00E62242" w:rsidRDefault="00E62242" w:rsidP="00E62242">
            <w:r w:rsidRPr="00E62242">
              <w:t>0.674</w:t>
            </w:r>
          </w:p>
        </w:tc>
        <w:tc>
          <w:tcPr>
            <w:tcW w:w="13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E1CC33D" w14:textId="77777777" w:rsidR="00E62242" w:rsidRPr="00E62242" w:rsidRDefault="00E62242" w:rsidP="00E62242">
            <w:r w:rsidRPr="00E62242">
              <w:t>-1.718</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07AE302" w14:textId="77777777" w:rsidR="00E62242" w:rsidRPr="00E62242" w:rsidRDefault="00E62242" w:rsidP="00E62242">
            <w:r w:rsidRPr="00E62242">
              <w:t>0.090</w:t>
            </w:r>
          </w:p>
        </w:tc>
        <w:tc>
          <w:tcPr>
            <w:tcW w:w="1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563BA7D" w14:textId="77777777" w:rsidR="00E62242" w:rsidRPr="00E62242" w:rsidRDefault="00E62242" w:rsidP="00E62242">
            <w:r w:rsidRPr="00E62242">
              <w:t>.</w:t>
            </w:r>
          </w:p>
        </w:tc>
      </w:tr>
      <w:tr w:rsidR="00E62242" w:rsidRPr="00E62242" w14:paraId="72CF36DE" w14:textId="77777777" w:rsidTr="00E62242">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76BCDA63" w14:textId="77777777" w:rsidR="00E62242" w:rsidRPr="00E62242" w:rsidRDefault="00E62242" w:rsidP="00E62242">
            <w:r w:rsidRPr="00E62242">
              <w:t>Site: Prospect</w:t>
            </w:r>
          </w:p>
        </w:tc>
        <w:tc>
          <w:tcPr>
            <w:tcW w:w="17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612EF97" w14:textId="77777777" w:rsidR="00E62242" w:rsidRPr="00E62242" w:rsidRDefault="00E62242" w:rsidP="00E62242">
            <w:r w:rsidRPr="00E62242">
              <w:t>1.748</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F7E55C9" w14:textId="77777777" w:rsidR="00E62242" w:rsidRPr="00E62242" w:rsidRDefault="00E62242" w:rsidP="00E62242">
            <w:r w:rsidRPr="00E62242">
              <w:t>0.630</w:t>
            </w:r>
          </w:p>
        </w:tc>
        <w:tc>
          <w:tcPr>
            <w:tcW w:w="13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CADE95F" w14:textId="77777777" w:rsidR="00E62242" w:rsidRPr="00E62242" w:rsidRDefault="00E62242" w:rsidP="00E62242">
            <w:r w:rsidRPr="00E62242">
              <w:t>2.775</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6DEA3D4" w14:textId="77777777" w:rsidR="00E62242" w:rsidRPr="00E62242" w:rsidRDefault="00E62242" w:rsidP="00E62242">
            <w:r w:rsidRPr="00E62242">
              <w:t>0.007</w:t>
            </w:r>
          </w:p>
        </w:tc>
        <w:tc>
          <w:tcPr>
            <w:tcW w:w="1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63FA5FA" w14:textId="77777777" w:rsidR="00E62242" w:rsidRPr="00E62242" w:rsidRDefault="00E62242" w:rsidP="00E62242">
            <w:r w:rsidRPr="00E62242">
              <w:t>**</w:t>
            </w:r>
          </w:p>
        </w:tc>
      </w:tr>
      <w:tr w:rsidR="00E62242" w:rsidRPr="00E62242" w14:paraId="77AEF827" w14:textId="77777777" w:rsidTr="00E62242">
        <w:trPr>
          <w:trHeight w:val="744"/>
        </w:trPr>
        <w:tc>
          <w:tcPr>
            <w:tcW w:w="29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1278D4B1" w14:textId="77777777" w:rsidR="00E62242" w:rsidRPr="00E62242" w:rsidRDefault="00E62242" w:rsidP="00E62242">
            <w:r w:rsidRPr="00E62242">
              <w:t>Gear: sweep</w:t>
            </w:r>
          </w:p>
        </w:tc>
        <w:tc>
          <w:tcPr>
            <w:tcW w:w="17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0844F76" w14:textId="77777777" w:rsidR="00E62242" w:rsidRPr="00E62242" w:rsidRDefault="00E62242" w:rsidP="00E62242">
            <w:r w:rsidRPr="00E62242">
              <w:t>4.250</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EE92E72" w14:textId="77777777" w:rsidR="00E62242" w:rsidRPr="00E62242" w:rsidRDefault="00E62242" w:rsidP="00E62242">
            <w:r w:rsidRPr="00E62242">
              <w:t>0.470</w:t>
            </w:r>
          </w:p>
        </w:tc>
        <w:tc>
          <w:tcPr>
            <w:tcW w:w="13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2A79751" w14:textId="77777777" w:rsidR="00E62242" w:rsidRPr="00E62242" w:rsidRDefault="00E62242" w:rsidP="00E62242">
            <w:r w:rsidRPr="00E62242">
              <w:t>9.037</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264D857" w14:textId="77777777" w:rsidR="00E62242" w:rsidRPr="00E62242" w:rsidRDefault="00E62242" w:rsidP="00E62242">
            <w:r w:rsidRPr="00E62242">
              <w:t>0.000</w:t>
            </w:r>
          </w:p>
        </w:tc>
        <w:tc>
          <w:tcPr>
            <w:tcW w:w="1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1CC5A3E" w14:textId="77777777" w:rsidR="00E62242" w:rsidRPr="00E62242" w:rsidRDefault="00E62242" w:rsidP="00E62242">
            <w:r w:rsidRPr="00E62242">
              <w:t>***</w:t>
            </w:r>
          </w:p>
        </w:tc>
      </w:tr>
      <w:tr w:rsidR="00E62242" w:rsidRPr="00E62242" w14:paraId="37F81D14" w14:textId="77777777" w:rsidTr="00E62242">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0E72E522" w14:textId="77777777" w:rsidR="00E62242" w:rsidRPr="00E62242" w:rsidRDefault="00E62242" w:rsidP="00E62242">
            <w:r w:rsidRPr="00E62242">
              <w:lastRenderedPageBreak/>
              <w:t>Season: fall</w:t>
            </w:r>
          </w:p>
        </w:tc>
        <w:tc>
          <w:tcPr>
            <w:tcW w:w="17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8CD11A8" w14:textId="77777777" w:rsidR="00E62242" w:rsidRPr="00E62242" w:rsidRDefault="00E62242" w:rsidP="00E62242">
            <w:r w:rsidRPr="00E62242">
              <w:t>0.471</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E2B3EBD" w14:textId="77777777" w:rsidR="00E62242" w:rsidRPr="00E62242" w:rsidRDefault="00E62242" w:rsidP="00E62242">
            <w:r w:rsidRPr="00E62242">
              <w:t>0.466</w:t>
            </w:r>
          </w:p>
        </w:tc>
        <w:tc>
          <w:tcPr>
            <w:tcW w:w="13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C1290EE" w14:textId="77777777" w:rsidR="00E62242" w:rsidRPr="00E62242" w:rsidRDefault="00E62242" w:rsidP="00E62242">
            <w:r w:rsidRPr="00E62242">
              <w:t>1.011</w:t>
            </w:r>
          </w:p>
        </w:tc>
        <w:tc>
          <w:tcPr>
            <w:tcW w:w="2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F4EE41B" w14:textId="77777777" w:rsidR="00E62242" w:rsidRPr="00E62242" w:rsidRDefault="00E62242" w:rsidP="00E62242">
            <w:r w:rsidRPr="00E62242">
              <w:t>0.315</w:t>
            </w:r>
          </w:p>
        </w:tc>
        <w:tc>
          <w:tcPr>
            <w:tcW w:w="10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091E482" w14:textId="77777777" w:rsidR="00E62242" w:rsidRPr="00E62242" w:rsidRDefault="00E62242" w:rsidP="00E62242"/>
        </w:tc>
      </w:tr>
    </w:tbl>
    <w:p w14:paraId="71BFC92F" w14:textId="014E2C89" w:rsidR="00E62242" w:rsidRDefault="00E62242" w:rsidP="00E62242"/>
    <w:p w14:paraId="2F0F2351" w14:textId="72CA9FF5" w:rsidR="005F58B9" w:rsidRDefault="005F58B9" w:rsidP="00E62242"/>
    <w:p w14:paraId="403C260F" w14:textId="77777777" w:rsidR="005F58B9" w:rsidRDefault="005F58B9" w:rsidP="005F58B9">
      <w:pPr>
        <w:keepNext/>
      </w:pPr>
      <w:r w:rsidRPr="005F58B9">
        <w:rPr>
          <w:noProof/>
        </w:rPr>
        <w:drawing>
          <wp:inline distT="0" distB="0" distL="0" distR="0" wp14:anchorId="02AA9266" wp14:editId="3E673518">
            <wp:extent cx="5943600" cy="3655695"/>
            <wp:effectExtent l="0" t="0" r="0" b="1905"/>
            <wp:docPr id="2957" name="Picture 3">
              <a:extLst xmlns:a="http://schemas.openxmlformats.org/drawingml/2006/main">
                <a:ext uri="{FF2B5EF4-FFF2-40B4-BE49-F238E27FC236}">
                  <a16:creationId xmlns:a16="http://schemas.microsoft.com/office/drawing/2014/main" id="{4BDC79BF-BBE2-436E-9084-3A4CA3D35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DC79BF-BBE2-436E-9084-3A4CA3D35082}"/>
                        </a:ext>
                      </a:extLst>
                    </pic:cNvPr>
                    <pic:cNvPicPr>
                      <a:picLocks noChangeAspect="1"/>
                    </pic:cNvPicPr>
                  </pic:nvPicPr>
                  <pic:blipFill>
                    <a:blip r:embed="rId49"/>
                    <a:stretch>
                      <a:fillRect/>
                    </a:stretch>
                  </pic:blipFill>
                  <pic:spPr>
                    <a:xfrm>
                      <a:off x="0" y="0"/>
                      <a:ext cx="5943600" cy="3655695"/>
                    </a:xfrm>
                    <a:prstGeom prst="rect">
                      <a:avLst/>
                    </a:prstGeom>
                  </pic:spPr>
                </pic:pic>
              </a:graphicData>
            </a:graphic>
          </wp:inline>
        </w:drawing>
      </w:r>
    </w:p>
    <w:p w14:paraId="626774EC" w14:textId="5A865D3C" w:rsidR="005F58B9" w:rsidRDefault="005F58B9" w:rsidP="005F58B9">
      <w:pPr>
        <w:pStyle w:val="Caption"/>
      </w:pPr>
      <w:r>
        <w:t xml:space="preserve">Figure </w:t>
      </w:r>
      <w:fldSimple w:instr=" SEQ Figure \* ARABIC ">
        <w:r w:rsidR="00EC6B9B">
          <w:rPr>
            <w:noProof/>
          </w:rPr>
          <w:t>20</w:t>
        </w:r>
      </w:fldSimple>
      <w:r>
        <w:t xml:space="preserve"> - relative percent composition of spring verses fall macroinvertebrates.</w:t>
      </w:r>
    </w:p>
    <w:p w14:paraId="018832BA" w14:textId="39C8EC9A" w:rsidR="00DE22C7" w:rsidRDefault="00DE22C7" w:rsidP="00DE22C7">
      <w:pPr>
        <w:pStyle w:val="Caption"/>
        <w:keepNext/>
      </w:pPr>
      <w:r>
        <w:t xml:space="preserve">Table </w:t>
      </w:r>
      <w:fldSimple w:instr=" SEQ Table \* ARABIC ">
        <w:r w:rsidR="00CF6AD6">
          <w:rPr>
            <w:noProof/>
          </w:rPr>
          <w:t>12</w:t>
        </w:r>
      </w:fldSimple>
      <w:r>
        <w:t xml:space="preserve"> - PerMANOVA comparing site, </w:t>
      </w:r>
      <w:proofErr w:type="spellStart"/>
      <w:r>
        <w:t>geartype</w:t>
      </w:r>
      <w:proofErr w:type="spellEnd"/>
      <w:r>
        <w:t xml:space="preserve">, and season for macroinvertebrate </w:t>
      </w:r>
      <w:proofErr w:type="spellStart"/>
      <w:r>
        <w:t>samplig</w:t>
      </w:r>
      <w:proofErr w:type="spellEnd"/>
      <w:r>
        <w:t xml:space="preserve"> in 2018</w:t>
      </w:r>
    </w:p>
    <w:tbl>
      <w:tblPr>
        <w:tblW w:w="5000" w:type="pct"/>
        <w:tblCellMar>
          <w:left w:w="0" w:type="dxa"/>
          <w:right w:w="0" w:type="dxa"/>
        </w:tblCellMar>
        <w:tblLook w:val="0600" w:firstRow="0" w:lastRow="0" w:firstColumn="0" w:lastColumn="0" w:noHBand="1" w:noVBand="1"/>
      </w:tblPr>
      <w:tblGrid>
        <w:gridCol w:w="1493"/>
        <w:gridCol w:w="435"/>
        <w:gridCol w:w="1756"/>
        <w:gridCol w:w="1461"/>
        <w:gridCol w:w="1315"/>
        <w:gridCol w:w="1295"/>
        <w:gridCol w:w="969"/>
        <w:gridCol w:w="616"/>
      </w:tblGrid>
      <w:tr w:rsidR="00DE22C7" w:rsidRPr="005F58B9" w14:paraId="240F4C7A" w14:textId="77777777" w:rsidTr="00DE22C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0538DDFD" w14:textId="77777777" w:rsidR="005F58B9" w:rsidRPr="005F58B9" w:rsidRDefault="005F58B9" w:rsidP="005F58B9"/>
        </w:tc>
        <w:tc>
          <w:tcPr>
            <w:tcW w:w="23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1A8D7FF" w14:textId="77777777" w:rsidR="005F58B9" w:rsidRPr="005F58B9" w:rsidRDefault="005F58B9" w:rsidP="005F58B9">
            <w:r w:rsidRPr="005F58B9">
              <w:t>Df</w:t>
            </w:r>
          </w:p>
        </w:tc>
        <w:tc>
          <w:tcPr>
            <w:tcW w:w="94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5734E77" w14:textId="77777777" w:rsidR="005F58B9" w:rsidRPr="005F58B9" w:rsidRDefault="005F58B9" w:rsidP="005F58B9">
            <w:proofErr w:type="spellStart"/>
            <w:r w:rsidRPr="005F58B9">
              <w:t>SumsOfSqs</w:t>
            </w:r>
            <w:proofErr w:type="spellEnd"/>
          </w:p>
        </w:tc>
        <w:tc>
          <w:tcPr>
            <w:tcW w:w="782"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3961CBF" w14:textId="77777777" w:rsidR="005F58B9" w:rsidRPr="005F58B9" w:rsidRDefault="005F58B9" w:rsidP="005F58B9">
            <w:proofErr w:type="spellStart"/>
            <w:r w:rsidRPr="005F58B9">
              <w:t>MeanSqs</w:t>
            </w:r>
            <w:proofErr w:type="spellEnd"/>
          </w:p>
        </w:tc>
        <w:tc>
          <w:tcPr>
            <w:tcW w:w="704"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0D9AC6C" w14:textId="77777777" w:rsidR="005F58B9" w:rsidRPr="005F58B9" w:rsidRDefault="005F58B9" w:rsidP="005F58B9">
            <w:proofErr w:type="spellStart"/>
            <w:proofErr w:type="gramStart"/>
            <w:r w:rsidRPr="005F58B9">
              <w:t>F.Model</w:t>
            </w:r>
            <w:proofErr w:type="spellEnd"/>
            <w:proofErr w:type="gramEnd"/>
          </w:p>
        </w:tc>
        <w:tc>
          <w:tcPr>
            <w:tcW w:w="69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9B86755" w14:textId="77777777" w:rsidR="005F58B9" w:rsidRPr="005F58B9" w:rsidRDefault="005F58B9" w:rsidP="005F58B9">
            <w:r w:rsidRPr="005F58B9">
              <w:t>R2</w:t>
            </w:r>
          </w:p>
        </w:tc>
        <w:tc>
          <w:tcPr>
            <w:tcW w:w="51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260CEEC" w14:textId="77777777" w:rsidR="005F58B9" w:rsidRPr="005F58B9" w:rsidRDefault="005F58B9" w:rsidP="005F58B9">
            <w:proofErr w:type="spellStart"/>
            <w:r w:rsidRPr="005F58B9">
              <w:t>Pr</w:t>
            </w:r>
            <w:proofErr w:type="spellEnd"/>
            <w:r w:rsidRPr="005F58B9">
              <w:t>(&gt;F)</w:t>
            </w:r>
          </w:p>
        </w:tc>
        <w:tc>
          <w:tcPr>
            <w:tcW w:w="33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6EED933" w14:textId="77777777" w:rsidR="005F58B9" w:rsidRPr="005F58B9" w:rsidRDefault="005F58B9" w:rsidP="005F58B9"/>
        </w:tc>
      </w:tr>
      <w:tr w:rsidR="00DE22C7" w:rsidRPr="005F58B9" w14:paraId="4110D1A4" w14:textId="77777777" w:rsidTr="00DE22C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79F5B1B8" w14:textId="77777777" w:rsidR="005F58B9" w:rsidRPr="005F58B9" w:rsidRDefault="005F58B9" w:rsidP="005F58B9">
            <w:r w:rsidRPr="005F58B9">
              <w:t>Site</w:t>
            </w:r>
          </w:p>
        </w:tc>
        <w:tc>
          <w:tcPr>
            <w:tcW w:w="23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1AFD208" w14:textId="77777777" w:rsidR="005F58B9" w:rsidRPr="005F58B9" w:rsidRDefault="005F58B9" w:rsidP="005F58B9">
            <w:r w:rsidRPr="005F58B9">
              <w:t>3</w:t>
            </w:r>
          </w:p>
        </w:tc>
        <w:tc>
          <w:tcPr>
            <w:tcW w:w="94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1197637" w14:textId="77777777" w:rsidR="005F58B9" w:rsidRPr="005F58B9" w:rsidRDefault="005F58B9" w:rsidP="005F58B9">
            <w:r w:rsidRPr="005F58B9">
              <w:t>5.6911</w:t>
            </w:r>
          </w:p>
        </w:tc>
        <w:tc>
          <w:tcPr>
            <w:tcW w:w="782"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8D8F8BE" w14:textId="77777777" w:rsidR="005F58B9" w:rsidRPr="005F58B9" w:rsidRDefault="005F58B9" w:rsidP="005F58B9">
            <w:r w:rsidRPr="005F58B9">
              <w:t>1.897</w:t>
            </w:r>
          </w:p>
        </w:tc>
        <w:tc>
          <w:tcPr>
            <w:tcW w:w="704"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6CB65EA" w14:textId="77777777" w:rsidR="005F58B9" w:rsidRPr="005F58B9" w:rsidRDefault="005F58B9" w:rsidP="005F58B9">
            <w:r w:rsidRPr="005F58B9">
              <w:t>11.1194</w:t>
            </w:r>
          </w:p>
        </w:tc>
        <w:tc>
          <w:tcPr>
            <w:tcW w:w="69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411BA7D" w14:textId="77777777" w:rsidR="005F58B9" w:rsidRPr="005F58B9" w:rsidRDefault="005F58B9" w:rsidP="005F58B9">
            <w:r w:rsidRPr="005F58B9">
              <w:t>0.24275</w:t>
            </w:r>
          </w:p>
        </w:tc>
        <w:tc>
          <w:tcPr>
            <w:tcW w:w="51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72C509C" w14:textId="77777777" w:rsidR="005F58B9" w:rsidRPr="005F58B9" w:rsidRDefault="005F58B9" w:rsidP="005F58B9">
            <w:r w:rsidRPr="005F58B9">
              <w:t>0.001</w:t>
            </w:r>
          </w:p>
        </w:tc>
        <w:tc>
          <w:tcPr>
            <w:tcW w:w="33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A1D4C9C" w14:textId="77777777" w:rsidR="005F58B9" w:rsidRPr="005F58B9" w:rsidRDefault="005F58B9" w:rsidP="005F58B9">
            <w:r w:rsidRPr="005F58B9">
              <w:t>***</w:t>
            </w:r>
          </w:p>
        </w:tc>
      </w:tr>
      <w:tr w:rsidR="00DE22C7" w:rsidRPr="005F58B9" w14:paraId="652D32A5" w14:textId="77777777" w:rsidTr="00DE22C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3D4759AB" w14:textId="77777777" w:rsidR="005F58B9" w:rsidRPr="005F58B9" w:rsidRDefault="005F58B9" w:rsidP="005F58B9">
            <w:r w:rsidRPr="005F58B9">
              <w:t>Gear</w:t>
            </w:r>
          </w:p>
        </w:tc>
        <w:tc>
          <w:tcPr>
            <w:tcW w:w="23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547CDD5" w14:textId="77777777" w:rsidR="005F58B9" w:rsidRPr="005F58B9" w:rsidRDefault="005F58B9" w:rsidP="005F58B9">
            <w:r w:rsidRPr="005F58B9">
              <w:t>1</w:t>
            </w:r>
          </w:p>
        </w:tc>
        <w:tc>
          <w:tcPr>
            <w:tcW w:w="94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EB066FA" w14:textId="77777777" w:rsidR="005F58B9" w:rsidRPr="005F58B9" w:rsidRDefault="005F58B9" w:rsidP="005F58B9">
            <w:r w:rsidRPr="005F58B9">
              <w:t>0.7332</w:t>
            </w:r>
          </w:p>
        </w:tc>
        <w:tc>
          <w:tcPr>
            <w:tcW w:w="782"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06B75BD" w14:textId="77777777" w:rsidR="005F58B9" w:rsidRPr="005F58B9" w:rsidRDefault="005F58B9" w:rsidP="005F58B9">
            <w:r w:rsidRPr="005F58B9">
              <w:t>0.7332</w:t>
            </w:r>
          </w:p>
        </w:tc>
        <w:tc>
          <w:tcPr>
            <w:tcW w:w="704"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590A33C" w14:textId="77777777" w:rsidR="005F58B9" w:rsidRPr="005F58B9" w:rsidRDefault="005F58B9" w:rsidP="005F58B9">
            <w:r w:rsidRPr="005F58B9">
              <w:t>4.2978</w:t>
            </w:r>
          </w:p>
        </w:tc>
        <w:tc>
          <w:tcPr>
            <w:tcW w:w="69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8D30AE4" w14:textId="77777777" w:rsidR="005F58B9" w:rsidRPr="005F58B9" w:rsidRDefault="005F58B9" w:rsidP="005F58B9">
            <w:r w:rsidRPr="005F58B9">
              <w:t>0.03128</w:t>
            </w:r>
          </w:p>
        </w:tc>
        <w:tc>
          <w:tcPr>
            <w:tcW w:w="51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3559B5B" w14:textId="77777777" w:rsidR="005F58B9" w:rsidRPr="005F58B9" w:rsidRDefault="005F58B9" w:rsidP="005F58B9">
            <w:r w:rsidRPr="005F58B9">
              <w:t>0.002</w:t>
            </w:r>
          </w:p>
        </w:tc>
        <w:tc>
          <w:tcPr>
            <w:tcW w:w="33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635B352" w14:textId="77777777" w:rsidR="005F58B9" w:rsidRPr="005F58B9" w:rsidRDefault="005F58B9" w:rsidP="005F58B9">
            <w:r w:rsidRPr="005F58B9">
              <w:t>**</w:t>
            </w:r>
          </w:p>
        </w:tc>
      </w:tr>
      <w:tr w:rsidR="00DE22C7" w:rsidRPr="005F58B9" w14:paraId="0A053429" w14:textId="77777777" w:rsidTr="00DE22C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11FCC653" w14:textId="77777777" w:rsidR="005F58B9" w:rsidRPr="005F58B9" w:rsidRDefault="005F58B9" w:rsidP="005F58B9">
            <w:r w:rsidRPr="005F58B9">
              <w:t>season</w:t>
            </w:r>
          </w:p>
        </w:tc>
        <w:tc>
          <w:tcPr>
            <w:tcW w:w="23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9512496" w14:textId="77777777" w:rsidR="005F58B9" w:rsidRPr="005F58B9" w:rsidRDefault="005F58B9" w:rsidP="005F58B9">
            <w:r w:rsidRPr="005F58B9">
              <w:t>1</w:t>
            </w:r>
          </w:p>
        </w:tc>
        <w:tc>
          <w:tcPr>
            <w:tcW w:w="94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8F55E71" w14:textId="77777777" w:rsidR="005F58B9" w:rsidRPr="005F58B9" w:rsidRDefault="005F58B9" w:rsidP="005F58B9">
            <w:r w:rsidRPr="005F58B9">
              <w:t>3.2007</w:t>
            </w:r>
          </w:p>
        </w:tc>
        <w:tc>
          <w:tcPr>
            <w:tcW w:w="782"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834E79F" w14:textId="77777777" w:rsidR="005F58B9" w:rsidRPr="005F58B9" w:rsidRDefault="005F58B9" w:rsidP="005F58B9">
            <w:r w:rsidRPr="005F58B9">
              <w:t>3.2007</w:t>
            </w:r>
          </w:p>
        </w:tc>
        <w:tc>
          <w:tcPr>
            <w:tcW w:w="704"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0A69F0B" w14:textId="77777777" w:rsidR="005F58B9" w:rsidRPr="005F58B9" w:rsidRDefault="005F58B9" w:rsidP="005F58B9">
            <w:r w:rsidRPr="005F58B9">
              <w:t>18.7607</w:t>
            </w:r>
          </w:p>
        </w:tc>
        <w:tc>
          <w:tcPr>
            <w:tcW w:w="69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330527F" w14:textId="77777777" w:rsidR="005F58B9" w:rsidRPr="005F58B9" w:rsidRDefault="005F58B9" w:rsidP="005F58B9">
            <w:r w:rsidRPr="005F58B9">
              <w:t>0.13652</w:t>
            </w:r>
          </w:p>
        </w:tc>
        <w:tc>
          <w:tcPr>
            <w:tcW w:w="51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FD9A263" w14:textId="77777777" w:rsidR="005F58B9" w:rsidRPr="005F58B9" w:rsidRDefault="005F58B9" w:rsidP="005F58B9">
            <w:r w:rsidRPr="005F58B9">
              <w:t>0.001</w:t>
            </w:r>
          </w:p>
        </w:tc>
        <w:tc>
          <w:tcPr>
            <w:tcW w:w="33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B37780C" w14:textId="77777777" w:rsidR="005F58B9" w:rsidRPr="005F58B9" w:rsidRDefault="005F58B9" w:rsidP="005F58B9">
            <w:r w:rsidRPr="005F58B9">
              <w:t>***</w:t>
            </w:r>
          </w:p>
        </w:tc>
      </w:tr>
      <w:tr w:rsidR="00DE22C7" w:rsidRPr="005F58B9" w14:paraId="1805B39E" w14:textId="77777777" w:rsidTr="00DE22C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04AECD88" w14:textId="77777777" w:rsidR="005F58B9" w:rsidRPr="005F58B9" w:rsidRDefault="005F58B9" w:rsidP="005F58B9">
            <w:r w:rsidRPr="005F58B9">
              <w:t>Residuals</w:t>
            </w:r>
          </w:p>
        </w:tc>
        <w:tc>
          <w:tcPr>
            <w:tcW w:w="23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10F9C91" w14:textId="77777777" w:rsidR="005F58B9" w:rsidRPr="005F58B9" w:rsidRDefault="005F58B9" w:rsidP="005F58B9">
            <w:r w:rsidRPr="005F58B9">
              <w:t>81</w:t>
            </w:r>
          </w:p>
        </w:tc>
        <w:tc>
          <w:tcPr>
            <w:tcW w:w="94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EF64F6E" w14:textId="77777777" w:rsidR="005F58B9" w:rsidRPr="005F58B9" w:rsidRDefault="005F58B9" w:rsidP="005F58B9">
            <w:r w:rsidRPr="005F58B9">
              <w:t>13.8191</w:t>
            </w:r>
          </w:p>
        </w:tc>
        <w:tc>
          <w:tcPr>
            <w:tcW w:w="782"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A51DFE4" w14:textId="77777777" w:rsidR="005F58B9" w:rsidRPr="005F58B9" w:rsidRDefault="005F58B9" w:rsidP="005F58B9">
            <w:r w:rsidRPr="005F58B9">
              <w:t>0.1706</w:t>
            </w:r>
          </w:p>
        </w:tc>
        <w:tc>
          <w:tcPr>
            <w:tcW w:w="704"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206F8C1" w14:textId="77777777" w:rsidR="005F58B9" w:rsidRPr="005F58B9" w:rsidRDefault="005F58B9" w:rsidP="005F58B9"/>
        </w:tc>
        <w:tc>
          <w:tcPr>
            <w:tcW w:w="69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081F687" w14:textId="77777777" w:rsidR="005F58B9" w:rsidRPr="005F58B9" w:rsidRDefault="005F58B9" w:rsidP="005F58B9">
            <w:r w:rsidRPr="005F58B9">
              <w:t>0.58945</w:t>
            </w:r>
          </w:p>
        </w:tc>
        <w:tc>
          <w:tcPr>
            <w:tcW w:w="51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4DB80E5" w14:textId="77777777" w:rsidR="005F58B9" w:rsidRPr="005F58B9" w:rsidRDefault="005F58B9" w:rsidP="005F58B9"/>
        </w:tc>
        <w:tc>
          <w:tcPr>
            <w:tcW w:w="33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3ECA1BE" w14:textId="77777777" w:rsidR="005F58B9" w:rsidRPr="005F58B9" w:rsidRDefault="005F58B9" w:rsidP="005F58B9"/>
        </w:tc>
      </w:tr>
      <w:tr w:rsidR="00DE22C7" w:rsidRPr="005F58B9" w14:paraId="65EDCFAB" w14:textId="77777777" w:rsidTr="00DE22C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hideMark/>
          </w:tcPr>
          <w:p w14:paraId="2DC873B7" w14:textId="77777777" w:rsidR="005F58B9" w:rsidRPr="005F58B9" w:rsidRDefault="005F58B9" w:rsidP="005F58B9">
            <w:r w:rsidRPr="005F58B9">
              <w:t>Total</w:t>
            </w:r>
          </w:p>
        </w:tc>
        <w:tc>
          <w:tcPr>
            <w:tcW w:w="23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E0BF99C" w14:textId="77777777" w:rsidR="005F58B9" w:rsidRPr="005F58B9" w:rsidRDefault="005F58B9" w:rsidP="005F58B9">
            <w:r w:rsidRPr="005F58B9">
              <w:t>86</w:t>
            </w:r>
          </w:p>
        </w:tc>
        <w:tc>
          <w:tcPr>
            <w:tcW w:w="94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C73D67A" w14:textId="77777777" w:rsidR="005F58B9" w:rsidRPr="005F58B9" w:rsidRDefault="005F58B9" w:rsidP="005F58B9">
            <w:r w:rsidRPr="005F58B9">
              <w:t>23.4442</w:t>
            </w:r>
          </w:p>
        </w:tc>
        <w:tc>
          <w:tcPr>
            <w:tcW w:w="782"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2F7C316" w14:textId="77777777" w:rsidR="005F58B9" w:rsidRPr="005F58B9" w:rsidRDefault="005F58B9" w:rsidP="005F58B9"/>
        </w:tc>
        <w:tc>
          <w:tcPr>
            <w:tcW w:w="704"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60408BF" w14:textId="77777777" w:rsidR="005F58B9" w:rsidRPr="005F58B9" w:rsidRDefault="005F58B9" w:rsidP="005F58B9"/>
        </w:tc>
        <w:tc>
          <w:tcPr>
            <w:tcW w:w="693"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3D054A4" w14:textId="77777777" w:rsidR="005F58B9" w:rsidRPr="005F58B9" w:rsidRDefault="005F58B9" w:rsidP="005F58B9">
            <w:r w:rsidRPr="005F58B9">
              <w:t>1</w:t>
            </w:r>
          </w:p>
        </w:tc>
        <w:tc>
          <w:tcPr>
            <w:tcW w:w="51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A4BD577" w14:textId="77777777" w:rsidR="005F58B9" w:rsidRPr="005F58B9" w:rsidRDefault="005F58B9" w:rsidP="005F58B9"/>
        </w:tc>
        <w:tc>
          <w:tcPr>
            <w:tcW w:w="33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A4937C7" w14:textId="77777777" w:rsidR="005F58B9" w:rsidRPr="005F58B9" w:rsidRDefault="005F58B9" w:rsidP="005F58B9"/>
        </w:tc>
      </w:tr>
    </w:tbl>
    <w:p w14:paraId="7D9E1021" w14:textId="45C0798B" w:rsidR="005F58B9" w:rsidRDefault="005F58B9" w:rsidP="005F58B9"/>
    <w:p w14:paraId="04039A6C" w14:textId="25CE7B1F" w:rsidR="000D4856" w:rsidRDefault="00E2687D" w:rsidP="005F58B9">
      <w:r w:rsidRPr="000D4856">
        <w:rPr>
          <w:noProof/>
        </w:rPr>
        <w:lastRenderedPageBreak/>
        <w:drawing>
          <wp:inline distT="0" distB="0" distL="0" distR="0" wp14:anchorId="7D560B08" wp14:editId="68F229A4">
            <wp:extent cx="4716780" cy="3176612"/>
            <wp:effectExtent l="0" t="0" r="7620" b="5080"/>
            <wp:docPr id="2961" name="Picture 5">
              <a:extLst xmlns:a="http://schemas.openxmlformats.org/drawingml/2006/main">
                <a:ext uri="{FF2B5EF4-FFF2-40B4-BE49-F238E27FC236}">
                  <a16:creationId xmlns:a16="http://schemas.microsoft.com/office/drawing/2014/main" id="{305D1965-5B8F-4FEC-8608-1FA60089B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D1965-5B8F-4FEC-8608-1FA60089B3C6}"/>
                        </a:ext>
                      </a:extLst>
                    </pic:cNvPr>
                    <pic:cNvPicPr>
                      <a:picLocks noChangeAspect="1"/>
                    </pic:cNvPicPr>
                  </pic:nvPicPr>
                  <pic:blipFill rotWithShape="1">
                    <a:blip r:embed="rId50"/>
                    <a:srcRect t="11363" r="4458" b="13182"/>
                    <a:stretch/>
                  </pic:blipFill>
                  <pic:spPr bwMode="auto">
                    <a:xfrm>
                      <a:off x="0" y="0"/>
                      <a:ext cx="4731992" cy="3186857"/>
                    </a:xfrm>
                    <a:prstGeom prst="rect">
                      <a:avLst/>
                    </a:prstGeom>
                    <a:ln>
                      <a:noFill/>
                    </a:ln>
                    <a:extLst>
                      <a:ext uri="{53640926-AAD7-44D8-BBD7-CCE9431645EC}">
                        <a14:shadowObscured xmlns:a14="http://schemas.microsoft.com/office/drawing/2010/main"/>
                      </a:ext>
                    </a:extLst>
                  </pic:spPr>
                </pic:pic>
              </a:graphicData>
            </a:graphic>
          </wp:inline>
        </w:drawing>
      </w:r>
      <w:r w:rsidR="000D4856" w:rsidRPr="000D4856">
        <w:rPr>
          <w:noProof/>
        </w:rPr>
        <w:drawing>
          <wp:inline distT="0" distB="0" distL="0" distR="0" wp14:anchorId="6C7FF2CE" wp14:editId="2918D4B4">
            <wp:extent cx="4671060" cy="3848100"/>
            <wp:effectExtent l="0" t="0" r="0" b="0"/>
            <wp:docPr id="2958" name="Picture 4">
              <a:extLst xmlns:a="http://schemas.openxmlformats.org/drawingml/2006/main">
                <a:ext uri="{FF2B5EF4-FFF2-40B4-BE49-F238E27FC236}">
                  <a16:creationId xmlns:a16="http://schemas.microsoft.com/office/drawing/2014/main" id="{A4CBAE6A-BA7D-4305-8BFD-CA268A5F7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CBAE6A-BA7D-4305-8BFD-CA268A5F7E28}"/>
                        </a:ext>
                      </a:extLst>
                    </pic:cNvPr>
                    <pic:cNvPicPr>
                      <a:picLocks noChangeAspect="1"/>
                    </pic:cNvPicPr>
                  </pic:nvPicPr>
                  <pic:blipFill rotWithShape="1">
                    <a:blip r:embed="rId51"/>
                    <a:srcRect r="4691" b="7925"/>
                    <a:stretch/>
                  </pic:blipFill>
                  <pic:spPr bwMode="auto">
                    <a:xfrm>
                      <a:off x="0" y="0"/>
                      <a:ext cx="4671582" cy="3848530"/>
                    </a:xfrm>
                    <a:prstGeom prst="rect">
                      <a:avLst/>
                    </a:prstGeom>
                    <a:ln>
                      <a:noFill/>
                    </a:ln>
                    <a:extLst>
                      <a:ext uri="{53640926-AAD7-44D8-BBD7-CCE9431645EC}">
                        <a14:shadowObscured xmlns:a14="http://schemas.microsoft.com/office/drawing/2010/main"/>
                      </a:ext>
                    </a:extLst>
                  </pic:spPr>
                </pic:pic>
              </a:graphicData>
            </a:graphic>
          </wp:inline>
        </w:drawing>
      </w:r>
    </w:p>
    <w:p w14:paraId="5ED18102" w14:textId="33A5574B" w:rsidR="00A93BE3" w:rsidRDefault="00A93BE3" w:rsidP="00A93BE3">
      <w:pPr>
        <w:keepNext/>
      </w:pPr>
    </w:p>
    <w:p w14:paraId="7F5EE352" w14:textId="4220EC47" w:rsidR="00C509FE" w:rsidRPr="00C509FE" w:rsidRDefault="00A93BE3" w:rsidP="00854EA1">
      <w:pPr>
        <w:pStyle w:val="Caption"/>
      </w:pPr>
      <w:r>
        <w:t xml:space="preserve">Figure </w:t>
      </w:r>
      <w:fldSimple w:instr=" SEQ Figure \* ARABIC ">
        <w:r w:rsidR="00EC6B9B">
          <w:rPr>
            <w:noProof/>
          </w:rPr>
          <w:t>21</w:t>
        </w:r>
      </w:fldSimple>
      <w:r>
        <w:t xml:space="preserve"> - NMDS plot of Bray-Curtis dissimilarity </w:t>
      </w:r>
      <w:r w:rsidR="00E2687D">
        <w:t>indices</w:t>
      </w:r>
      <w:r>
        <w:t xml:space="preserve"> of community composition of invertebrate data. </w:t>
      </w:r>
      <w:r w:rsidR="000527ED">
        <w:t xml:space="preserve">Stress = 0.182, two convergent solutions found after 50 tries. </w:t>
      </w:r>
      <w:r w:rsidR="00E2687D">
        <w:t xml:space="preserve">With </w:t>
      </w:r>
      <w:proofErr w:type="gramStart"/>
      <w:r w:rsidR="00E2687D">
        <w:t>A)</w:t>
      </w:r>
      <w:r>
        <w:t>Hulls</w:t>
      </w:r>
      <w:proofErr w:type="gramEnd"/>
      <w:r>
        <w:t xml:space="preserve"> are drawn around samples from spring versus fall.</w:t>
      </w:r>
      <w:r w:rsidR="00E2687D">
        <w:t xml:space="preserve"> and B) Hulls drawn around samples from different sites.</w:t>
      </w:r>
    </w:p>
    <w:p w14:paraId="602970E4" w14:textId="77777777" w:rsidR="00C509FE" w:rsidRDefault="00C509FE" w:rsidP="00463B5C">
      <w:pPr>
        <w:pStyle w:val="Heading2"/>
      </w:pPr>
    </w:p>
    <w:p w14:paraId="29DDB12B" w14:textId="381D894F" w:rsidR="00463B5C" w:rsidRDefault="00463B5C" w:rsidP="00463B5C">
      <w:pPr>
        <w:pStyle w:val="Heading2"/>
      </w:pPr>
      <w:r>
        <w:t>Discussion</w:t>
      </w:r>
      <w:bookmarkEnd w:id="35"/>
    </w:p>
    <w:p w14:paraId="204DAB8E" w14:textId="72103861" w:rsidR="00854EA1" w:rsidRDefault="00854EA1" w:rsidP="00854EA1">
      <w:pPr>
        <w:pStyle w:val="ListParagraph"/>
        <w:numPr>
          <w:ilvl w:val="0"/>
          <w:numId w:val="49"/>
        </w:numPr>
      </w:pPr>
      <w:r>
        <w:t>How do invertebrate and phytoplankton communities change from year to year?</w:t>
      </w:r>
    </w:p>
    <w:p w14:paraId="734FCA36" w14:textId="456746AD" w:rsidR="00854EA1" w:rsidRDefault="00854EA1" w:rsidP="00854EA1"/>
    <w:p w14:paraId="260F2793" w14:textId="77777777" w:rsidR="00854EA1" w:rsidRDefault="00854EA1" w:rsidP="00854EA1"/>
    <w:p w14:paraId="02A1C564" w14:textId="2E6E0C3E" w:rsidR="00854EA1" w:rsidRDefault="00854EA1" w:rsidP="00854EA1">
      <w:pPr>
        <w:pStyle w:val="ListParagraph"/>
        <w:numPr>
          <w:ilvl w:val="0"/>
          <w:numId w:val="49"/>
        </w:numPr>
      </w:pPr>
      <w:r w:rsidRPr="00A01AC6">
        <w:t>Are there significant differences between channel habitat, managed wetlands (pre-restoration), and tidal wetlands (</w:t>
      </w:r>
      <w:r>
        <w:t>remnant</w:t>
      </w:r>
      <w:r w:rsidRPr="00A01AC6">
        <w:t xml:space="preserve"> and/or post-restoration)? </w:t>
      </w:r>
    </w:p>
    <w:p w14:paraId="4ED87832" w14:textId="2BBE507E" w:rsidR="00854EA1" w:rsidRDefault="00854EA1" w:rsidP="00854EA1"/>
    <w:p w14:paraId="3F22C76B" w14:textId="77777777" w:rsidR="00854EA1" w:rsidRPr="000B43E7" w:rsidRDefault="00854EA1" w:rsidP="00854EA1"/>
    <w:p w14:paraId="131E447A" w14:textId="77777777" w:rsidR="00854EA1" w:rsidRDefault="00854EA1" w:rsidP="00854EA1">
      <w:pPr>
        <w:pStyle w:val="ListParagraph"/>
        <w:numPr>
          <w:ilvl w:val="0"/>
          <w:numId w:val="49"/>
        </w:numPr>
      </w:pPr>
      <w:r>
        <w:t>What food is available for listed fish species throughout the year?</w:t>
      </w:r>
    </w:p>
    <w:p w14:paraId="0B35CA2D" w14:textId="1F73E9F5" w:rsidR="00854EA1" w:rsidRDefault="00854EA1" w:rsidP="00854EA1">
      <w:pPr>
        <w:pStyle w:val="ListParagraph"/>
        <w:numPr>
          <w:ilvl w:val="1"/>
          <w:numId w:val="49"/>
        </w:numPr>
      </w:pPr>
      <w:r>
        <w:t>When during the spring is most important to sample?</w:t>
      </w:r>
    </w:p>
    <w:p w14:paraId="43C5CF6A" w14:textId="254E3545" w:rsidR="00854EA1" w:rsidRDefault="00854EA1" w:rsidP="00854EA1">
      <w:pPr>
        <w:pStyle w:val="ListParagraph"/>
      </w:pPr>
      <w:r>
        <w:t xml:space="preserve">During 2017, total macroinvertebrate biomass increased monotonically over the course of the spring. This trend led us to select April as the month with the greatest overlap between adult Delta Smelt, </w:t>
      </w:r>
      <w:proofErr w:type="spellStart"/>
      <w:r>
        <w:t>junenile</w:t>
      </w:r>
      <w:proofErr w:type="spellEnd"/>
      <w:r>
        <w:t xml:space="preserve"> Chinook Salmon, and macroinvertebrates </w:t>
      </w:r>
      <w:r>
        <w:fldChar w:fldCharType="begin"/>
      </w:r>
      <w:r>
        <w:instrText xml:space="preserve"> ADDIN EN.CITE &lt;EndNote&gt;&lt;Cite&gt;&lt;Author&gt;Contreras&lt;/Author&gt;&lt;Year&gt;2018&lt;/Year&gt;&lt;RecNum&gt;3104&lt;/RecNum&gt;&lt;DisplayText&gt;(Contreras et al. 2018)&lt;/DisplayText&gt;&lt;record&gt;&lt;rec-number&gt;3104&lt;/rec-number&gt;&lt;foreign-keys&gt;&lt;key app="EN" db-id="a9apvv5dmwfftked0f5padvbva2xpxpx0esz" timestamp="1538065717"&gt;3104&lt;/key&gt;&lt;/foreign-keys&gt;&lt;ref-type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fldChar w:fldCharType="separate"/>
      </w:r>
      <w:r>
        <w:rPr>
          <w:noProof/>
        </w:rPr>
        <w:t>(Contreras et al. 2018)</w:t>
      </w:r>
      <w:r>
        <w:fldChar w:fldCharType="end"/>
      </w:r>
      <w:r>
        <w:t>. However, in 2018 we found the opposite trend between day of year and invertebrate abundance, with a slight decrease over the course of the spring</w:t>
      </w:r>
      <w:r w:rsidR="00565FC5">
        <w:t xml:space="preserve"> (</w:t>
      </w:r>
      <w:r w:rsidR="00565FC5">
        <w:fldChar w:fldCharType="begin"/>
      </w:r>
      <w:r w:rsidR="00565FC5">
        <w:instrText xml:space="preserve"> REF _Ref9317158 \h </w:instrText>
      </w:r>
      <w:r w:rsidR="00565FC5">
        <w:fldChar w:fldCharType="separate"/>
      </w:r>
      <w:r w:rsidR="00565FC5">
        <w:t xml:space="preserve">Table </w:t>
      </w:r>
      <w:r w:rsidR="00565FC5">
        <w:rPr>
          <w:noProof/>
        </w:rPr>
        <w:t>10</w:t>
      </w:r>
      <w:r w:rsidR="00565FC5">
        <w:fldChar w:fldCharType="end"/>
      </w:r>
      <w:r w:rsidR="00565FC5">
        <w:t>)</w:t>
      </w:r>
      <w:r>
        <w:t xml:space="preserve">. AICc model selection indicated that flow in the Sacramento River was a better predictor than Julian Day when data from both years were analyzed </w:t>
      </w:r>
      <w:proofErr w:type="gramStart"/>
      <w:r>
        <w:t>together</w:t>
      </w:r>
      <w:r w:rsidR="00565FC5">
        <w:t>(</w:t>
      </w:r>
      <w:proofErr w:type="gramEnd"/>
      <w:r w:rsidR="00565FC5">
        <w:fldChar w:fldCharType="begin"/>
      </w:r>
      <w:r w:rsidR="00565FC5">
        <w:instrText xml:space="preserve"> REF _Ref9317168 \h </w:instrText>
      </w:r>
      <w:r w:rsidR="00565FC5">
        <w:fldChar w:fldCharType="separate"/>
      </w:r>
      <w:r w:rsidR="00565FC5">
        <w:t xml:space="preserve">Table </w:t>
      </w:r>
      <w:r w:rsidR="00565FC5">
        <w:rPr>
          <w:noProof/>
        </w:rPr>
        <w:t>11</w:t>
      </w:r>
      <w:r w:rsidR="00565FC5">
        <w:fldChar w:fldCharType="end"/>
      </w:r>
      <w:r w:rsidR="00565FC5">
        <w:t>)</w:t>
      </w:r>
      <w:r>
        <w:t>. There was a clear trend towards lower invertebrate biomass during high flows</w:t>
      </w:r>
      <w:r w:rsidR="00565FC5">
        <w:t xml:space="preserve"> (</w:t>
      </w:r>
      <w:r w:rsidR="00565FC5">
        <w:fldChar w:fldCharType="begin"/>
      </w:r>
      <w:r w:rsidR="00565FC5">
        <w:instrText xml:space="preserve"> REF _Ref9317230 \h </w:instrText>
      </w:r>
      <w:r w:rsidR="00565FC5">
        <w:fldChar w:fldCharType="separate"/>
      </w:r>
      <w:r w:rsidR="00565FC5">
        <w:t xml:space="preserve">Figure </w:t>
      </w:r>
      <w:r w:rsidR="00565FC5">
        <w:rPr>
          <w:noProof/>
        </w:rPr>
        <w:t>16</w:t>
      </w:r>
      <w:r w:rsidR="00565FC5">
        <w:fldChar w:fldCharType="end"/>
      </w:r>
      <w:r w:rsidR="00565FC5">
        <w:t>)</w:t>
      </w:r>
      <w:r>
        <w:t xml:space="preserve">. </w:t>
      </w:r>
    </w:p>
    <w:p w14:paraId="6EE6C711" w14:textId="77F70962" w:rsidR="00854EA1" w:rsidRPr="00383111" w:rsidRDefault="00854EA1" w:rsidP="00854EA1">
      <w:pPr>
        <w:pStyle w:val="ListParagraph"/>
      </w:pPr>
      <w:r>
        <w:t xml:space="preserve"> Fish trends are complicated. Salmon smolt</w:t>
      </w:r>
      <w:r w:rsidR="00565FC5">
        <w:t xml:space="preserve"> abundance in the Delta</w:t>
      </w:r>
      <w:r>
        <w:t xml:space="preserve"> usually peak</w:t>
      </w:r>
      <w:r w:rsidR="00565FC5">
        <w:t>s</w:t>
      </w:r>
      <w:r>
        <w:t xml:space="preserve"> in May</w:t>
      </w:r>
      <w:r w:rsidR="00565FC5">
        <w:t xml:space="preserve"> </w:t>
      </w:r>
      <w:r w:rsidR="00565FC5">
        <w:fldChar w:fldCharType="begin"/>
      </w:r>
      <w:r w:rsidR="00565FC5">
        <w:instrText xml:space="preserve"> ADDIN EN.CITE &lt;EndNote&gt;&lt;Cite&gt;&lt;Author&gt;Brandes&lt;/Author&gt;&lt;Year&gt;2000&lt;/Year&gt;&lt;RecNum&gt;3174&lt;/RecNum&gt;&lt;DisplayText&gt;(Brandes and McLain 2000)&lt;/DisplayText&gt;&lt;record&gt;&lt;rec-number&gt;3174&lt;/rec-number&gt;&lt;foreign-keys&gt;&lt;key app="EN" db-id="a9apvv5dmwfftked0f5padvbva2xpxpx0esz" timestamp="1558370662"&gt;3174&lt;/key&gt;&lt;/foreign-keys&gt;&lt;ref-type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rsidR="00565FC5">
        <w:fldChar w:fldCharType="separate"/>
      </w:r>
      <w:r w:rsidR="00565FC5">
        <w:rPr>
          <w:noProof/>
        </w:rPr>
        <w:t>(Brandes and McLain 2000)</w:t>
      </w:r>
      <w:r w:rsidR="00565FC5">
        <w:fldChar w:fldCharType="end"/>
      </w:r>
      <w:r>
        <w:t xml:space="preserve">, but number of fry versus smolts depends on water year type. Total production of juvenile salmonids is higher in wet years, but more of them enter the estuary as fry rather than smolts, and may move through the Delta faster </w:t>
      </w:r>
      <w:r>
        <w:fldChar w:fldCharType="begin"/>
      </w:r>
      <w:r>
        <w:instrText xml:space="preserve"> ADDIN EN.CITE &lt;EndNote&gt;&lt;Cite&gt;&lt;Author&gt;Brandes&lt;/Author&gt;&lt;Year&gt;2000&lt;/Year&gt;&lt;RecNum&gt;3174&lt;/RecNum&gt;&lt;DisplayText&gt;(Brandes and McLain 2000)&lt;/DisplayText&gt;&lt;record&gt;&lt;rec-number&gt;3174&lt;/rec-number&gt;&lt;foreign-keys&gt;&lt;key app="EN" db-id="a9apvv5dmwfftked0f5padvbva2xpxpx0esz" timestamp="1558370662"&gt;3174&lt;/key&gt;&lt;/foreign-keys&gt;&lt;ref-type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fldChar w:fldCharType="separate"/>
      </w:r>
      <w:r>
        <w:rPr>
          <w:noProof/>
        </w:rPr>
        <w:t>(Brandes and McLain 2000)</w:t>
      </w:r>
      <w:r>
        <w:fldChar w:fldCharType="end"/>
      </w:r>
      <w:r>
        <w:t xml:space="preserve">. Juvenile survival is also higher in wet years versus dry years, especially along the Sacramento River, though this may be because smolts moving quickly down the channelized river are less exposed to predation </w:t>
      </w:r>
      <w:r>
        <w:fldChar w:fldCharType="begin"/>
      </w:r>
      <w:r>
        <w:instrText xml:space="preserve"> ADDIN EN.CITE &lt;EndNote&gt;&lt;Cite&gt;&lt;Author&gt;Michel&lt;/Author&gt;&lt;Year&gt;2015&lt;/Year&gt;&lt;RecNum&gt;3175&lt;/RecNum&gt;&lt;DisplayText&gt;(Michel et al. 2015)&lt;/DisplayText&gt;&lt;record&gt;&lt;rec-number&gt;3175&lt;/rec-number&gt;&lt;foreign-keys&gt;&lt;key app="EN" db-id="a9apvv5dmwfftked0f5padvbva2xpxpx0esz" timestamp="1558374145"&gt;3175&lt;/key&gt;&lt;/foreign-keys&gt;&lt;ref-type name="Journal Article"&gt;17&lt;/ref-type&gt;&lt;contributors&gt;&lt;authors&gt;&lt;author&gt;Michel, Cyril J.&lt;/author&gt;&lt;author&gt;Ammann, Arnold J.&lt;/author&gt;&lt;author&gt;Lindley, Steven T.&lt;/author&gt;&lt;author&gt;Sandstrom, Philip T.&lt;/author&gt;&lt;author&gt;Chapman, Eric D.&lt;/author&gt;&lt;author&gt;Thomas, Michael J.&lt;/author&gt;&lt;author&gt;Singer, Gabriel P.&lt;/author&gt;&lt;author&gt;Klimley, A. Peter&lt;/author&gt;&lt;author&gt;MacFarlane, R. Bruce&lt;/author&gt;&lt;/authors&gt;&lt;/contributors&gt;&lt;titles&gt;&lt;title&gt;Chinook salmon outmigration survival in wet and dry years in California’s Sacramento River&lt;/title&gt;&lt;secondary-title&gt;Canadian Journal of Fisheries and Aquatic Sciences&lt;/secondary-title&gt;&lt;/titles&gt;&lt;periodical&gt;&lt;full-title&gt;Canadian Journal of Fisheries and Aquatic Sciences&lt;/full-title&gt;&lt;/periodical&gt;&lt;pages&gt;1749-1759&lt;/pages&gt;&lt;volume&gt;72&lt;/volume&gt;&lt;number&gt;11&lt;/number&gt;&lt;dates&gt;&lt;year&gt;2015&lt;/year&gt;&lt;pub-dates&gt;&lt;date&gt;2015/11/01&lt;/date&gt;&lt;/pub-dates&gt;&lt;/dates&gt;&lt;publisher&gt;NRC Research Press&lt;/publisher&gt;&lt;isbn&gt;0706-652X&lt;/isbn&gt;&lt;urls&gt;&lt;related-urls&gt;&lt;url&gt;https://doi.org/10.1139/cjfas-2014-0528&lt;/url&gt;&lt;/related-urls&gt;&lt;/urls&gt;&lt;electronic-resource-num&gt;10.1139/cjfas-2014-0528&lt;/electronic-resource-num&gt;&lt;access-date&gt;2019/05/20&lt;/access-date&gt;&lt;/record&gt;&lt;/Cite&gt;&lt;/EndNote&gt;</w:instrText>
      </w:r>
      <w:r>
        <w:fldChar w:fldCharType="separate"/>
      </w:r>
      <w:r>
        <w:rPr>
          <w:noProof/>
        </w:rPr>
        <w:t>(Michel et al. 2015)</w:t>
      </w:r>
      <w:r>
        <w:fldChar w:fldCharType="end"/>
      </w:r>
      <w:r>
        <w:t>. Invertebrate production in 2017 was low during the high flows in January and February, but by the time salmon outmigration peaked in May</w:t>
      </w:r>
      <w:r w:rsidR="00404C29">
        <w:t xml:space="preserve">, invertebrate production </w:t>
      </w:r>
      <w:r w:rsidR="00A46213">
        <w:t xml:space="preserve">had increased and was </w:t>
      </w:r>
      <w:proofErr w:type="gramStart"/>
      <w:r w:rsidR="00A46213">
        <w:t>similar to</w:t>
      </w:r>
      <w:proofErr w:type="gramEnd"/>
      <w:r w:rsidR="00A46213">
        <w:t xml:space="preserve"> 2018. </w:t>
      </w:r>
    </w:p>
    <w:p w14:paraId="3CE31699" w14:textId="77777777" w:rsidR="00854EA1" w:rsidRDefault="00854EA1" w:rsidP="00854EA1">
      <w:pPr>
        <w:pStyle w:val="ListParagraph"/>
        <w:ind w:left="1440"/>
      </w:pPr>
    </w:p>
    <w:p w14:paraId="2999E043" w14:textId="7DA3A0C7" w:rsidR="00854EA1" w:rsidRDefault="00854EA1" w:rsidP="00854EA1">
      <w:pPr>
        <w:pStyle w:val="ListParagraph"/>
        <w:numPr>
          <w:ilvl w:val="1"/>
          <w:numId w:val="49"/>
        </w:numPr>
      </w:pPr>
      <w:r>
        <w:t>How do fall food resources compare to spring food resources?</w:t>
      </w:r>
    </w:p>
    <w:p w14:paraId="095BDB7F" w14:textId="44A27A9B" w:rsidR="00834E6A" w:rsidRDefault="00834E6A" w:rsidP="00834E6A">
      <w:pPr>
        <w:ind w:left="720"/>
      </w:pPr>
      <w:r>
        <w:t xml:space="preserve">Overall invertebrate abundance was similar in spring and fall, but the species composition was significantly different. High abundances of </w:t>
      </w:r>
      <w:r w:rsidR="00565FC5">
        <w:t>Collembola</w:t>
      </w:r>
      <w:r>
        <w:t xml:space="preserve"> and </w:t>
      </w:r>
      <w:proofErr w:type="spellStart"/>
      <w:r>
        <w:t>Cumaceans</w:t>
      </w:r>
      <w:proofErr w:type="spellEnd"/>
      <w:r>
        <w:t xml:space="preserve"> in spring were replaced by isopods in the fall, though insects and </w:t>
      </w:r>
      <w:r w:rsidR="00565FC5">
        <w:t>amphipods</w:t>
      </w:r>
      <w:r>
        <w:t xml:space="preserve"> remained abundant </w:t>
      </w:r>
      <w:commentRangeStart w:id="39"/>
      <w:r>
        <w:t>throughout</w:t>
      </w:r>
      <w:commentRangeEnd w:id="39"/>
      <w:r>
        <w:rPr>
          <w:rStyle w:val="CommentReference"/>
        </w:rPr>
        <w:commentReference w:id="39"/>
      </w:r>
      <w:r>
        <w:t xml:space="preserve">. </w:t>
      </w:r>
    </w:p>
    <w:p w14:paraId="28466420" w14:textId="38A5CEB3" w:rsidR="004113AF" w:rsidRDefault="004113AF" w:rsidP="00834E6A">
      <w:pPr>
        <w:ind w:left="720"/>
      </w:pPr>
      <w:r>
        <w:t>Fall invertebrate abundance is particularly important for rearing Delta Smelt, where fall food resources have been identified as a limiting factor in population growth….</w:t>
      </w:r>
    </w:p>
    <w:p w14:paraId="4BF77647" w14:textId="25DD1AC7" w:rsidR="004113AF" w:rsidRDefault="004113AF" w:rsidP="00834E6A">
      <w:pPr>
        <w:ind w:left="720"/>
      </w:pPr>
      <w:r>
        <w:t xml:space="preserve">Total juvenile salmon abundance and biomass peaks in the spring, generally Mar-June, however this is mostly Fall-Run Chinook. Late-fall run, winter-run, and some spring-run Chinook smolts out-migrate November-April, so may be accessing the isopods, insects, and amphipods common in wetlands during the fall. </w:t>
      </w:r>
      <w:r>
        <w:fldChar w:fldCharType="begin"/>
      </w:r>
      <w:r>
        <w:instrText xml:space="preserve"> ADDIN EN.CITE &lt;EndNote&gt;&lt;Cite&gt;&lt;Author&gt;Yoshiyama&lt;/Author&gt;&lt;Year&gt;1998&lt;/Year&gt;&lt;RecNum&gt;2244&lt;/RecNum&gt;&lt;DisplayText&gt;(Yoshiyama et al. 1998)&lt;/DisplayText&gt;&lt;record&gt;&lt;rec-number&gt;2244&lt;/rec-number&gt;&lt;foreign-keys&gt;&lt;key app="EN" db-id="a9apvv5dmwfftked0f5padvbva2xpxpx0esz" timestamp="1426857581"&gt;2244&lt;/key&gt;&lt;/foreign-keys&gt;&lt;ref-type name="Journal Article"&gt;17&lt;/ref-type&gt;&lt;contributors&gt;&lt;authors&gt;&lt;author&gt;Yoshiyama, Ronald M&lt;/author&gt;&lt;author&gt;Fisher, Frank W&lt;/author&gt;&lt;author&gt;Moyle, Peter B&lt;/author&gt;&lt;/authors&gt;&lt;/contributors&gt;&lt;titles&gt;&lt;title&gt;Historical abundance and decline of Chinook salmon in the Central Valley region of California&lt;/title&gt;&lt;secondary-title&gt;North American Journal of Fisheries Management&lt;/secondary-title&gt;&lt;/titles&gt;&lt;periodical&gt;&lt;full-title&gt;North American Journal of Fisheries Management&lt;/full-title&gt;&lt;/periodical&gt;&lt;pages&gt;487-521&lt;/pages&gt;&lt;volume&gt;18&lt;/volume&gt;&lt;number&gt;3&lt;/number&gt;&lt;dates&gt;&lt;year&gt;1998&lt;/year&gt;&lt;/dates&gt;&lt;isbn&gt;0275-5947&lt;/isbn&gt;&lt;urls&gt;&lt;/urls&gt;&lt;/record&gt;&lt;/Cite&gt;&lt;/EndNote&gt;</w:instrText>
      </w:r>
      <w:r>
        <w:fldChar w:fldCharType="separate"/>
      </w:r>
      <w:r>
        <w:rPr>
          <w:noProof/>
        </w:rPr>
        <w:t>(Yoshiyama et al. 1998)</w:t>
      </w:r>
      <w:r>
        <w:fldChar w:fldCharType="end"/>
      </w:r>
      <w:r w:rsidR="00142331">
        <w:t xml:space="preserve">. Chinook diets will shift rapidly based on the </w:t>
      </w:r>
      <w:r w:rsidR="00142331">
        <w:lastRenderedPageBreak/>
        <w:t>prey available in the surrounding environment, and they can consume large numbers of insects, amphipods, collembola, and isopods</w:t>
      </w:r>
      <w:r w:rsidR="00A618C7">
        <w:fldChar w:fldCharType="begin">
          <w:fldData xml:space="preserve">PEVuZE5vdGU+PENpdGU+PEF1dGhvcj5CdXNieTwvQXV0aG9yPjxZZWFyPjE5OTU8L1llYXI+PFJl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</w:fldData>
        </w:fldChar>
      </w:r>
      <w:r w:rsidR="0075364B">
        <w:instrText xml:space="preserve"> ADDIN EN.CITE </w:instrText>
      </w:r>
      <w:r w:rsidR="0075364B">
        <w:fldChar w:fldCharType="begin">
          <w:fldData xml:space="preserve">PEVuZE5vdGU+PENpdGU+PEF1dGhvcj5CdXNieTwvQXV0aG9yPjxZZWFyPjE5OTU8L1llYXI+PFJl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</w:fldData>
        </w:fldChar>
      </w:r>
      <w:r w:rsidR="0075364B">
        <w:instrText xml:space="preserve"> ADDIN EN.CITE.DATA </w:instrText>
      </w:r>
      <w:r w:rsidR="0075364B">
        <w:fldChar w:fldCharType="end"/>
      </w:r>
      <w:r w:rsidR="00A618C7">
        <w:fldChar w:fldCharType="separate"/>
      </w:r>
      <w:r w:rsidR="0075364B">
        <w:rPr>
          <w:noProof/>
        </w:rPr>
        <w:t>(Busby and Barnhart 1995; Duffy et al. 2010; Goertler et al. 2018)</w:t>
      </w:r>
      <w:r w:rsidR="00A618C7">
        <w:fldChar w:fldCharType="end"/>
      </w:r>
      <w:r w:rsidR="00142331">
        <w:t>.</w:t>
      </w:r>
      <w:r w:rsidR="0075364B">
        <w:t xml:space="preserve"> Insects and amphipods, in particular, are more energy-dense than </w:t>
      </w:r>
      <w:r w:rsidR="00E15568">
        <w:t>zooplankton</w:t>
      </w:r>
      <w:r w:rsidR="00E15568">
        <w:fldChar w:fldCharType="begin"/>
      </w:r>
      <w:r w:rsidR="00E15568">
        <w:instrText xml:space="preserve"> ADDIN EN.CITE &lt;EndNote&gt;&lt;Cite&gt;&lt;Author&gt;Duffy&lt;/Author&gt;&lt;Year&gt;2010&lt;/Year&gt;&lt;RecNum&gt;2207&lt;/RecNum&gt;&lt;DisplayText&gt;(Duffy et al. 2010; Tiffan et al. 2014)&lt;/DisplayText&gt;&lt;record&gt;&lt;rec-number&gt;2207&lt;/rec-number&gt;&lt;foreign-keys&gt;&lt;key app="EN" db-id="a9apvv5dmwfftked0f5padvbva2xpxpx0esz" timestamp="1426279546"&gt;2207&lt;/key&gt;&lt;/foreign-keys&gt;&lt;ref-type name="Journal Article"&gt;17&lt;/ref-type&gt;&lt;contributors&gt;&lt;authors&gt;&lt;author&gt;Duffy, Elisabeth J&lt;/author&gt;&lt;author&gt;Beauchamp, David A&lt;/author&gt;&lt;author&gt;Sweeting, Ruston M&lt;/author&gt;&lt;author&gt;Beamish, Richard J&lt;/author&gt;&lt;author&gt;Brennan, James S&lt;/author&gt;&lt;/authors&gt;&lt;/contributors&gt;&lt;titles&gt;&lt;title&gt;Ontogenetic diet shifts of juvenile Chinook salmon in nearshore and offshore habitats of Puget Sound&lt;/title&gt;&lt;secondary-title&gt;Transactions of the American Fisheries Society&lt;/secondary-title&gt;&lt;/titles&gt;&lt;periodical&gt;&lt;full-title&gt;Transactions of the American Fisheries Society&lt;/full-title&gt;&lt;/periodical&gt;&lt;pages&gt;803-823&lt;/pages&gt;&lt;volume&gt;139&lt;/volume&gt;&lt;number&gt;3&lt;/number&gt;&lt;dates&gt;&lt;year&gt;2010&lt;/year&gt;&lt;/dates&gt;&lt;isbn&gt;0002-8487&lt;/isbn&gt;&lt;urls&gt;&lt;/urls&gt;&lt;/record&gt;&lt;/Cite&gt;&lt;Cite&gt;&lt;Author&gt;Tiffan&lt;/Author&gt;&lt;Year&gt;2014&lt;/Year&gt;&lt;RecNum&gt;2239&lt;/RecNum&gt;&lt;record&gt;&lt;rec-number&gt;2239&lt;/rec-number&gt;&lt;foreign-keys&gt;&lt;key app="EN" db-id="a9apvv5dmwfftked0f5padvbva2xpxpx0esz" timestamp="1426856669"&gt;2239&lt;/key&gt;&lt;/foreign-keys&gt;&lt;ref-type name="Journal Article"&gt;17&lt;/ref-type&gt;&lt;contributors&gt;&lt;authors&gt;&lt;author&gt;Tiffan, Kenneth F&lt;/author&gt;&lt;author&gt;Erhardt, John M&lt;/author&gt;&lt;author&gt;St. John, Scott J&lt;/author&gt;&lt;/authors&gt;&lt;/contributors&gt;&lt;titles&gt;&lt;title&gt;Prey Availability, Consumption, and Quality Contribute to Variation in Growth of Subyearling Chinook Salmon Rearing in Riverine and Reservoir Habitats&lt;/title&gt;&lt;secondary-title&gt;Transactions of the American Fisheries Society&lt;/secondary-title&gt;&lt;/titles&gt;&lt;periodical&gt;&lt;full-title&gt;Transactions of the American Fisheries Society&lt;/full-title&gt;&lt;/periodical&gt;&lt;pages&gt;219-229&lt;/pages&gt;&lt;volume&gt;143&lt;/volume&gt;&lt;number&gt;1&lt;/number&gt;&lt;dates&gt;&lt;year&gt;2014&lt;/year&gt;&lt;/dates&gt;&lt;isbn&gt;0002-8487&lt;/isbn&gt;&lt;urls&gt;&lt;/urls&gt;&lt;/record&gt;&lt;/Cite&gt;&lt;/EndNote&gt;</w:instrText>
      </w:r>
      <w:r w:rsidR="00E15568">
        <w:fldChar w:fldCharType="separate"/>
      </w:r>
      <w:r w:rsidR="00E15568">
        <w:rPr>
          <w:noProof/>
        </w:rPr>
        <w:t>(Duffy et al. 2010; Tiffan et al. 2014)</w:t>
      </w:r>
      <w:r w:rsidR="00E15568">
        <w:fldChar w:fldCharType="end"/>
      </w:r>
      <w:r w:rsidR="00E15568">
        <w:t xml:space="preserve">, so provide valuable food resources for fish large enough to eat them. </w:t>
      </w:r>
    </w:p>
    <w:p w14:paraId="1F096ABC" w14:textId="77777777" w:rsidR="00854EA1" w:rsidRDefault="00854EA1" w:rsidP="00E2687D">
      <w:pPr>
        <w:pStyle w:val="Heading3"/>
      </w:pPr>
    </w:p>
    <w:p w14:paraId="71BDFADC" w14:textId="77777777" w:rsidR="00854EA1" w:rsidRDefault="00854EA1" w:rsidP="00E2687D">
      <w:pPr>
        <w:pStyle w:val="Heading3"/>
      </w:pPr>
    </w:p>
    <w:p w14:paraId="367F8306" w14:textId="4750619F" w:rsidR="00E2687D" w:rsidRDefault="00E2687D" w:rsidP="00E2687D">
      <w:pPr>
        <w:pStyle w:val="Heading3"/>
      </w:pPr>
      <w:r>
        <w:t>Macroinvertebrates</w:t>
      </w:r>
    </w:p>
    <w:p w14:paraId="74A4200E" w14:textId="74E6D670" w:rsidR="00E2687D" w:rsidRDefault="00E2687D" w:rsidP="00E2687D">
      <w:pPr>
        <w:pStyle w:val="ListParagraph"/>
        <w:numPr>
          <w:ilvl w:val="0"/>
          <w:numId w:val="44"/>
        </w:numPr>
      </w:pPr>
      <w:r>
        <w:t>Differences in catch</w:t>
      </w:r>
    </w:p>
    <w:p w14:paraId="56BD7CC6" w14:textId="482B80ED" w:rsidR="00E2687D" w:rsidRDefault="00E2687D" w:rsidP="00E2687D">
      <w:pPr>
        <w:pStyle w:val="ListParagraph"/>
        <w:numPr>
          <w:ilvl w:val="0"/>
          <w:numId w:val="44"/>
        </w:numPr>
      </w:pPr>
      <w:r>
        <w:t>Differences in community composition</w:t>
      </w:r>
    </w:p>
    <w:p w14:paraId="47FDDE76" w14:textId="28C13064" w:rsidR="00E2687D" w:rsidRDefault="00383111" w:rsidP="00E2687D">
      <w:pPr>
        <w:pStyle w:val="ListParagraph"/>
        <w:numPr>
          <w:ilvl w:val="0"/>
          <w:numId w:val="44"/>
        </w:numPr>
      </w:pPr>
      <w:r>
        <w:t>Problems with Neuston data</w:t>
      </w:r>
    </w:p>
    <w:p w14:paraId="166A46D8" w14:textId="5CED443E" w:rsidR="00383111" w:rsidRDefault="00383111" w:rsidP="00E2687D">
      <w:pPr>
        <w:pStyle w:val="ListParagraph"/>
        <w:numPr>
          <w:ilvl w:val="0"/>
          <w:numId w:val="44"/>
        </w:numPr>
      </w:pPr>
      <w:r>
        <w:t>Connections to fish food</w:t>
      </w:r>
    </w:p>
    <w:p w14:paraId="155FD73E" w14:textId="3C2E4E7B" w:rsidR="00383111" w:rsidRPr="00E2687D" w:rsidRDefault="00383111" w:rsidP="00E2687D">
      <w:pPr>
        <w:pStyle w:val="ListParagraph"/>
        <w:numPr>
          <w:ilvl w:val="0"/>
          <w:numId w:val="44"/>
        </w:numPr>
      </w:pPr>
      <w:r>
        <w:t>Indicator species</w:t>
      </w:r>
    </w:p>
    <w:p w14:paraId="2C181175" w14:textId="00EF936D" w:rsidR="00E2687D" w:rsidRDefault="00E2687D" w:rsidP="00E2687D">
      <w:pPr>
        <w:pStyle w:val="Heading3"/>
      </w:pPr>
      <w:r>
        <w:t>Zooplankton</w:t>
      </w:r>
    </w:p>
    <w:p w14:paraId="01F77AB8" w14:textId="09B21FB8" w:rsidR="00383111" w:rsidRDefault="00383111" w:rsidP="00383111">
      <w:pPr>
        <w:pStyle w:val="ListParagraph"/>
        <w:numPr>
          <w:ilvl w:val="0"/>
          <w:numId w:val="45"/>
        </w:numPr>
      </w:pPr>
      <w:r>
        <w:t>No Differences in catch</w:t>
      </w:r>
    </w:p>
    <w:p w14:paraId="700977AC" w14:textId="331EBB1F" w:rsidR="00383111" w:rsidRDefault="00383111" w:rsidP="00383111">
      <w:pPr>
        <w:pStyle w:val="ListParagraph"/>
        <w:numPr>
          <w:ilvl w:val="0"/>
          <w:numId w:val="45"/>
        </w:numPr>
      </w:pPr>
      <w:r>
        <w:t>Differences in composition</w:t>
      </w:r>
    </w:p>
    <w:p w14:paraId="3CFD71EC" w14:textId="27B45217" w:rsidR="00383111" w:rsidRPr="00383111" w:rsidRDefault="00383111" w:rsidP="00383111">
      <w:pPr>
        <w:pStyle w:val="ListParagraph"/>
        <w:numPr>
          <w:ilvl w:val="0"/>
          <w:numId w:val="45"/>
        </w:numPr>
      </w:pPr>
      <w:r>
        <w:t>Connection to fish diet</w:t>
      </w:r>
    </w:p>
    <w:p w14:paraId="66673747" w14:textId="4BBE09E8" w:rsidR="00E2687D" w:rsidRDefault="00E2687D" w:rsidP="00E2687D">
      <w:pPr>
        <w:pStyle w:val="Heading3"/>
      </w:pPr>
      <w:r>
        <w:t>Phytoplankton</w:t>
      </w:r>
    </w:p>
    <w:p w14:paraId="548EE30B" w14:textId="0CCC52C6" w:rsidR="00383111" w:rsidRDefault="00383111" w:rsidP="00383111">
      <w:pPr>
        <w:pStyle w:val="ListParagraph"/>
        <w:numPr>
          <w:ilvl w:val="0"/>
          <w:numId w:val="46"/>
        </w:numPr>
      </w:pPr>
      <w:r>
        <w:t>Differences in chlorophyll</w:t>
      </w:r>
    </w:p>
    <w:p w14:paraId="1590353F" w14:textId="16220E4C" w:rsidR="00383111" w:rsidRDefault="00383111" w:rsidP="00383111">
      <w:pPr>
        <w:pStyle w:val="ListParagraph"/>
        <w:numPr>
          <w:ilvl w:val="0"/>
          <w:numId w:val="46"/>
        </w:numPr>
      </w:pPr>
      <w:r>
        <w:t>Differences in community composition</w:t>
      </w:r>
    </w:p>
    <w:p w14:paraId="338B3A80" w14:textId="1A83F4CD" w:rsidR="00383111" w:rsidRDefault="00383111" w:rsidP="00383111">
      <w:pPr>
        <w:pStyle w:val="ListParagraph"/>
        <w:numPr>
          <w:ilvl w:val="0"/>
          <w:numId w:val="46"/>
        </w:numPr>
      </w:pPr>
      <w:r>
        <w:t>Diet connection</w:t>
      </w:r>
    </w:p>
    <w:p w14:paraId="535309E1" w14:textId="22C7018D" w:rsidR="00383111" w:rsidRPr="00383111" w:rsidRDefault="00383111" w:rsidP="00383111">
      <w:pPr>
        <w:pStyle w:val="ListParagraph"/>
        <w:numPr>
          <w:ilvl w:val="0"/>
          <w:numId w:val="46"/>
        </w:numPr>
      </w:pPr>
      <w:r>
        <w:t>HABs?</w:t>
      </w:r>
    </w:p>
    <w:p w14:paraId="279E4B25" w14:textId="125208A8" w:rsidR="00E2687D" w:rsidRDefault="00E2687D" w:rsidP="00E2687D">
      <w:pPr>
        <w:pStyle w:val="Heading3"/>
      </w:pPr>
      <w:r>
        <w:t>Decker</w:t>
      </w:r>
    </w:p>
    <w:p w14:paraId="7022E221" w14:textId="21609707" w:rsidR="00383111" w:rsidRDefault="00383111" w:rsidP="00383111">
      <w:pPr>
        <w:pStyle w:val="ListParagraph"/>
        <w:numPr>
          <w:ilvl w:val="0"/>
          <w:numId w:val="47"/>
        </w:numPr>
      </w:pPr>
      <w:r>
        <w:t>Very different from last year</w:t>
      </w:r>
    </w:p>
    <w:p w14:paraId="118EAD7E" w14:textId="7557D683" w:rsidR="00383111" w:rsidRDefault="00383111" w:rsidP="00383111">
      <w:pPr>
        <w:pStyle w:val="ListParagraph"/>
        <w:numPr>
          <w:ilvl w:val="0"/>
          <w:numId w:val="47"/>
        </w:numPr>
      </w:pPr>
      <w:r>
        <w:t>Vegetation</w:t>
      </w:r>
    </w:p>
    <w:p w14:paraId="45CD4604" w14:textId="692FB2BD" w:rsidR="00383111" w:rsidRDefault="00383111" w:rsidP="00383111">
      <w:pPr>
        <w:pStyle w:val="ListParagraph"/>
        <w:numPr>
          <w:ilvl w:val="0"/>
          <w:numId w:val="47"/>
        </w:numPr>
      </w:pPr>
      <w:r>
        <w:t>May need a third year</w:t>
      </w:r>
    </w:p>
    <w:p w14:paraId="6906A0A5" w14:textId="04EFA2C4" w:rsidR="00E2687D" w:rsidRDefault="00E2687D" w:rsidP="00E2687D">
      <w:pPr>
        <w:pStyle w:val="Heading3"/>
      </w:pPr>
      <w:r>
        <w:t>Spring versus Fall</w:t>
      </w:r>
    </w:p>
    <w:p w14:paraId="7843FF08" w14:textId="46E1878F" w:rsidR="00383111" w:rsidRDefault="00383111" w:rsidP="00383111">
      <w:pPr>
        <w:pStyle w:val="ListParagraph"/>
        <w:numPr>
          <w:ilvl w:val="0"/>
          <w:numId w:val="48"/>
        </w:numPr>
      </w:pPr>
      <w:r>
        <w:t>Total catch of macroinvertebrates was similar</w:t>
      </w:r>
    </w:p>
    <w:p w14:paraId="551A5C4E" w14:textId="49556C2A" w:rsidR="00383111" w:rsidRDefault="00383111" w:rsidP="00383111">
      <w:pPr>
        <w:pStyle w:val="ListParagraph"/>
        <w:numPr>
          <w:ilvl w:val="0"/>
          <w:numId w:val="48"/>
        </w:numPr>
      </w:pPr>
      <w:r>
        <w:t xml:space="preserve">Very different composition, more isopods and amphipods in fall, </w:t>
      </w:r>
      <w:proofErr w:type="spellStart"/>
      <w:r>
        <w:t>colembolla</w:t>
      </w:r>
      <w:proofErr w:type="spellEnd"/>
      <w:r>
        <w:t xml:space="preserve"> and </w:t>
      </w:r>
      <w:proofErr w:type="spellStart"/>
      <w:r>
        <w:t>cumaceans</w:t>
      </w:r>
      <w:proofErr w:type="spellEnd"/>
      <w:r>
        <w:t xml:space="preserve"> in spring.</w:t>
      </w:r>
    </w:p>
    <w:p w14:paraId="6D235781" w14:textId="2BB6B017" w:rsidR="00383111" w:rsidRPr="00383111" w:rsidRDefault="00383111" w:rsidP="00383111">
      <w:pPr>
        <w:pStyle w:val="ListParagraph"/>
        <w:numPr>
          <w:ilvl w:val="0"/>
          <w:numId w:val="48"/>
        </w:numPr>
      </w:pPr>
      <w:r>
        <w:t xml:space="preserve">Collembola probably better salmon food than smelt food. But smelt eat </w:t>
      </w:r>
      <w:proofErr w:type="spellStart"/>
      <w:r>
        <w:t>cumaceans</w:t>
      </w:r>
      <w:proofErr w:type="spellEnd"/>
      <w:r>
        <w:t xml:space="preserve"> sometimes. I should look and see which amphipods, smelt eat more corophiids than gammarids…</w:t>
      </w:r>
    </w:p>
    <w:p w14:paraId="387D26D4" w14:textId="34475B8C" w:rsidR="00E2687D" w:rsidRDefault="00E2687D">
      <w:r>
        <w:br w:type="page"/>
      </w:r>
    </w:p>
    <w:p w14:paraId="308FDD1B" w14:textId="77777777" w:rsidR="00E2687D" w:rsidRPr="00E2687D" w:rsidRDefault="00E2687D" w:rsidP="00E2687D"/>
    <w:p w14:paraId="579EAC9B" w14:textId="3CE36F54" w:rsidR="00FF27B7" w:rsidRDefault="00FF27B7" w:rsidP="00FF27B7">
      <w:pPr>
        <w:pStyle w:val="Heading1"/>
        <w:rPr>
          <w:rFonts w:ascii="Times New Roman" w:hAnsi="Times New Roman" w:cs="Times New Roman"/>
        </w:rPr>
      </w:pPr>
      <w:bookmarkStart w:id="40"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40"/>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41" w:name="_Toc536509183"/>
      <w:r>
        <w:t>Introduction</w:t>
      </w:r>
      <w:bookmarkEnd w:id="41"/>
    </w:p>
    <w:p w14:paraId="4B6028F5" w14:textId="77777777" w:rsidR="003918A8" w:rsidRDefault="003918A8" w:rsidP="002D47EB">
      <w:pPr>
        <w:pStyle w:val="Heading3"/>
      </w:pPr>
      <w:bookmarkStart w:id="42" w:name="_Toc536509184"/>
      <w:r>
        <w:t>Nutrients</w:t>
      </w:r>
      <w:bookmarkEnd w:id="42"/>
    </w:p>
    <w:p w14:paraId="2A5697FF" w14:textId="155708C9" w:rsidR="003918A8" w:rsidRDefault="003918A8" w:rsidP="002D47EB">
      <w:pPr>
        <w:pStyle w:val="Heading3"/>
      </w:pPr>
      <w:bookmarkStart w:id="43" w:name="_Toc536509185"/>
      <w:commentRangeStart w:id="44"/>
      <w:r>
        <w:t>Zooplankton</w:t>
      </w:r>
      <w:bookmarkEnd w:id="43"/>
      <w:commentRangeEnd w:id="44"/>
      <w:r w:rsidR="00E2687D">
        <w:rPr>
          <w:rStyle w:val="CommentReference"/>
          <w:rFonts w:asciiTheme="minorHAnsi" w:eastAsiaTheme="minorEastAsia" w:hAnsiTheme="minorHAnsi" w:cstheme="minorBidi"/>
          <w:color w:val="auto"/>
        </w:rPr>
        <w:commentReference w:id="44"/>
      </w:r>
    </w:p>
    <w:p w14:paraId="5D507BBE" w14:textId="44F896D1" w:rsidR="003918A8" w:rsidRDefault="003918A8" w:rsidP="002D47EB">
      <w:r w:rsidRPr="00471D53">
        <w:t xml:space="preserve">Mesozooplankton are recognized as the largest component of Delta Smelt diets </w:t>
      </w:r>
      <w:r w:rsidR="00C12D39">
        <w:fldChar w:fldCharType="begin"/>
      </w:r>
      <w:r w:rsidR="00C12D39">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471D53">
        <w:t xml:space="preserve"> and a significant component of salmon diets </w:t>
      </w:r>
      <w:r w:rsidR="00C12D39">
        <w:fldChar w:fldCharType="begin"/>
      </w:r>
      <w:r w:rsidR="00C12D39">
        <w:instrText xml:space="preserve"> ADDIN EN.CITE &lt;EndNote&gt;&lt;Cite&gt;&lt;Author&gt;Sommer&lt;/Author&gt;&lt;Year&gt;2001&lt;/Year&gt;&lt;RecNum&gt;1624&lt;/RecNum&gt;&lt;DisplayText&gt;(Sommer et al. 2001)&lt;/DisplayText&gt;&lt;record&gt;&lt;rec-number&gt;1624&lt;/rec-number&gt;&lt;foreign-keys&gt;&lt;key app="EN" db-id="a9apvv5dmwfftked0f5padvbva2xpxpx0esz" timestamp="1408114438"&gt;1624&lt;/key&gt;&lt;/foreign-keys&gt;&lt;ref-type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fldChar w:fldCharType="separate"/>
      </w:r>
      <w:r w:rsidR="00C12D39">
        <w:rPr>
          <w:noProof/>
        </w:rPr>
        <w:t>(Sommer et al. 2001)</w:t>
      </w:r>
      <w:r w:rsidR="00C12D39">
        <w:fldChar w:fldCharType="end"/>
      </w:r>
      <w:r w:rsidRPr="00471D53">
        <w:t xml:space="preserve">. Our conceptual models postulate that tidal wetland restoration sites will have higher production and availability of zooplankton when compared with existing channel habitat and pre-project conditions </w:t>
      </w:r>
      <w:r w:rsidR="00C12D39">
        <w:fldChar w:fldCharType="begin"/>
      </w:r>
      <w:r w:rsidR="00C12D39">
        <w:instrText xml:space="preserve"> ADDIN EN.CITE &lt;EndNote&gt;&lt;Cite&gt;&lt;Author&gt;Hartman&lt;/Author&gt;&lt;Year&gt;2017&lt;/Year&gt;&lt;RecNum&gt;3006&lt;/RecNum&gt;&lt;DisplayText&gt;(Hartman et al. 2017)&lt;/DisplayText&gt;&lt;record&gt;&lt;rec-number&gt;3006&lt;/rec-number&gt;&lt;foreign-keys&gt;&lt;key app="EN" db-id="a9apvv5dmwfftked0f5padvbva2xpxpx0esz" timestamp="1524681722"&gt;3006&lt;/key&gt;&lt;/foreign-keys&gt;&lt;ref-type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fldChar w:fldCharType="separate"/>
      </w:r>
      <w:r w:rsidR="00C12D39">
        <w:rPr>
          <w:noProof/>
        </w:rPr>
        <w:t>(Hartman et al. 2017)</w:t>
      </w:r>
      <w:r w:rsidR="00C12D39">
        <w:fldChar w:fldCharType="end"/>
      </w:r>
      <w:r w:rsidRPr="00471D53">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fldChar w:fldCharType="begin"/>
      </w:r>
      <w:r w:rsidR="00C12D39">
        <w:instrText xml:space="preserve"> ADDIN EN.CITE &lt;EndNote&gt;&lt;Cite&gt;&lt;Author&gt;Bollens&lt;/Author&gt;&lt;Year&gt;2014&lt;/Year&gt;&lt;RecNum&gt;1997&lt;/RecNum&gt;&lt;DisplayText&gt;(Bollens et al. 2014; Kimmerer and Thompson 2014)&lt;/DisplayText&gt;&lt;record&gt;&lt;rec-number&gt;1997&lt;/rec-number&gt;&lt;foreign-keys&gt;&lt;key app="EN" db-id="a9apvv5dmwfftked0f5padvbva2xpxpx0esz" timestamp="1414433860"&gt;1997&lt;/key&gt;&lt;/foreign-keys&gt;&lt;ref-type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1536&lt;/RecNum&gt;&lt;record&gt;&lt;rec-number&gt;1536&lt;/rec-number&gt;&lt;foreign-keys&gt;&lt;key app="EN" db-id="a9apvv5dmwfftked0f5padvbva2xpxpx0esz" timestamp="1406919284"&gt;1536&lt;/key&gt;&lt;/foreign-keys&gt;&lt;ref-type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fldChar w:fldCharType="separate"/>
      </w:r>
      <w:r w:rsidR="00C12D39">
        <w:rPr>
          <w:noProof/>
        </w:rPr>
        <w:t>(Bollens et al. 2014; Kimmerer and Thompson 2014)</w:t>
      </w:r>
      <w:r w:rsidR="00C12D39">
        <w:fldChar w:fldCharType="end"/>
      </w:r>
      <w:r w:rsidRPr="00471D53">
        <w:t xml:space="preserve">. Furthermore, changes to the physical environment will affect the efficiency of our sampling gear. </w:t>
      </w:r>
    </w:p>
    <w:p w14:paraId="73A80B4D" w14:textId="49F25F1C" w:rsidR="003918A8" w:rsidRDefault="003918A8" w:rsidP="002D47EB">
      <w:r w:rsidRPr="00471D53">
        <w:t xml:space="preserve">By sampling wetlands concurrently with existing channel sampling, we can characterize some of these sources of variation. </w:t>
      </w:r>
      <w:r>
        <w:t xml:space="preserve">During Phase III sampling we conducted sampling of wetland habitat adjacent to eight of the long-term stations sampled by 20mm, however the extremely </w:t>
      </w:r>
      <w:proofErr w:type="gramStart"/>
      <w:r>
        <w:t>high water</w:t>
      </w:r>
      <w:proofErr w:type="gramEnd"/>
      <w:r>
        <w:t xml:space="preserve"> year of 2017 meant that results from that study may not be applicable to all years. Therefore, we </w:t>
      </w:r>
      <w:r w:rsidR="00C12D39">
        <w:t>repeated</w:t>
      </w:r>
      <w:r>
        <w:t xml:space="preserve"> </w:t>
      </w:r>
      <w:r w:rsidR="00C12D39">
        <w:t xml:space="preserve">our channel-shallow comparisons using stations sampled by either 20mm, FMWT, or the Environmental Monitoring Program (EMP) (see table </w:t>
      </w:r>
      <w:r w:rsidR="00FA5153">
        <w:fldChar w:fldCharType="begin"/>
      </w:r>
      <w:r w:rsidR="00FA5153">
        <w:instrText xml:space="preserve"> REF _Ref7616356 \h </w:instrText>
      </w:r>
      <w:r w:rsidR="00FA5153">
        <w:fldChar w:fldCharType="separate"/>
      </w:r>
      <w:proofErr w:type="spellStart"/>
      <w:r w:rsidR="00FA5153">
        <w:t>Table</w:t>
      </w:r>
      <w:proofErr w:type="spellEnd"/>
      <w:r w:rsidR="00FA5153">
        <w:t xml:space="preserve"> </w:t>
      </w:r>
      <w:r w:rsidR="00FA5153">
        <w:rPr>
          <w:noProof/>
        </w:rPr>
        <w:t>6</w:t>
      </w:r>
      <w:r w:rsidR="00FA5153">
        <w:fldChar w:fldCharType="end"/>
      </w:r>
      <w:r w:rsidR="00FA5153">
        <w:t>)</w:t>
      </w:r>
      <w:r w:rsidR="00C12D39">
        <w:t xml:space="preserve">. </w:t>
      </w:r>
      <w:r w:rsidRPr="00471D53">
        <w:t xml:space="preserve">We </w:t>
      </w:r>
      <w:r w:rsidR="00C12D39">
        <w:t>tested</w:t>
      </w:r>
      <w:r w:rsidRPr="00471D53">
        <w:t xml:space="preserve"> for differences in </w:t>
      </w:r>
      <w:r w:rsidR="00C12D39">
        <w:t>meso</w:t>
      </w:r>
      <w:r w:rsidRPr="00471D53">
        <w:t>zooplankton</w:t>
      </w:r>
      <w:r w:rsidR="00C12D39">
        <w:t xml:space="preserve">, macrozooplankton (mysids), and nutrients </w:t>
      </w:r>
      <w:r w:rsidRPr="00471D53">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2D47EB">
      <w:r w:rsidRPr="00471D53">
        <w:t>Mesozooplankton questions:</w:t>
      </w:r>
    </w:p>
    <w:p w14:paraId="576F9FB4" w14:textId="77777777" w:rsidR="003918A8" w:rsidRPr="00471D53" w:rsidRDefault="003918A8" w:rsidP="002D47EB">
      <w:pPr>
        <w:pStyle w:val="ListParagraph"/>
        <w:numPr>
          <w:ilvl w:val="0"/>
          <w:numId w:val="41"/>
        </w:numPr>
      </w:pPr>
      <w:r w:rsidRPr="00471D53">
        <w:t>How do mesozooplankton</w:t>
      </w:r>
      <w:r>
        <w:t xml:space="preserve"> and macrozooplankton</w:t>
      </w:r>
      <w:r w:rsidRPr="00471D53">
        <w:t xml:space="preserve"> communities in the littoral and wetland habitat compare to open water habitat?</w:t>
      </w:r>
    </w:p>
    <w:p w14:paraId="704EA31D" w14:textId="77777777" w:rsidR="003918A8" w:rsidRPr="00471D53" w:rsidRDefault="003918A8" w:rsidP="002D47EB">
      <w:pPr>
        <w:pStyle w:val="ListParagraph"/>
        <w:numPr>
          <w:ilvl w:val="0"/>
          <w:numId w:val="41"/>
        </w:numPr>
      </w:pPr>
      <w:r w:rsidRPr="00471D53">
        <w:t xml:space="preserve">How do these communities change over the course of the </w:t>
      </w:r>
      <w:r>
        <w:t>year</w:t>
      </w:r>
      <w:r w:rsidRPr="00471D53">
        <w:t>?</w:t>
      </w:r>
    </w:p>
    <w:p w14:paraId="13D490DD" w14:textId="77777777" w:rsidR="003918A8" w:rsidRDefault="003918A8" w:rsidP="002D47EB">
      <w:pPr>
        <w:pStyle w:val="ListParagraph"/>
        <w:numPr>
          <w:ilvl w:val="0"/>
          <w:numId w:val="41"/>
        </w:numPr>
      </w:pPr>
      <w:r w:rsidRPr="00471D53">
        <w:t xml:space="preserve">How do these communities change </w:t>
      </w:r>
      <w:r>
        <w:t>along</w:t>
      </w:r>
      <w:r w:rsidRPr="00471D53">
        <w:t xml:space="preserve"> the salinity gradient?</w:t>
      </w:r>
    </w:p>
    <w:p w14:paraId="5CC6358A" w14:textId="77777777" w:rsidR="003918A8" w:rsidRDefault="003918A8" w:rsidP="002D47EB"/>
    <w:p w14:paraId="3B00E55F" w14:textId="240D1AD7" w:rsidR="003918A8" w:rsidRPr="00EA4EB4" w:rsidRDefault="003918A8" w:rsidP="002D47EB">
      <w:r w:rsidRPr="00EA4EB4">
        <w:t>Nutrient questions:</w:t>
      </w:r>
    </w:p>
    <w:p w14:paraId="2C6C391E" w14:textId="77777777" w:rsidR="003918A8" w:rsidRPr="006C4891" w:rsidRDefault="003918A8" w:rsidP="002D47EB">
      <w:pPr>
        <w:pStyle w:val="ListParagraph"/>
        <w:numPr>
          <w:ilvl w:val="0"/>
          <w:numId w:val="42"/>
        </w:numPr>
      </w:pPr>
      <w:r w:rsidRPr="006C4891">
        <w:t>Are there differences in nutrients, chlorophyll, and organic carbon concentrations between the wetland and the exterior channel?</w:t>
      </w:r>
    </w:p>
    <w:p w14:paraId="4ED7F1F0" w14:textId="77777777" w:rsidR="003918A8" w:rsidRPr="006C4891" w:rsidRDefault="003918A8" w:rsidP="002D47EB">
      <w:pPr>
        <w:pStyle w:val="ListParagraph"/>
        <w:numPr>
          <w:ilvl w:val="0"/>
          <w:numId w:val="42"/>
        </w:numPr>
      </w:pPr>
      <w:r w:rsidRPr="006C4891">
        <w:t>Are nutrients limiting phytoplankton production?</w:t>
      </w:r>
    </w:p>
    <w:p w14:paraId="4D696D50" w14:textId="77777777" w:rsidR="003918A8" w:rsidRPr="006C4891" w:rsidRDefault="003918A8" w:rsidP="002D47EB">
      <w:pPr>
        <w:pStyle w:val="ListParagraph"/>
        <w:numPr>
          <w:ilvl w:val="0"/>
          <w:numId w:val="42"/>
        </w:numPr>
      </w:pPr>
      <w:r w:rsidRPr="006C4891">
        <w:t>Are excess nutrients a causal factor for harmful algal blooms on our sites?</w:t>
      </w:r>
    </w:p>
    <w:p w14:paraId="3272FD7A" w14:textId="75C9915A" w:rsidR="003918A8" w:rsidRDefault="003918A8" w:rsidP="003918A8">
      <w:pPr>
        <w:pStyle w:val="Heading3"/>
      </w:pPr>
      <w:bookmarkStart w:id="45" w:name="_Toc536509186"/>
      <w:r>
        <w:lastRenderedPageBreak/>
        <w:t>Fish</w:t>
      </w:r>
      <w:bookmarkEnd w:id="45"/>
    </w:p>
    <w:p w14:paraId="65FE170E" w14:textId="77777777" w:rsidR="003918A8" w:rsidRPr="00435AD2" w:rsidRDefault="003918A8" w:rsidP="002D47EB">
      <w:r w:rsidRPr="00435AD2">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t>predation</w:t>
      </w:r>
      <w:r w:rsidRPr="00435AD2">
        <w:t xml:space="preserve"> (Gray et al. 2002, </w:t>
      </w:r>
      <w:proofErr w:type="spellStart"/>
      <w:r w:rsidRPr="00435AD2">
        <w:t>Shreffler</w:t>
      </w:r>
      <w:proofErr w:type="spellEnd"/>
      <w:r w:rsidRPr="00435AD2">
        <w:t xml:space="preserve"> et al. 1992, </w:t>
      </w:r>
      <w:proofErr w:type="spellStart"/>
      <w:r w:rsidRPr="00435AD2">
        <w:t>Simenstad</w:t>
      </w:r>
      <w:proofErr w:type="spellEnd"/>
      <w:r w:rsidRPr="00435AD2">
        <w:t xml:space="preserve"> et al. 1982). The Fish Restoration Program </w:t>
      </w:r>
      <w:r>
        <w:t xml:space="preserve">Monitoring Team </w:t>
      </w:r>
      <w:r w:rsidRPr="00435AD2">
        <w:t xml:space="preserve">was established to monitor </w:t>
      </w:r>
      <w:r>
        <w:t xml:space="preserve">the benefits of tidal wetland restoration to at-risk fish species </w:t>
      </w:r>
      <w:r w:rsidRPr="00435AD2">
        <w:t>in the San Francisco Estuar</w:t>
      </w:r>
      <w:r>
        <w:t>y</w:t>
      </w:r>
      <w:r w:rsidRPr="00435AD2">
        <w:t xml:space="preserve">. </w:t>
      </w:r>
      <w:r>
        <w:t>Comparing</w:t>
      </w:r>
      <w:r w:rsidRPr="00435AD2">
        <w:t xml:space="preserve"> fish </w:t>
      </w:r>
      <w:r>
        <w:t>communities and their condition</w:t>
      </w:r>
      <w:r w:rsidRPr="00435AD2">
        <w:t xml:space="preserve"> pre-</w:t>
      </w:r>
      <w:r>
        <w:t xml:space="preserve"> and post-</w:t>
      </w:r>
      <w:r w:rsidRPr="00435AD2">
        <w:t xml:space="preserve">construction can inform how at-risk fish benefit from tidal wetland restoration. </w:t>
      </w:r>
    </w:p>
    <w:p w14:paraId="5FC75604" w14:textId="77777777" w:rsidR="003918A8" w:rsidRDefault="003918A8" w:rsidP="002D47EB">
      <w:r w:rsidRPr="00435AD2">
        <w:t xml:space="preserve">Littoral habitat provides benefits to at-risk fish species, such as salmon, which rear in littoral </w:t>
      </w:r>
      <w:r>
        <w:t>areas</w:t>
      </w:r>
      <w:r w:rsidRPr="00435AD2">
        <w:t xml:space="preserve">, and Delta Smelt, which inhabit the littoral zone to maintain their position during ebb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proofErr w:type="gramStart"/>
      <w:r>
        <w:t>Similar to</w:t>
      </w:r>
      <w:proofErr w:type="gramEnd"/>
      <w:r>
        <w:t xml:space="preserve"> the 2017 work plan, t</w:t>
      </w:r>
      <w:r w:rsidRPr="00435AD2">
        <w:t xml:space="preserve">he Fish Restoration Program </w:t>
      </w:r>
      <w:r>
        <w:t>will</w:t>
      </w:r>
      <w:r w:rsidRPr="00435AD2">
        <w:t xml:space="preserve"> sample littoral habitat </w:t>
      </w:r>
      <w:r>
        <w:t xml:space="preserve">near planned </w:t>
      </w:r>
      <w:r w:rsidRPr="00435AD2">
        <w:t>tidal wetland</w:t>
      </w:r>
      <w:r>
        <w:t xml:space="preserve">s </w:t>
      </w:r>
      <w:r w:rsidRPr="00435AD2">
        <w:t xml:space="preserve">concurrently with </w:t>
      </w:r>
      <w:r>
        <w:t xml:space="preserve">mid-channel sampling by </w:t>
      </w:r>
      <w:r w:rsidRPr="00435AD2">
        <w:t xml:space="preserve">the </w:t>
      </w:r>
      <w:r>
        <w:t xml:space="preserve">IEP </w:t>
      </w:r>
      <w:r w:rsidRPr="00435AD2">
        <w:t xml:space="preserve">Summer Townet and Fall Midwater Trawl </w:t>
      </w:r>
      <w:r>
        <w:t>s</w:t>
      </w:r>
      <w:r w:rsidRPr="00435AD2">
        <w:t xml:space="preserve">urveys. </w:t>
      </w:r>
      <w:r>
        <w:t xml:space="preserve">For 2018, work will be expanded to tidal wetland reference sites near </w:t>
      </w:r>
      <w:proofErr w:type="spellStart"/>
      <w:r>
        <w:t>Ryer</w:t>
      </w:r>
      <w:proofErr w:type="spellEnd"/>
      <w:r>
        <w:t xml:space="preserve">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46" w:name="_Toc536509187"/>
      <w:r>
        <w:t>Methods</w:t>
      </w:r>
      <w:bookmarkEnd w:id="46"/>
    </w:p>
    <w:p w14:paraId="0C705D5A" w14:textId="794B6621" w:rsidR="003918A8" w:rsidRDefault="003918A8" w:rsidP="00463B5C">
      <w:pPr>
        <w:pStyle w:val="Heading3"/>
      </w:pPr>
      <w:bookmarkStart w:id="47" w:name="_Toc536509188"/>
      <w:r>
        <w:t>IEP Surveys</w:t>
      </w:r>
      <w:bookmarkEnd w:id="47"/>
    </w:p>
    <w:p w14:paraId="1CA14B44" w14:textId="30857F46" w:rsidR="00424578" w:rsidRPr="00EA4EB4" w:rsidRDefault="00424578" w:rsidP="002D47EB">
      <w:r>
        <w:t>The EMP survey monitors water quality, phytoplankton, meso-/</w:t>
      </w:r>
      <w:proofErr w:type="spellStart"/>
      <w:r>
        <w:t>marco</w:t>
      </w:r>
      <w:proofErr w:type="spellEnd"/>
      <w:r>
        <w:t>-zooplankton, and benthic invertebrates</w:t>
      </w:r>
      <w:r w:rsidRPr="00EA4EB4">
        <w:t xml:space="preserve"> </w:t>
      </w:r>
      <w:r>
        <w:t xml:space="preserve">in the upper estuary throughout the year. </w:t>
      </w:r>
      <w:r w:rsidRPr="00EA4EB4">
        <w:t xml:space="preserve">Zooplankton is collected using a steel sled with paired mesozooplankton (160 </w:t>
      </w:r>
      <w:proofErr w:type="spellStart"/>
      <w:r w:rsidRPr="00EA4EB4">
        <w:t>μm</w:t>
      </w:r>
      <w:proofErr w:type="spellEnd"/>
      <w:r w:rsidRPr="00EA4EB4">
        <w:t xml:space="preserve"> mesh) and macrozooplankton (500 </w:t>
      </w:r>
      <w:proofErr w:type="spellStart"/>
      <w:r w:rsidRPr="00EA4EB4">
        <w:t>μm</w:t>
      </w:r>
      <w:proofErr w:type="spellEnd"/>
      <w:r w:rsidRPr="00EA4EB4">
        <w:t xml:space="preserve"> mesh) nets.</w:t>
      </w:r>
      <w:r w:rsidR="00D95B10">
        <w:t xml:space="preserve"> </w:t>
      </w:r>
      <w:r w:rsidR="003B1921">
        <w:t xml:space="preserve">Phytoplankton is sampled using water collected from submersible </w:t>
      </w:r>
      <w:r w:rsidR="00D95B10">
        <w:t>pump</w:t>
      </w:r>
      <w:r w:rsidR="003B1921">
        <w:t>.</w:t>
      </w:r>
    </w:p>
    <w:p w14:paraId="72D138C1" w14:textId="77777777" w:rsidR="00FF27B7" w:rsidRPr="00EA4EB4" w:rsidRDefault="00FF27B7" w:rsidP="002D47EB">
      <w:r w:rsidRPr="00EA4EB4">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color w:val="000000"/>
        </w:rPr>
        <w:t>circumference of 4.9 meters</w:t>
      </w:r>
      <w:r w:rsidRPr="00EA4EB4">
        <w:t xml:space="preserve"> (1.5 cubic meters)</w:t>
      </w:r>
      <w:r w:rsidRPr="00EA4EB4">
        <w:rPr>
          <w:color w:val="000000"/>
        </w:rPr>
        <w:t xml:space="preserve">.  </w:t>
      </w:r>
      <w:r w:rsidRPr="00EA4EB4">
        <w:t xml:space="preserve">Zooplankton is collected concurrently with a 160 </w:t>
      </w:r>
      <w:proofErr w:type="spellStart"/>
      <w:r w:rsidRPr="00EA4EB4">
        <w:t>μm</w:t>
      </w:r>
      <w:proofErr w:type="spellEnd"/>
      <w:r w:rsidRPr="00EA4EB4">
        <w:t xml:space="preserve"> mesh modified Clarke-</w:t>
      </w:r>
      <w:proofErr w:type="spellStart"/>
      <w:r w:rsidRPr="00EA4EB4">
        <w:t>Bumpus</w:t>
      </w:r>
      <w:proofErr w:type="spellEnd"/>
      <w:r w:rsidRPr="00EA4EB4">
        <w:t xml:space="preserve"> net mounted on the frame with its own flowmeter. The survey samples at 40 stations throughout the estuary and completes three 10-minute tows at each station. Zooplankton are only sampled at the first of these tows (Damon, 2015).  </w:t>
      </w:r>
    </w:p>
    <w:p w14:paraId="2F0E4E55" w14:textId="77777777" w:rsidR="003918A8" w:rsidRPr="00EA4EB4" w:rsidRDefault="00FF27B7" w:rsidP="002D47EB">
      <w:r w:rsidRPr="00EA4EB4">
        <w:t xml:space="preserve">The FMWT survey was designed to study Striped Bass distribution throughout the upper </w:t>
      </w:r>
      <w:proofErr w:type="gramStart"/>
      <w:r w:rsidRPr="00EA4EB4">
        <w:t>estuary, but</w:t>
      </w:r>
      <w:proofErr w:type="gramEnd"/>
      <w:r w:rsidRPr="00EA4EB4">
        <w:t xml:space="preserve">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t xml:space="preserve"> same sized EMP</w:t>
      </w:r>
      <w:r w:rsidRPr="00EA4EB4">
        <w:t xml:space="preserve"> steel sled with paired mesozooplankton (160 </w:t>
      </w:r>
      <w:proofErr w:type="spellStart"/>
      <w:r w:rsidRPr="00EA4EB4">
        <w:t>μm</w:t>
      </w:r>
      <w:proofErr w:type="spellEnd"/>
      <w:r w:rsidRPr="00EA4EB4">
        <w:t xml:space="preserve"> mesh) and macrozooplankton (500 </w:t>
      </w:r>
      <w:proofErr w:type="spellStart"/>
      <w:r w:rsidRPr="00EA4EB4">
        <w:t>μm</w:t>
      </w:r>
      <w:proofErr w:type="spellEnd"/>
      <w:r w:rsidRPr="00EA4EB4">
        <w:t xml:space="preserve"> mesh) nets. We will sample near </w:t>
      </w:r>
      <w:r w:rsidR="00737EC8" w:rsidRPr="00EA4EB4">
        <w:t xml:space="preserve">five EMP sites, five </w:t>
      </w:r>
      <w:r w:rsidRPr="00EA4EB4">
        <w:t>20mm sites</w:t>
      </w:r>
      <w:r w:rsidR="00737EC8" w:rsidRPr="00EA4EB4">
        <w:t>,</w:t>
      </w:r>
      <w:r w:rsidRPr="00EA4EB4">
        <w:t xml:space="preserve"> </w:t>
      </w:r>
      <w:r w:rsidR="00737EC8" w:rsidRPr="00EA4EB4">
        <w:t>two</w:t>
      </w:r>
      <w:r w:rsidRPr="00EA4EB4">
        <w:t xml:space="preserve"> FMWT sites, in adjacent tidal channels or fringing marsh (Table </w:t>
      </w:r>
      <w:r w:rsidR="00FE345A" w:rsidRPr="00EA4EB4">
        <w:t>5</w:t>
      </w:r>
      <w:r w:rsidRPr="00EA4EB4">
        <w:t>, Figure 8), using a paired mysid and zooplankton net as described in Chapter I (Figure 6). These sampling sites were chosen based on their proximity to future FRP restoration sites</w:t>
      </w:r>
      <w:r w:rsidR="00AB1066" w:rsidRPr="00EA4EB4">
        <w:t xml:space="preserve"> or comparison wetlands</w:t>
      </w:r>
      <w:r w:rsidRPr="00EA4EB4">
        <w:t xml:space="preserve">. Thus, we will be able to use these stations to establish a pre-project baseline for </w:t>
      </w:r>
      <w:r w:rsidRPr="00EA4EB4">
        <w:lastRenderedPageBreak/>
        <w:t xml:space="preserve">zooplankton </w:t>
      </w:r>
      <w:proofErr w:type="gramStart"/>
      <w:r w:rsidRPr="00EA4EB4">
        <w:t>production, and</w:t>
      </w:r>
      <w:proofErr w:type="gramEnd"/>
      <w:r w:rsidRPr="00EA4EB4">
        <w:t xml:space="preserve"> determine to what extent the effect of restoration is detectable in nearby long-term survey monitoring.</w:t>
      </w:r>
      <w:r w:rsidR="00AB1066" w:rsidRPr="00EA4EB4">
        <w:t xml:space="preserve"> Note that while we will discontinue the 2017 macroinvertebrate sampling in Lindsey Slough, we will continue to survey zooplankton alongside 20mm to increase </w:t>
      </w:r>
      <w:r w:rsidR="003918A8" w:rsidRPr="00EA4EB4">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48" w:name="_Toc536509189"/>
      <w:r>
        <w:t>FRP Sampling</w:t>
      </w:r>
      <w:bookmarkEnd w:id="48"/>
    </w:p>
    <w:p w14:paraId="32AF6B81" w14:textId="77777777" w:rsidR="003918A8" w:rsidRDefault="003918A8" w:rsidP="00463B5C">
      <w:pPr>
        <w:pStyle w:val="Heading4"/>
      </w:pPr>
      <w:r>
        <w:t>Zooplankton</w:t>
      </w:r>
    </w:p>
    <w:p w14:paraId="1965EDC0" w14:textId="40956238" w:rsidR="003918A8" w:rsidRPr="00EA4EB4" w:rsidRDefault="003918A8" w:rsidP="002D47EB">
      <w:r w:rsidRPr="00EA4EB4">
        <w:t xml:space="preserve">FRP gear and methods are easily comparable to IEP’s methods. The most important difference is our gear </w:t>
      </w:r>
      <w:r w:rsidR="00FA5153">
        <w:t>was</w:t>
      </w:r>
      <w:r w:rsidRPr="00EA4EB4">
        <w:t xml:space="preserve"> </w:t>
      </w:r>
      <w:r w:rsidR="00FA5153">
        <w:t>trawled at the surface of the water for five minutes instead of ten minutes</w:t>
      </w:r>
      <w:r w:rsidRPr="00EA4EB4">
        <w:t xml:space="preserve">, to reduce potential for take of listed fishes. </w:t>
      </w:r>
      <w:r w:rsidR="00FA5153">
        <w:t xml:space="preserve">Where </w:t>
      </w:r>
      <w:r w:rsidRPr="00EA4EB4">
        <w:t xml:space="preserve">tidal channels or marsh habitat </w:t>
      </w:r>
      <w:r w:rsidR="00FA5153">
        <w:t>was</w:t>
      </w:r>
      <w:r w:rsidRPr="00EA4EB4">
        <w:t xml:space="preserve"> too short to take a full five-minute tow, the tow time </w:t>
      </w:r>
      <w:r w:rsidR="00FA5153">
        <w:t>was</w:t>
      </w:r>
      <w:r w:rsidRPr="00EA4EB4">
        <w:t xml:space="preserve"> reduced. </w:t>
      </w:r>
      <w:r w:rsidR="00FA5153">
        <w:t>In some cases, the gear was</w:t>
      </w:r>
      <w:r w:rsidRPr="00EA4EB4">
        <w:t xml:space="preserve"> held in the mouth of a tidal channel to sample water flowing out of the channel on an ebb tide instead of being trawled.</w:t>
      </w:r>
    </w:p>
    <w:p w14:paraId="765E9B5D" w14:textId="05DDF9E9" w:rsidR="003918A8" w:rsidRPr="00EA4EB4" w:rsidRDefault="00D36868" w:rsidP="002D47EB">
      <w:r>
        <w:t xml:space="preserve">We sampled </w:t>
      </w:r>
      <w:r w:rsidR="003918A8" w:rsidRPr="00EA4EB4">
        <w:t xml:space="preserve">monthly </w:t>
      </w:r>
      <w:r>
        <w:t>from March-June and September - December</w:t>
      </w:r>
      <w:r w:rsidR="003918A8" w:rsidRPr="00EA4EB4">
        <w:t>, in wetlands</w:t>
      </w:r>
      <w:r>
        <w:t xml:space="preserve"> nearby the long-term surveys</w:t>
      </w:r>
      <w:r w:rsidR="003918A8" w:rsidRPr="00EA4EB4">
        <w:t xml:space="preserve"> as close to the same time as possible. </w:t>
      </w:r>
      <w:r>
        <w:t>When it was not</w:t>
      </w:r>
      <w:r w:rsidR="003918A8" w:rsidRPr="00EA4EB4">
        <w:t xml:space="preserve"> possible to sample at the same time as the </w:t>
      </w:r>
      <w:r>
        <w:t>long-term surveys</w:t>
      </w:r>
      <w:r w:rsidR="003918A8" w:rsidRPr="00EA4EB4">
        <w:t>, we sample</w:t>
      </w:r>
      <w:r>
        <w:t>d</w:t>
      </w:r>
      <w:r w:rsidR="003918A8" w:rsidRPr="00EA4EB4">
        <w:t xml:space="preserve"> the following day at the same point in the tidal cycle. </w:t>
      </w:r>
    </w:p>
    <w:p w14:paraId="5F21872A" w14:textId="41831A51" w:rsidR="003918A8" w:rsidRDefault="003918A8" w:rsidP="00463B5C">
      <w:pPr>
        <w:pStyle w:val="Heading4"/>
      </w:pPr>
      <w:r>
        <w:t>Nutrients</w:t>
      </w:r>
    </w:p>
    <w:p w14:paraId="2078A74F" w14:textId="11AFE5EB" w:rsidR="008714A5" w:rsidRPr="006C4891" w:rsidRDefault="005B346D" w:rsidP="002D47EB">
      <w:r w:rsidRPr="006C4891">
        <w:t xml:space="preserve">Nutrient sampling methods </w:t>
      </w:r>
      <w:r w:rsidR="002339DB">
        <w:t>followed</w:t>
      </w:r>
      <w:r w:rsidRPr="006C4891">
        <w:t xml:space="preserve"> methods used by EMP as closely as possible. </w:t>
      </w:r>
      <w:r w:rsidR="008714A5" w:rsidRPr="006C4891">
        <w:t xml:space="preserve">At each FRP sampling site, </w:t>
      </w:r>
      <w:r w:rsidR="002339DB">
        <w:t>we collected</w:t>
      </w:r>
      <w:r w:rsidR="008714A5" w:rsidRPr="006C4891">
        <w:t xml:space="preserve"> two to three nutrient samples</w:t>
      </w:r>
      <w:r w:rsidR="002339DB">
        <w:t xml:space="preserve"> from three different sampling locations</w:t>
      </w:r>
      <w:r w:rsidR="00960BB5" w:rsidRPr="006C4891">
        <w:t xml:space="preserve">: </w:t>
      </w:r>
    </w:p>
    <w:p w14:paraId="4FB7340D" w14:textId="7B1BFB31" w:rsidR="008714A5" w:rsidRPr="006C4891" w:rsidRDefault="00960BB5" w:rsidP="002D47EB">
      <w:pPr>
        <w:pStyle w:val="ListParagraph"/>
        <w:numPr>
          <w:ilvl w:val="0"/>
          <w:numId w:val="43"/>
        </w:numPr>
      </w:pPr>
      <w:r w:rsidRPr="006C4891">
        <w:t>Deep</w:t>
      </w:r>
      <w:r w:rsidR="008714A5" w:rsidRPr="006C4891">
        <w:t xml:space="preserve"> within the wetland as possible, where the water will have the greatest influence from the wetland and l</w:t>
      </w:r>
      <w:r w:rsidRPr="006C4891">
        <w:t>east influence from the channel</w:t>
      </w:r>
      <w:r w:rsidR="002339DB">
        <w:t xml:space="preserve"> (when possible)</w:t>
      </w:r>
      <w:r w:rsidRPr="006C4891">
        <w:t>;</w:t>
      </w:r>
    </w:p>
    <w:p w14:paraId="4254B2F6" w14:textId="4F232831" w:rsidR="008714A5" w:rsidRPr="006C4891" w:rsidRDefault="00960BB5" w:rsidP="002D47EB">
      <w:pPr>
        <w:pStyle w:val="ListParagraph"/>
        <w:numPr>
          <w:ilvl w:val="0"/>
          <w:numId w:val="43"/>
        </w:numPr>
      </w:pPr>
      <w:r w:rsidRPr="006C4891">
        <w:t>At</w:t>
      </w:r>
      <w:r w:rsidR="008714A5" w:rsidRPr="006C4891">
        <w:t xml:space="preserve"> breach/outlet of the site where water is active</w:t>
      </w:r>
      <w:r w:rsidRPr="006C4891">
        <w:t>ly moving in or out of the site</w:t>
      </w:r>
      <w:r w:rsidR="009862C7">
        <w:t>, or the location of the future breach at pre=restoration sites; and</w:t>
      </w:r>
    </w:p>
    <w:p w14:paraId="466251D9" w14:textId="77777777" w:rsidR="008714A5" w:rsidRPr="006C4891" w:rsidRDefault="00960BB5" w:rsidP="002D47EB">
      <w:pPr>
        <w:pStyle w:val="ListParagraph"/>
        <w:numPr>
          <w:ilvl w:val="0"/>
          <w:numId w:val="43"/>
        </w:numPr>
      </w:pPr>
      <w:r w:rsidRPr="006C4891">
        <w:t xml:space="preserve">Approximately </w:t>
      </w:r>
      <w:r w:rsidR="008714A5" w:rsidRPr="006C4891">
        <w:t>100 m outside the site, where we expect some influence of the wetland on water quality in the surrounding channel.</w:t>
      </w:r>
    </w:p>
    <w:p w14:paraId="089D5012" w14:textId="15DCB9CA" w:rsidR="00960BB5" w:rsidRPr="002339DB" w:rsidRDefault="002339DB" w:rsidP="002D47EB">
      <w:r>
        <w:t xml:space="preserve">At Tule Red it was infeasible to sample within the wetland on the same date as exterior samples, so only </w:t>
      </w:r>
      <w:r w:rsidR="009862C7">
        <w:t xml:space="preserve">exterior samples were collected. </w:t>
      </w:r>
    </w:p>
    <w:p w14:paraId="5BE943FB" w14:textId="1BBF13E7" w:rsidR="009862C7" w:rsidRDefault="009862C7" w:rsidP="002D47EB">
      <w:r>
        <w:t xml:space="preserve">For each sample we collected two liters of water from just below the surface and transported them back to the lab on ice. </w:t>
      </w:r>
      <w:r w:rsidR="002D47EB" w:rsidRPr="006C4891">
        <w:t>W</w:t>
      </w:r>
      <w:r w:rsidR="002D47EB">
        <w:t>e</w:t>
      </w:r>
      <w:r w:rsidR="002D47EB" w:rsidRPr="006C4891">
        <w:t xml:space="preserve"> measure</w:t>
      </w:r>
      <w:r w:rsidR="002D47EB">
        <w:t>d</w:t>
      </w:r>
      <w:r w:rsidR="002D47EB" w:rsidRPr="006C4891">
        <w:t xml:space="preserve"> chlorophyll florescence from 10 cm below the water’s surface using a YSI 6600 sonde.</w:t>
      </w:r>
    </w:p>
    <w:p w14:paraId="16158767" w14:textId="3A6E26BE" w:rsidR="005B346D" w:rsidRPr="006C4891" w:rsidRDefault="009862C7" w:rsidP="002D47EB">
      <w:r>
        <w:t xml:space="preserve">In the laboratory, we processed the water as required by DWR’s </w:t>
      </w:r>
      <w:proofErr w:type="spellStart"/>
      <w:r>
        <w:t>Bryte</w:t>
      </w:r>
      <w:proofErr w:type="spellEnd"/>
      <w:r>
        <w:t xml:space="preserve"> </w:t>
      </w:r>
      <w:commentRangeStart w:id="49"/>
      <w:r>
        <w:t>laboratory</w:t>
      </w:r>
      <w:commentRangeEnd w:id="49"/>
      <w:r w:rsidR="007F4697">
        <w:rPr>
          <w:rStyle w:val="CommentReference"/>
        </w:rPr>
        <w:commentReference w:id="49"/>
      </w:r>
      <w:r>
        <w:t>. For</w:t>
      </w:r>
      <w:r w:rsidR="005B346D" w:rsidRPr="006C4891">
        <w:t xml:space="preserve"> dissolved nutrient samples, we </w:t>
      </w:r>
      <w:r>
        <w:t>filtered</w:t>
      </w:r>
      <w:r w:rsidR="005B346D" w:rsidRPr="006C4891">
        <w:t xml:space="preserve"> </w:t>
      </w:r>
      <w:r>
        <w:t>20</w:t>
      </w:r>
      <w:r w:rsidR="005B346D" w:rsidRPr="006C4891">
        <w:t>0 mL water</w:t>
      </w:r>
      <w:r w:rsidR="00026582">
        <w:t xml:space="preserve"> using a </w:t>
      </w:r>
      <w:proofErr w:type="gramStart"/>
      <w:r w:rsidR="00026582">
        <w:t>0.45 micron</w:t>
      </w:r>
      <w:proofErr w:type="gramEnd"/>
      <w:r w:rsidR="00026582">
        <w:t xml:space="preserve"> nitrocellulose membrane filter</w:t>
      </w:r>
      <w:r w:rsidR="005B346D" w:rsidRPr="006C4891">
        <w:t xml:space="preserve"> and save</w:t>
      </w:r>
      <w:r>
        <w:t>d</w:t>
      </w:r>
      <w:r w:rsidR="005B346D" w:rsidRPr="006C4891">
        <w:t xml:space="preserve"> the filtrate on ice; for total nutrients, we </w:t>
      </w:r>
      <w:r>
        <w:t xml:space="preserve">filled </w:t>
      </w:r>
      <w:r w:rsidR="005B346D" w:rsidRPr="006C4891">
        <w:t>the sample bottle with unfiltered water</w:t>
      </w:r>
      <w:r>
        <w:t xml:space="preserve"> and</w:t>
      </w:r>
      <w:r w:rsidR="005B346D" w:rsidRPr="006C4891">
        <w:t xml:space="preserve"> place</w:t>
      </w:r>
      <w:r>
        <w:t>d</w:t>
      </w:r>
      <w:r w:rsidR="005B346D" w:rsidRPr="006C4891">
        <w:t xml:space="preserve"> the sample on ice. </w:t>
      </w:r>
      <w:r>
        <w:t xml:space="preserve">We collected one chlorophyll sample per day </w:t>
      </w:r>
      <w:r w:rsidR="002D47EB">
        <w:t xml:space="preserve">to calibrate chlorophyll florescence readings. For each chlorophyll sample, we collected one liter of surface water </w:t>
      </w:r>
      <w:r>
        <w:t xml:space="preserve">and </w:t>
      </w:r>
      <w:r w:rsidR="002D47EB">
        <w:t xml:space="preserve">transported the water to the lab. In the lab, we </w:t>
      </w:r>
      <w:r>
        <w:t>filtered</w:t>
      </w:r>
      <w:r w:rsidR="002D47EB">
        <w:t xml:space="preserve"> 500 mL of water onto a </w:t>
      </w:r>
      <w:commentRangeStart w:id="50"/>
      <w:r w:rsidR="00AD392D">
        <w:t>GF/F</w:t>
      </w:r>
      <w:r w:rsidR="002D47EB">
        <w:t xml:space="preserve"> </w:t>
      </w:r>
      <w:commentRangeEnd w:id="50"/>
      <w:r w:rsidR="00026582">
        <w:rPr>
          <w:rStyle w:val="CommentReference"/>
        </w:rPr>
        <w:commentReference w:id="50"/>
      </w:r>
      <w:r w:rsidR="002D47EB">
        <w:t xml:space="preserve">glass fiber filter and froze the sample immediately.  </w:t>
      </w:r>
      <w:r>
        <w:t xml:space="preserve"> </w:t>
      </w:r>
      <w:r w:rsidR="005B346D" w:rsidRPr="006C4891">
        <w:t xml:space="preserve"> </w:t>
      </w:r>
    </w:p>
    <w:p w14:paraId="691CCBFE" w14:textId="77777777" w:rsidR="003918A8" w:rsidRPr="0064488F" w:rsidRDefault="003918A8" w:rsidP="00463B5C">
      <w:pPr>
        <w:pStyle w:val="Heading4"/>
      </w:pPr>
      <w:r>
        <w:t>Fish</w:t>
      </w:r>
    </w:p>
    <w:p w14:paraId="52F82B1F" w14:textId="77777777" w:rsidR="005B346D" w:rsidRPr="00EA4EB4" w:rsidRDefault="005B346D" w:rsidP="007F4697">
      <w:pPr>
        <w:rPr>
          <w:rFonts w:cs="Times New Roman"/>
        </w:rPr>
      </w:pPr>
    </w:p>
    <w:p w14:paraId="391FD31C" w14:textId="77777777" w:rsidR="00026582" w:rsidRDefault="001D2C3E" w:rsidP="00026582">
      <w:pPr>
        <w:keepNext/>
      </w:pPr>
      <w:r w:rsidRPr="006C4891">
        <w:rPr>
          <w:rFonts w:cs="Times New Roman"/>
          <w:noProof/>
        </w:rPr>
        <w:lastRenderedPageBreak/>
        <w:drawing>
          <wp:inline distT="0" distB="0" distL="0" distR="0" wp14:anchorId="2A147CB6" wp14:editId="1266A969">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159B20A7" w14:textId="733C41A0" w:rsidR="00FF27B7" w:rsidRPr="00EA4EB4" w:rsidRDefault="00026582" w:rsidP="00026582">
      <w:pPr>
        <w:pStyle w:val="Caption"/>
        <w:rPr>
          <w:rFonts w:cs="Times New Roman"/>
        </w:rPr>
      </w:pPr>
      <w:r>
        <w:t xml:space="preserve">Figure </w:t>
      </w:r>
      <w:fldSimple w:instr=" SEQ Figure \* ARABIC ">
        <w:r w:rsidR="00EC6B9B">
          <w:rPr>
            <w:noProof/>
          </w:rPr>
          <w:t>22</w:t>
        </w:r>
      </w:fldSimple>
      <w:r>
        <w:t>.</w:t>
      </w:r>
      <w:r w:rsidRPr="00026582">
        <w:rPr>
          <w:rFonts w:cs="Times New Roman"/>
        </w:rPr>
        <w:t xml:space="preserve"> </w:t>
      </w:r>
      <w:r w:rsidRPr="00EA4EB4">
        <w:rPr>
          <w:rFonts w:cs="Times New Roman"/>
        </w:rPr>
        <w:t xml:space="preserve">Zooplankton sampling stations. We will take zooplankton macroinvertebrates, and nutrients samples from shallow wetland habitats (green stars) in proximity to established 20mm sampling sites (pink </w:t>
      </w:r>
      <w:proofErr w:type="spellStart"/>
      <w:r w:rsidRPr="00EA4EB4">
        <w:rPr>
          <w:rFonts w:cs="Times New Roman"/>
        </w:rPr>
        <w:t>Xs</w:t>
      </w:r>
      <w:proofErr w:type="spellEnd"/>
      <w:r w:rsidRPr="00EA4EB4">
        <w:rPr>
          <w:rFonts w:cs="Times New Roman"/>
        </w:rPr>
        <w:t>), established FMWT zooplankton sites (orange shrimp), and EMP sites (blue triangles).</w:t>
      </w:r>
    </w:p>
    <w:p w14:paraId="56EB50C7" w14:textId="33F14165" w:rsidR="00026582" w:rsidRDefault="00026582" w:rsidP="00026582">
      <w:pPr>
        <w:pStyle w:val="Caption"/>
        <w:keepNext/>
      </w:pPr>
      <w:bookmarkStart w:id="51" w:name="_Ref7616356"/>
      <w:r>
        <w:t xml:space="preserve">Table </w:t>
      </w:r>
      <w:fldSimple w:instr=" SEQ Table \* ARABIC ">
        <w:r w:rsidR="00CF6AD6">
          <w:rPr>
            <w:noProof/>
          </w:rPr>
          <w:t>13</w:t>
        </w:r>
      </w:fldSimple>
      <w:bookmarkEnd w:id="51"/>
      <w:r w:rsidR="00FA5153">
        <w:rPr>
          <w:noProof/>
        </w:rPr>
        <w:t>.</w:t>
      </w:r>
      <w:r w:rsidRPr="00026582">
        <w:rPr>
          <w:rFonts w:cs="Times New Roman"/>
        </w:rPr>
        <w:t xml:space="preserve"> </w:t>
      </w:r>
      <w:r w:rsidRPr="00EA4EB4">
        <w:rPr>
          <w:rFonts w:cs="Times New Roman"/>
        </w:rPr>
        <w:t xml:space="preserve">Sample numbers for </w:t>
      </w:r>
      <w:r>
        <w:rPr>
          <w:rFonts w:cs="Times New Roman"/>
        </w:rPr>
        <w:t>meso- and macro-zooplankton</w:t>
      </w:r>
      <w:r w:rsidRPr="00EA4EB4">
        <w:rPr>
          <w:rFonts w:cs="Times New Roman"/>
        </w:rPr>
        <w:t xml:space="preserve"> trawls and nutrient samples taken </w:t>
      </w:r>
      <w:r>
        <w:rPr>
          <w:rFonts w:cs="Times New Roman"/>
        </w:rPr>
        <w:t>concurrently with other monitoring programs</w:t>
      </w:r>
      <w:r w:rsidRPr="00EA4EB4">
        <w:rPr>
          <w:rFonts w:cs="Times New Roman"/>
        </w:rPr>
        <w:t>.</w:t>
      </w:r>
    </w:p>
    <w:tbl>
      <w:tblPr>
        <w:tblW w:w="10119" w:type="dxa"/>
        <w:tblInd w:w="108" w:type="dxa"/>
        <w:tblLook w:val="04A0" w:firstRow="1" w:lastRow="0" w:firstColumn="1" w:lastColumn="0" w:noHBand="0" w:noVBand="1"/>
      </w:tblPr>
      <w:tblGrid>
        <w:gridCol w:w="876"/>
        <w:gridCol w:w="1200"/>
        <w:gridCol w:w="84"/>
        <w:gridCol w:w="2236"/>
        <w:gridCol w:w="883"/>
        <w:gridCol w:w="1220"/>
        <w:gridCol w:w="1120"/>
        <w:gridCol w:w="1540"/>
        <w:gridCol w:w="960"/>
      </w:tblGrid>
      <w:tr w:rsidR="00C76385" w:rsidRPr="0044041D" w14:paraId="732E5A9D" w14:textId="77777777" w:rsidTr="00026582">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FRP Site</w:t>
            </w:r>
          </w:p>
        </w:tc>
        <w:tc>
          <w:tcPr>
            <w:tcW w:w="883"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7F4697">
            <w:pPr>
              <w:rPr>
                <w:rFonts w:eastAsia="Times New Roman" w:cs="Times New Roman"/>
                <w:color w:val="000000"/>
              </w:rPr>
            </w:pPr>
            <w:proofErr w:type="spellStart"/>
            <w:r w:rsidRPr="0044041D">
              <w:rPr>
                <w:rFonts w:eastAsia="Times New Roman" w:cs="Times New Roman"/>
                <w:color w:val="000000"/>
              </w:rPr>
              <w:t>Zoop</w:t>
            </w:r>
            <w:proofErr w:type="spellEnd"/>
            <w:r w:rsidRPr="0044041D">
              <w:rPr>
                <w:rFonts w:eastAsia="Times New Roman" w:cs="Times New Roman"/>
                <w:color w:val="000000"/>
              </w:rPr>
              <w:t xml:space="preserve">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7F4697">
            <w:pPr>
              <w:rPr>
                <w:rFonts w:eastAsia="Times New Roman" w:cs="Times New Roman"/>
                <w:color w:val="000000"/>
              </w:rPr>
            </w:pPr>
            <w:r w:rsidRPr="0044041D">
              <w:rPr>
                <w:rFonts w:eastAsia="Times New Roman" w:cs="Times New Roman"/>
                <w:color w:val="000000"/>
              </w:rPr>
              <w:t>Nutrient Water</w:t>
            </w:r>
            <w:r w:rsidR="0000444B">
              <w:rPr>
                <w:rFonts w:eastAsia="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Total</w:t>
            </w:r>
          </w:p>
        </w:tc>
      </w:tr>
      <w:tr w:rsidR="00C76385" w:rsidRPr="0044041D" w14:paraId="656B7E20" w14:textId="77777777" w:rsidTr="00026582">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Little Honker/Blacklock</w:t>
            </w:r>
          </w:p>
        </w:tc>
        <w:tc>
          <w:tcPr>
            <w:tcW w:w="883" w:type="dxa"/>
            <w:tcBorders>
              <w:top w:val="nil"/>
              <w:left w:val="nil"/>
              <w:bottom w:val="nil"/>
              <w:right w:val="nil"/>
            </w:tcBorders>
            <w:shd w:val="clear" w:color="auto" w:fill="auto"/>
            <w:noWrap/>
            <w:vAlign w:val="center"/>
            <w:hideMark/>
          </w:tcPr>
          <w:p w14:paraId="031C1A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745A7A60" w14:textId="77777777" w:rsidTr="00026582">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Lindsey Slough</w:t>
            </w:r>
          </w:p>
        </w:tc>
        <w:tc>
          <w:tcPr>
            <w:tcW w:w="883" w:type="dxa"/>
            <w:tcBorders>
              <w:top w:val="nil"/>
              <w:left w:val="nil"/>
              <w:bottom w:val="nil"/>
              <w:right w:val="nil"/>
            </w:tcBorders>
            <w:shd w:val="clear" w:color="auto" w:fill="auto"/>
            <w:noWrap/>
            <w:vAlign w:val="center"/>
            <w:hideMark/>
          </w:tcPr>
          <w:p w14:paraId="30B6F8B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6745FF64" w14:textId="77777777" w:rsidTr="00026582">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Island</w:t>
            </w:r>
          </w:p>
        </w:tc>
        <w:tc>
          <w:tcPr>
            <w:tcW w:w="883" w:type="dxa"/>
            <w:tcBorders>
              <w:top w:val="nil"/>
              <w:left w:val="nil"/>
              <w:bottom w:val="nil"/>
              <w:right w:val="nil"/>
            </w:tcBorders>
            <w:shd w:val="clear" w:color="auto" w:fill="auto"/>
            <w:noWrap/>
            <w:vAlign w:val="center"/>
            <w:hideMark/>
          </w:tcPr>
          <w:p w14:paraId="49D6ED9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4F05E219" w14:textId="77777777" w:rsidTr="00026582">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Liberty Island</w:t>
            </w:r>
          </w:p>
        </w:tc>
        <w:tc>
          <w:tcPr>
            <w:tcW w:w="883" w:type="dxa"/>
            <w:tcBorders>
              <w:top w:val="nil"/>
              <w:left w:val="nil"/>
              <w:bottom w:val="nil"/>
              <w:right w:val="nil"/>
            </w:tcBorders>
            <w:shd w:val="clear" w:color="auto" w:fill="auto"/>
            <w:noWrap/>
            <w:vAlign w:val="center"/>
            <w:hideMark/>
          </w:tcPr>
          <w:p w14:paraId="242A325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5DB59B88" w14:textId="77777777" w:rsidTr="00026582">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63ABEF4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4E2975E2" w14:textId="77777777" w:rsidTr="00026582">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Liberty</w:t>
            </w:r>
          </w:p>
        </w:tc>
        <w:tc>
          <w:tcPr>
            <w:tcW w:w="883" w:type="dxa"/>
            <w:tcBorders>
              <w:top w:val="nil"/>
              <w:left w:val="nil"/>
              <w:bottom w:val="nil"/>
              <w:right w:val="nil"/>
            </w:tcBorders>
            <w:shd w:val="clear" w:color="auto" w:fill="auto"/>
            <w:noWrap/>
            <w:vAlign w:val="center"/>
            <w:hideMark/>
          </w:tcPr>
          <w:p w14:paraId="6292FB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BF987AC" w14:textId="77777777" w:rsidTr="00026582">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5E766E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38E7735" w14:textId="77777777" w:rsidTr="00026582">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Grizzly Bay</w:t>
            </w:r>
          </w:p>
        </w:tc>
        <w:tc>
          <w:tcPr>
            <w:tcW w:w="883" w:type="dxa"/>
            <w:tcBorders>
              <w:top w:val="nil"/>
              <w:left w:val="nil"/>
              <w:bottom w:val="nil"/>
              <w:right w:val="nil"/>
            </w:tcBorders>
            <w:shd w:val="clear" w:color="auto" w:fill="auto"/>
            <w:noWrap/>
            <w:vAlign w:val="center"/>
            <w:hideMark/>
          </w:tcPr>
          <w:p w14:paraId="7722AB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538B2368" w14:textId="77777777" w:rsidTr="00026582">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lastRenderedPageBreak/>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Rush Ranch/Wings</w:t>
            </w:r>
          </w:p>
        </w:tc>
        <w:tc>
          <w:tcPr>
            <w:tcW w:w="883" w:type="dxa"/>
            <w:tcBorders>
              <w:top w:val="nil"/>
              <w:left w:val="nil"/>
              <w:bottom w:val="nil"/>
              <w:right w:val="nil"/>
            </w:tcBorders>
            <w:shd w:val="clear" w:color="auto" w:fill="auto"/>
            <w:noWrap/>
            <w:vAlign w:val="center"/>
            <w:hideMark/>
          </w:tcPr>
          <w:p w14:paraId="7B6F98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284587A3" w14:textId="77777777" w:rsidTr="00026582">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Decker Island</w:t>
            </w:r>
          </w:p>
        </w:tc>
        <w:tc>
          <w:tcPr>
            <w:tcW w:w="883" w:type="dxa"/>
            <w:tcBorders>
              <w:top w:val="nil"/>
              <w:left w:val="nil"/>
              <w:bottom w:val="nil"/>
              <w:right w:val="nil"/>
            </w:tcBorders>
            <w:shd w:val="clear" w:color="auto" w:fill="auto"/>
            <w:noWrap/>
            <w:vAlign w:val="center"/>
            <w:hideMark/>
          </w:tcPr>
          <w:p w14:paraId="0DF8D38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12A9916D" w14:textId="77777777" w:rsidTr="00026582">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Stacy’s Island</w:t>
            </w:r>
          </w:p>
        </w:tc>
        <w:tc>
          <w:tcPr>
            <w:tcW w:w="883" w:type="dxa"/>
            <w:tcBorders>
              <w:top w:val="nil"/>
              <w:left w:val="nil"/>
              <w:bottom w:val="nil"/>
              <w:right w:val="nil"/>
            </w:tcBorders>
            <w:shd w:val="clear" w:color="auto" w:fill="auto"/>
            <w:noWrap/>
            <w:vAlign w:val="center"/>
            <w:hideMark/>
          </w:tcPr>
          <w:p w14:paraId="1C5480F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6761BAD1" w14:textId="77777777" w:rsidTr="00026582">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Browns</w:t>
            </w:r>
          </w:p>
        </w:tc>
        <w:tc>
          <w:tcPr>
            <w:tcW w:w="883"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371C8B7F" w14:textId="77777777" w:rsidTr="00026582">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7F4697">
            <w:pPr>
              <w:rPr>
                <w:rFonts w:eastAsia="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7F4697">
            <w:pPr>
              <w:rPr>
                <w:rFonts w:eastAsia="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7F4697">
            <w:pPr>
              <w:rPr>
                <w:rFonts w:eastAsia="Times New Roman" w:cs="Times New Roman"/>
                <w:sz w:val="20"/>
                <w:szCs w:val="20"/>
              </w:rPr>
            </w:pPr>
          </w:p>
        </w:tc>
        <w:tc>
          <w:tcPr>
            <w:tcW w:w="883" w:type="dxa"/>
            <w:tcBorders>
              <w:top w:val="nil"/>
              <w:left w:val="nil"/>
              <w:bottom w:val="nil"/>
              <w:right w:val="nil"/>
            </w:tcBorders>
            <w:shd w:val="clear" w:color="auto" w:fill="auto"/>
            <w:noWrap/>
            <w:vAlign w:val="bottom"/>
            <w:hideMark/>
          </w:tcPr>
          <w:p w14:paraId="1FC797C9" w14:textId="77777777" w:rsidR="00C76385" w:rsidRPr="0044041D" w:rsidRDefault="00C76385" w:rsidP="007F4697">
            <w:pPr>
              <w:rPr>
                <w:rFonts w:eastAsia="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7F4697">
            <w:pPr>
              <w:rPr>
                <w:rFonts w:eastAsia="Times New Roman" w:cs="Times New Roman"/>
                <w:color w:val="000000"/>
              </w:rPr>
            </w:pPr>
            <w:r>
              <w:rPr>
                <w:rFonts w:eastAsia="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52" w:name="_Toc536509190"/>
      <w:r w:rsidRPr="006C4891">
        <w:t>Lab methods</w:t>
      </w:r>
      <w:bookmarkEnd w:id="52"/>
    </w:p>
    <w:p w14:paraId="2DC7844B" w14:textId="77777777" w:rsidR="00FF27B7" w:rsidRPr="00EA4EB4" w:rsidRDefault="00FF27B7" w:rsidP="007F4697">
      <w:r w:rsidRPr="00EA4EB4">
        <w:t>Zooplankton will be processed using the same methods as IEP’s 20mm Survey. In brief:</w:t>
      </w:r>
    </w:p>
    <w:p w14:paraId="5A2B0C0F" w14:textId="34BDD8DA" w:rsidR="00FF27B7" w:rsidRPr="00EA4EB4" w:rsidRDefault="00FF27B7" w:rsidP="007F4697">
      <w:r w:rsidRPr="00EA4EB4">
        <w:t xml:space="preserve">All samples </w:t>
      </w:r>
      <w:r w:rsidR="00D36868">
        <w:t>were</w:t>
      </w:r>
      <w:r w:rsidRPr="00EA4EB4">
        <w:t xml:space="preserve"> filtered and washed in a 150 </w:t>
      </w:r>
      <w:r w:rsidRPr="00EA4EB4">
        <w:sym w:font="Symbol" w:char="F06D"/>
      </w:r>
      <w:r w:rsidRPr="00EA4EB4">
        <w:t xml:space="preserve">m mesh sieve. Filtered zooplankton </w:t>
      </w:r>
      <w:r w:rsidR="00D36868">
        <w:t>were</w:t>
      </w:r>
      <w:r w:rsidRPr="00EA4EB4">
        <w:t xml:space="preserve"> diluted to a set volume depending on the concentration of zooplankton and/or detritus. 1mL subsamples </w:t>
      </w:r>
      <w:r w:rsidR="00D36868">
        <w:t>were</w:t>
      </w:r>
      <w:r w:rsidRPr="00EA4EB4">
        <w:t xml:space="preserve"> placed on a Sedgewick-Rafter cell glass slide. All organisms </w:t>
      </w:r>
      <w:r w:rsidR="00D36868">
        <w:t>were</w:t>
      </w:r>
      <w:r w:rsidRPr="00EA4EB4">
        <w:t xml:space="preserve"> identified to the taxonomic resolution identified in</w:t>
      </w:r>
      <w:r w:rsidR="00D36868">
        <w:t xml:space="preserve"> </w:t>
      </w:r>
      <w:r w:rsidR="00D36868">
        <w:fldChar w:fldCharType="begin"/>
      </w:r>
      <w:r w:rsidR="00D36868">
        <w:instrText xml:space="preserve"> REF _Ref7616826 \h </w:instrText>
      </w:r>
      <w:r w:rsidR="00D36868">
        <w:fldChar w:fldCharType="separate"/>
      </w:r>
      <w:r w:rsidR="00D36868">
        <w:t xml:space="preserve">Table </w:t>
      </w:r>
      <w:r w:rsidR="00D36868">
        <w:rPr>
          <w:noProof/>
        </w:rPr>
        <w:t>3</w:t>
      </w:r>
      <w:r w:rsidR="00D36868">
        <w:fldChar w:fldCharType="end"/>
      </w:r>
      <w:r w:rsidRPr="00EA4EB4">
        <w:t xml:space="preserve">. At least 5 slides, but no more than 20 slides </w:t>
      </w:r>
      <w:r w:rsidR="00D36868">
        <w:t>were</w:t>
      </w:r>
      <w:r w:rsidRPr="00EA4EB4">
        <w:t xml:space="preserve"> processed for each sample, targeting </w:t>
      </w:r>
      <w:r w:rsidR="00026582">
        <w:t>400 organisms</w:t>
      </w:r>
      <w:r w:rsidRPr="00EA4EB4">
        <w:t xml:space="preserve">. This subsample </w:t>
      </w:r>
      <w:r w:rsidR="00D36868">
        <w:t xml:space="preserve">was </w:t>
      </w:r>
      <w:r w:rsidRPr="00EA4EB4">
        <w:t xml:space="preserve">then be extrapolated to calculate the total number of organisms in the sample in individuals per </w:t>
      </w:r>
      <w:r w:rsidR="00026582">
        <w:t>cubic meter of water sampled</w:t>
      </w:r>
      <w:r w:rsidRPr="00EA4EB4">
        <w:t xml:space="preserve">. </w:t>
      </w:r>
    </w:p>
    <w:p w14:paraId="407A7AFC" w14:textId="21B815C9" w:rsidR="00FF27B7" w:rsidRPr="00EA4EB4" w:rsidRDefault="00FF27B7" w:rsidP="007F4697">
      <w:r w:rsidRPr="00EA4EB4">
        <w:t xml:space="preserve">All samples </w:t>
      </w:r>
      <w:r w:rsidR="00D36868">
        <w:t>were</w:t>
      </w:r>
      <w:r w:rsidRPr="00EA4EB4">
        <w:t xml:space="preserve"> processed by a trained Senior Laboratory Assistant (SLA). A subset of samples </w:t>
      </w:r>
      <w:r w:rsidR="00D36868">
        <w:t>had</w:t>
      </w:r>
      <w:r w:rsidRPr="00EA4EB4">
        <w:t xml:space="preserve"> identifications checked by a second SLA</w:t>
      </w:r>
      <w:r w:rsidR="00A32501" w:rsidRPr="00EA4EB4">
        <w:t xml:space="preserve"> or Environmental Scientist</w:t>
      </w:r>
      <w:r w:rsidRPr="00EA4EB4">
        <w:t xml:space="preserve"> for quality assurance.</w:t>
      </w:r>
    </w:p>
    <w:p w14:paraId="35CCDFBA" w14:textId="77777777" w:rsidR="00FF27B7" w:rsidRPr="00EA4EB4" w:rsidRDefault="00FF27B7" w:rsidP="007F4697">
      <w:r w:rsidRPr="00EA4EB4">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F5B3EC1" w:rsidR="00FF27B7" w:rsidRPr="00EA4EB4" w:rsidRDefault="005B346D" w:rsidP="007F4697">
      <w:commentRangeStart w:id="53"/>
      <w:r w:rsidRPr="00520FA9">
        <w:t>Nutrient samples</w:t>
      </w:r>
      <w:r w:rsidRPr="006C4891">
        <w:rPr>
          <w:rFonts w:eastAsia="Calibri"/>
          <w:u w:color="000000"/>
        </w:rPr>
        <w:t xml:space="preserve"> are processed at DWR’s </w:t>
      </w:r>
      <w:proofErr w:type="spellStart"/>
      <w:r w:rsidRPr="006C4891">
        <w:rPr>
          <w:rFonts w:eastAsia="Calibri"/>
          <w:u w:color="000000"/>
        </w:rPr>
        <w:t>Bryte</w:t>
      </w:r>
      <w:proofErr w:type="spellEnd"/>
      <w:r w:rsidRPr="006C4891">
        <w:rPr>
          <w:rFonts w:eastAsia="Calibri"/>
          <w:u w:color="000000"/>
        </w:rPr>
        <w:t xml:space="preserve"> laboratory using standard methods</w:t>
      </w:r>
      <w:r w:rsidR="00D36868">
        <w:rPr>
          <w:rFonts w:eastAsia="Calibri"/>
          <w:u w:color="000000"/>
        </w:rPr>
        <w:t>.</w:t>
      </w:r>
      <w:commentRangeEnd w:id="53"/>
      <w:r w:rsidR="00D36868">
        <w:rPr>
          <w:rStyle w:val="CommentReference"/>
        </w:rPr>
        <w:commentReference w:id="53"/>
      </w:r>
    </w:p>
    <w:p w14:paraId="3F7EC628" w14:textId="77777777" w:rsidR="00FF27B7" w:rsidRPr="006C4891" w:rsidRDefault="00FF27B7" w:rsidP="00463B5C">
      <w:pPr>
        <w:pStyle w:val="Heading3"/>
      </w:pPr>
      <w:bookmarkStart w:id="54" w:name="_Toc536509191"/>
      <w:r w:rsidRPr="006C4891">
        <w:t>Analysis</w:t>
      </w:r>
      <w:bookmarkEnd w:id="54"/>
    </w:p>
    <w:p w14:paraId="7D84BF66" w14:textId="77777777" w:rsidR="00FF27B7" w:rsidRPr="00EA4EB4" w:rsidRDefault="00FF27B7" w:rsidP="007F4697">
      <w:r w:rsidRPr="00EA4EB4">
        <w:t>To compute biomass per unit effort (BPUE), we will use the average biomass by life stage established for common zooplankton taxa collected by the 20 mm Survey and FMWT survey (Hennessy unpublished data).</w:t>
      </w:r>
    </w:p>
    <w:p w14:paraId="68AFA835" w14:textId="761D3590" w:rsidR="00FF27B7" w:rsidRPr="00471D53" w:rsidRDefault="00FF27B7" w:rsidP="007F4697">
      <w:r w:rsidRPr="00EA4EB4">
        <w:t>To answer question 1 on spatial variability, we will compare CPUE and BPUE from samples</w:t>
      </w:r>
      <w:r>
        <w:t xml:space="preserve"> collected </w:t>
      </w:r>
      <w:r w:rsidRPr="00471D53">
        <w:t>across habitat types and over the salinity gradient using generalized linear models (GLMs), with predictor variables listed in</w:t>
      </w:r>
      <w:r w:rsidR="00D36868">
        <w:t xml:space="preserve"> </w:t>
      </w:r>
      <w:r w:rsidR="00D36868">
        <w:fldChar w:fldCharType="begin"/>
      </w:r>
      <w:r w:rsidR="00D36868">
        <w:instrText xml:space="preserve"> REF _Ref7616980 \h </w:instrText>
      </w:r>
      <w:r w:rsidR="00D36868">
        <w:fldChar w:fldCharType="separate"/>
      </w:r>
      <w:r w:rsidR="00D36868">
        <w:t xml:space="preserve">Table </w:t>
      </w:r>
      <w:r w:rsidR="00D36868">
        <w:rPr>
          <w:noProof/>
        </w:rPr>
        <w:t>7</w:t>
      </w:r>
      <w:r w:rsidR="00D36868">
        <w:fldChar w:fldCharType="end"/>
      </w:r>
      <w:r w:rsidRPr="00471D53">
        <w:t xml:space="preserve">. We will test the fit of all possible models and their first-order interactions using AICc (Anderson et al. 2000, </w:t>
      </w:r>
      <w:proofErr w:type="spellStart"/>
      <w:r w:rsidRPr="00471D53">
        <w:t>Gotelli</w:t>
      </w:r>
      <w:proofErr w:type="spellEnd"/>
      <w:r w:rsidRPr="00471D53">
        <w:t xml:space="preserve"> and Ellison 2012), though we may not be able to incorporate both Collection Group and Habitat type in the same model due to co</w:t>
      </w:r>
      <w:r>
        <w:t>-</w:t>
      </w:r>
      <w:r w:rsidRPr="00471D53">
        <w:t>linearity. Environmental variables may be used as covariates to explain potential differences in catch between areas.</w:t>
      </w:r>
      <w:r>
        <w:t xml:space="preserve"> </w:t>
      </w:r>
    </w:p>
    <w:p w14:paraId="35D4F8B5" w14:textId="77777777" w:rsidR="00FF27B7" w:rsidRPr="00EA4EB4" w:rsidRDefault="00FF27B7" w:rsidP="007F4697">
      <w:r>
        <w:t>We will</w:t>
      </w:r>
      <w:r w:rsidRPr="00471D53">
        <w:t xml:space="preserve"> also use analysis of similarities, non-metric multidimensional scaling, and/or canonical correspondence analysis to test differences in community composition between habitat types</w:t>
      </w:r>
      <w:r>
        <w:t xml:space="preserve"> and </w:t>
      </w:r>
      <w:r w:rsidRPr="00EA4EB4">
        <w:t xml:space="preserve">across the salinity gradient. </w:t>
      </w:r>
    </w:p>
    <w:p w14:paraId="46561078" w14:textId="77777777" w:rsidR="0008458E" w:rsidRPr="00EA4EB4" w:rsidRDefault="0008458E" w:rsidP="007F4697">
      <w:r w:rsidRPr="006C4891">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w:t>
      </w:r>
      <w:r w:rsidRPr="006C4891">
        <w:lastRenderedPageBreak/>
        <w:t xml:space="preserve">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i/>
        </w:rPr>
        <w:t>Microcystis</w:t>
      </w:r>
      <w:r w:rsidRPr="006C4891">
        <w:t xml:space="preserve"> and other cyanobacteria with nitrogen concentrations.</w:t>
      </w:r>
    </w:p>
    <w:p w14:paraId="034C3668" w14:textId="6067FCE1" w:rsidR="00D36868" w:rsidRDefault="00D36868" w:rsidP="00D36868">
      <w:pPr>
        <w:pStyle w:val="Caption"/>
        <w:keepNext/>
      </w:pPr>
      <w:bookmarkStart w:id="55" w:name="_Ref7616980"/>
      <w:r>
        <w:t xml:space="preserve">Table </w:t>
      </w:r>
      <w:fldSimple w:instr=" SEQ Table \* ARABIC ">
        <w:r w:rsidR="00CF6AD6">
          <w:rPr>
            <w:noProof/>
          </w:rPr>
          <w:t>14</w:t>
        </w:r>
      </w:fldSimple>
      <w:bookmarkEnd w:id="55"/>
      <w:r>
        <w:t>.</w:t>
      </w:r>
      <w:r w:rsidRPr="00D36868">
        <w:t xml:space="preserve"> </w:t>
      </w:r>
      <w:r>
        <w:t>P</w:t>
      </w:r>
      <w:r w:rsidRPr="00EA4EB4">
        <w:t>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7F4697">
            <w:pPr>
              <w:rPr>
                <w:rFonts w:eastAsia="Times New Roman"/>
                <w:color w:val="000000"/>
              </w:rPr>
            </w:pPr>
            <w:r w:rsidRPr="009B6E15">
              <w:rPr>
                <w:rFonts w:eastAsia="Times New Roman"/>
                <w:color w:val="000000"/>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7F4697">
            <w:pPr>
              <w:rPr>
                <w:rFonts w:eastAsia="Times New Roman"/>
                <w:color w:val="000000"/>
              </w:rPr>
            </w:pPr>
            <w:r w:rsidRPr="009B6E15">
              <w:rPr>
                <w:rFonts w:eastAsia="Times New Roman"/>
                <w:color w:val="000000"/>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7F4697">
            <w:pPr>
              <w:rPr>
                <w:rFonts w:eastAsia="Times New Roman"/>
                <w:color w:val="000000"/>
              </w:rPr>
            </w:pPr>
            <w:r w:rsidRPr="009B6E15">
              <w:rPr>
                <w:rFonts w:eastAsia="Times New Roman"/>
                <w:color w:val="000000"/>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7F4697">
            <w:pPr>
              <w:rPr>
                <w:rFonts w:eastAsia="Times New Roman"/>
                <w:color w:val="000000"/>
              </w:rPr>
            </w:pPr>
            <w:r w:rsidRPr="009B6E15">
              <w:rPr>
                <w:rFonts w:eastAsia="Times New Roman"/>
                <w:color w:val="000000"/>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7F4697">
            <w:pPr>
              <w:rPr>
                <w:rFonts w:eastAsia="Times New Roman"/>
                <w:color w:val="000000"/>
              </w:rPr>
            </w:pPr>
            <w:r w:rsidRPr="009B6E15">
              <w:rPr>
                <w:rFonts w:eastAsia="Times New Roman"/>
                <w:color w:val="000000"/>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7F4697">
            <w:pPr>
              <w:rPr>
                <w:rFonts w:eastAsia="Times New Roman"/>
                <w:color w:val="000000"/>
              </w:rPr>
            </w:pPr>
            <w:r w:rsidRPr="009B6E15">
              <w:rPr>
                <w:rFonts w:eastAsia="Times New Roman"/>
                <w:color w:val="000000"/>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7F4697">
            <w:pPr>
              <w:rPr>
                <w:rFonts w:eastAsia="Times New Roman"/>
                <w:color w:val="000000"/>
              </w:rPr>
            </w:pPr>
            <w:r>
              <w:rPr>
                <w:rFonts w:eastAsia="Times New Roman"/>
                <w:color w:val="000000"/>
              </w:rPr>
              <w:t xml:space="preserve">EMP, </w:t>
            </w:r>
            <w:r w:rsidR="00FF27B7" w:rsidRPr="009B6E15">
              <w:rPr>
                <w:rFonts w:eastAsia="Times New Roman"/>
                <w:color w:val="000000"/>
              </w:rPr>
              <w:t>20mm survey</w:t>
            </w:r>
            <w:r w:rsidR="00FF27B7">
              <w:rPr>
                <w:rFonts w:eastAsia="Times New Roman"/>
                <w:color w:val="000000"/>
              </w:rPr>
              <w:t>, FMWT survey,</w:t>
            </w:r>
            <w:r w:rsidR="00FF27B7" w:rsidRPr="009B6E15">
              <w:rPr>
                <w:rFonts w:eastAsia="Times New Roman"/>
                <w:color w:val="000000"/>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7F4697">
            <w:pPr>
              <w:rPr>
                <w:rFonts w:eastAsia="Times New Roman"/>
                <w:color w:val="000000"/>
              </w:rPr>
            </w:pPr>
            <w:r w:rsidRPr="009B6E15">
              <w:rPr>
                <w:rFonts w:eastAsia="Times New Roman"/>
                <w:color w:val="000000"/>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7F4697">
            <w:pPr>
              <w:rPr>
                <w:rFonts w:eastAsia="Times New Roman"/>
                <w:color w:val="000000"/>
              </w:rPr>
            </w:pPr>
            <w:r w:rsidRPr="009B6E15">
              <w:rPr>
                <w:rFonts w:eastAsia="Times New Roman"/>
                <w:color w:val="000000"/>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7F4697">
            <w:pPr>
              <w:rPr>
                <w:rFonts w:eastAsia="Times New Roman"/>
                <w:color w:val="000000"/>
              </w:rPr>
            </w:pPr>
            <w:r w:rsidRPr="009B6E15">
              <w:rPr>
                <w:rFonts w:eastAsia="Times New Roman"/>
                <w:color w:val="000000"/>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7F4697">
            <w:pPr>
              <w:rPr>
                <w:rFonts w:eastAsia="Times New Roman"/>
                <w:color w:val="000000"/>
              </w:rPr>
            </w:pPr>
            <w:r w:rsidRPr="009B6E15">
              <w:rPr>
                <w:rFonts w:eastAsia="Times New Roman"/>
                <w:color w:val="000000"/>
              </w:rPr>
              <w:t xml:space="preserve">Distance from the Golden Gate, in Km. </w:t>
            </w:r>
          </w:p>
        </w:tc>
      </w:tr>
    </w:tbl>
    <w:p w14:paraId="36FBB283" w14:textId="77777777" w:rsidR="00FF27B7" w:rsidRDefault="00FF27B7" w:rsidP="007F4697"/>
    <w:p w14:paraId="70FC0E0C" w14:textId="690120AB" w:rsidR="00FF27B7" w:rsidRDefault="00FF27B7" w:rsidP="007F4697">
      <w:r>
        <w:t xml:space="preserve">This work will help us determine the future level of replication necessary to support assessment of restoration project goals. </w:t>
      </w:r>
      <w:r w:rsidRPr="00471D53">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56" w:name="_Toc536509192"/>
      <w:r>
        <w:t>Results</w:t>
      </w:r>
      <w:bookmarkEnd w:id="56"/>
    </w:p>
    <w:p w14:paraId="73D36F30" w14:textId="7F321522" w:rsidR="00463B5C" w:rsidRPr="00471D53" w:rsidRDefault="00463B5C" w:rsidP="00463B5C">
      <w:pPr>
        <w:pStyle w:val="Heading2"/>
      </w:pPr>
      <w:bookmarkStart w:id="57" w:name="_Toc536509193"/>
      <w:r>
        <w:t>Discussion</w:t>
      </w:r>
      <w:bookmarkEnd w:id="57"/>
    </w:p>
    <w:p w14:paraId="10B3E6FC" w14:textId="72E4A0BB" w:rsidR="00A27634" w:rsidRPr="007F0AF7" w:rsidRDefault="00A27634" w:rsidP="001A4BBD">
      <w:pPr>
        <w:pStyle w:val="Heading1"/>
        <w:rPr>
          <w:rFonts w:ascii="Times New Roman" w:hAnsi="Times New Roman" w:cs="Times New Roman"/>
        </w:rPr>
      </w:pPr>
      <w:bookmarkStart w:id="58"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9"/>
      <w:bookmarkEnd w:id="10"/>
      <w:r w:rsidR="003918A8">
        <w:rPr>
          <w:rFonts w:ascii="Times New Roman" w:hAnsi="Times New Roman" w:cs="Times New Roman"/>
        </w:rPr>
        <w:t>Methods Development</w:t>
      </w:r>
      <w:bookmarkEnd w:id="58"/>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59" w:name="_Toc536509195"/>
      <w:r>
        <w:t>Introduction</w:t>
      </w:r>
      <w:bookmarkEnd w:id="59"/>
    </w:p>
    <w:p w14:paraId="76FDEBDF" w14:textId="523392A3" w:rsidR="003918A8" w:rsidRDefault="003918A8" w:rsidP="003918A8">
      <w:pPr>
        <w:pStyle w:val="Heading3"/>
      </w:pPr>
      <w:bookmarkStart w:id="60" w:name="_Toc536509196"/>
      <w:r>
        <w:t>ARIS Sonar</w:t>
      </w:r>
      <w:bookmarkEnd w:id="60"/>
    </w:p>
    <w:p w14:paraId="4B027970" w14:textId="6EBD80AA" w:rsidR="00E86C5D" w:rsidRDefault="00E86C5D" w:rsidP="00E86C5D">
      <w:pPr>
        <w:rPr>
          <w:rFonts w:ascii="Times New Roman" w:hAnsi="Times New Roman"/>
          <w:sz w:val="24"/>
        </w:rPr>
      </w:pPr>
      <w:r>
        <w:rPr>
          <w:rFonts w:ascii="Times New Roman" w:hAnsi="Times New Roman"/>
          <w:sz w:val="24"/>
        </w:rPr>
        <w:t xml:space="preserve">Due to procurement issues obtaining an ARIS sonar device this year, we would like to reinitiate a component from the 2017 work plan. Last year, we briefly worked with the USGS observing how fish behave within wetland breach sites using Dual frequency </w:t>
      </w:r>
      <w:proofErr w:type="spellStart"/>
      <w:r>
        <w:rPr>
          <w:rFonts w:ascii="Times New Roman" w:hAnsi="Times New Roman"/>
          <w:sz w:val="24"/>
        </w:rPr>
        <w:t>IDentification</w:t>
      </w:r>
      <w:proofErr w:type="spellEnd"/>
      <w:r>
        <w:rPr>
          <w:rFonts w:ascii="Times New Roman" w:hAnsi="Times New Roman"/>
          <w:sz w:val="24"/>
        </w:rPr>
        <w:t xml:space="preserve"> </w:t>
      </w:r>
      <w:proofErr w:type="spellStart"/>
      <w:r>
        <w:rPr>
          <w:rFonts w:ascii="Times New Roman" w:hAnsi="Times New Roman"/>
          <w:sz w:val="24"/>
        </w:rPr>
        <w:t>SONar</w:t>
      </w:r>
      <w:proofErr w:type="spellEnd"/>
      <w:r>
        <w:rPr>
          <w:rFonts w:ascii="Times New Roman" w:hAnsi="Times New Roman"/>
          <w:sz w:val="24"/>
        </w:rPr>
        <w:t xml:space="preserve">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w:t>
      </w:r>
      <w:proofErr w:type="spellStart"/>
      <w:r>
        <w:rPr>
          <w:rFonts w:ascii="Times New Roman" w:hAnsi="Times New Roman"/>
          <w:sz w:val="24"/>
        </w:rPr>
        <w:t>u-turn</w:t>
      </w:r>
      <w:proofErr w:type="spellEnd"/>
      <w:r>
        <w:rPr>
          <w:rFonts w:ascii="Times New Roman" w:hAnsi="Times New Roman"/>
          <w:sz w:val="24"/>
        </w:rPr>
        <w:t xml:space="preserve"> away from the net). We would like to see if an ARIS sonar device </w:t>
      </w:r>
      <w:r>
        <w:rPr>
          <w:rFonts w:ascii="Times New Roman" w:hAnsi="Times New Roman"/>
          <w:sz w:val="24"/>
        </w:rPr>
        <w:lastRenderedPageBreak/>
        <w:t>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w:t>
      </w:r>
      <w:proofErr w:type="gramStart"/>
      <w:r>
        <w:rPr>
          <w:rFonts w:ascii="Times New Roman" w:hAnsi="Times New Roman"/>
          <w:sz w:val="24"/>
        </w:rPr>
        <w:t>particular biases</w:t>
      </w:r>
      <w:proofErr w:type="gramEnd"/>
      <w:r>
        <w:rPr>
          <w:rFonts w:ascii="Times New Roman" w:hAnsi="Times New Roman"/>
          <w:sz w:val="24"/>
        </w:rPr>
        <w:t xml:space="preserve">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38F98E89" w14:textId="77777777" w:rsidR="00E170EA" w:rsidRDefault="00E170EA" w:rsidP="001A4BBD">
      <w:r>
        <w:rPr>
          <w:rFonts w:ascii="Times New Roman" w:hAnsi="Times New Roman"/>
          <w:sz w:val="24"/>
        </w:rPr>
        <w:t>Fish 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1F8D5C72"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0D20441B" w14:textId="25F6282C" w:rsidR="003918A8" w:rsidRPr="003918A8" w:rsidRDefault="003918A8" w:rsidP="003918A8">
      <w:pPr>
        <w:pStyle w:val="Heading3"/>
        <w:rPr>
          <w:lang w:val="it-IT"/>
        </w:rPr>
      </w:pPr>
      <w:bookmarkStart w:id="61" w:name="_Toc536509197"/>
      <w:r>
        <w:rPr>
          <w:lang w:val="it-IT"/>
        </w:rPr>
        <w:t>SAV methods devlopment</w:t>
      </w:r>
      <w:bookmarkEnd w:id="61"/>
    </w:p>
    <w:p w14:paraId="510B60A2" w14:textId="77777777" w:rsidR="00E170EA" w:rsidRDefault="00A27634" w:rsidP="001A4BBD">
      <w:pPr>
        <w:pStyle w:val="Heading2"/>
        <w:rPr>
          <w:rFonts w:ascii="Times New Roman" w:hAnsi="Times New Roman" w:cs="Times New Roman"/>
          <w:sz w:val="24"/>
          <w:szCs w:val="24"/>
        </w:rPr>
      </w:pPr>
      <w:bookmarkStart w:id="62" w:name="_Toc536509198"/>
      <w:bookmarkStart w:id="63" w:name="_Toc415212243"/>
      <w:bookmarkStart w:id="64" w:name="_Toc433352591"/>
      <w:r w:rsidRPr="0025504B">
        <w:rPr>
          <w:rFonts w:ascii="Times New Roman" w:hAnsi="Times New Roman" w:cs="Times New Roman"/>
          <w:sz w:val="24"/>
          <w:szCs w:val="24"/>
        </w:rPr>
        <w:t>Methods</w:t>
      </w:r>
      <w:bookmarkEnd w:id="62"/>
    </w:p>
    <w:p w14:paraId="3C870436" w14:textId="77777777" w:rsidR="00A27634" w:rsidRPr="00E170EA" w:rsidRDefault="00A27634" w:rsidP="00E170EA">
      <w:pPr>
        <w:pStyle w:val="Heading3"/>
        <w:rPr>
          <w:sz w:val="24"/>
        </w:rPr>
      </w:pPr>
      <w:bookmarkStart w:id="65" w:name="_Toc536509199"/>
      <w:r w:rsidRPr="00E170EA">
        <w:rPr>
          <w:sz w:val="24"/>
        </w:rPr>
        <w:t>Location and Timing</w:t>
      </w:r>
      <w:bookmarkEnd w:id="63"/>
      <w:bookmarkEnd w:id="64"/>
      <w:bookmarkEnd w:id="65"/>
    </w:p>
    <w:p w14:paraId="22B971E5" w14:textId="77777777" w:rsidR="00A27634" w:rsidRDefault="00A27634" w:rsidP="001A4BBD">
      <w:pPr>
        <w:pStyle w:val="Body"/>
        <w:rPr>
          <w:rFonts w:ascii="Times New Roman" w:hAnsi="Times New Roman"/>
          <w:sz w:val="24"/>
        </w:rPr>
      </w:pPr>
      <w:r w:rsidRPr="0089699F">
        <w:rPr>
          <w:rFonts w:ascii="Times New Roman" w:hAnsi="Times New Roman"/>
          <w:sz w:val="24"/>
        </w:rPr>
        <w:t xml:space="preserve">Sampling will occur from Suisun Bay to the North Delta </w:t>
      </w:r>
      <w:r w:rsidR="003F5902">
        <w:rPr>
          <w:rFonts w:ascii="Times New Roman" w:hAnsi="Times New Roman"/>
          <w:sz w:val="24"/>
        </w:rPr>
        <w:t xml:space="preserve">near </w:t>
      </w:r>
      <w:r w:rsidR="001616E3">
        <w:rPr>
          <w:rFonts w:ascii="Times New Roman" w:hAnsi="Times New Roman"/>
          <w:sz w:val="24"/>
        </w:rPr>
        <w:t xml:space="preserve">existing </w:t>
      </w:r>
      <w:r w:rsidR="00104106">
        <w:rPr>
          <w:rFonts w:ascii="Times New Roman" w:hAnsi="Times New Roman"/>
          <w:sz w:val="24"/>
        </w:rPr>
        <w:t>managed or tidal wetlands, some of which are slated for restoration</w:t>
      </w:r>
      <w:r w:rsidRPr="0089699F">
        <w:rPr>
          <w:rFonts w:ascii="Times New Roman" w:hAnsi="Times New Roman"/>
          <w:sz w:val="24"/>
        </w:rPr>
        <w:t xml:space="preserve">: </w:t>
      </w:r>
      <w:proofErr w:type="spellStart"/>
      <w:r w:rsidR="00665B97">
        <w:rPr>
          <w:rFonts w:ascii="Times New Roman" w:hAnsi="Times New Roman"/>
          <w:sz w:val="24"/>
        </w:rPr>
        <w:t>Ryer</w:t>
      </w:r>
      <w:proofErr w:type="spellEnd"/>
      <w:r w:rsidR="00665B97">
        <w:rPr>
          <w:rFonts w:ascii="Times New Roman" w:hAnsi="Times New Roman"/>
          <w:sz w:val="24"/>
        </w:rPr>
        <w:t xml:space="preserve"> Island, Tule Red, </w:t>
      </w:r>
      <w:r w:rsidRPr="0089699F">
        <w:rPr>
          <w:rFonts w:ascii="Times New Roman" w:hAnsi="Times New Roman"/>
          <w:sz w:val="24"/>
        </w:rPr>
        <w:t xml:space="preserve">Bradmoor Island, </w:t>
      </w:r>
      <w:r w:rsidR="00665B97">
        <w:rPr>
          <w:rFonts w:ascii="Times New Roman" w:hAnsi="Times New Roman"/>
          <w:sz w:val="24"/>
        </w:rPr>
        <w:t xml:space="preserve">Winter Island, </w:t>
      </w:r>
      <w:r w:rsidRPr="0089699F">
        <w:rPr>
          <w:rFonts w:ascii="Times New Roman" w:hAnsi="Times New Roman"/>
          <w:sz w:val="24"/>
        </w:rPr>
        <w:t xml:space="preserve">Decker Island, </w:t>
      </w:r>
      <w:r w:rsidR="00665B97">
        <w:rPr>
          <w:rFonts w:ascii="Times New Roman" w:hAnsi="Times New Roman"/>
          <w:sz w:val="24"/>
        </w:rPr>
        <w:t xml:space="preserve">and </w:t>
      </w:r>
      <w:r w:rsidRPr="0089699F">
        <w:rPr>
          <w:rFonts w:ascii="Times New Roman" w:hAnsi="Times New Roman"/>
          <w:sz w:val="24"/>
        </w:rPr>
        <w:t xml:space="preserve">Prospect Island (Figure </w:t>
      </w:r>
      <w:r w:rsidR="005A7D52">
        <w:rPr>
          <w:rFonts w:ascii="Times New Roman" w:hAnsi="Times New Roman"/>
          <w:sz w:val="24"/>
        </w:rPr>
        <w:t>9</w:t>
      </w:r>
      <w:r w:rsidRPr="0089699F">
        <w:rPr>
          <w:rFonts w:ascii="Times New Roman" w:hAnsi="Times New Roman"/>
          <w:sz w:val="24"/>
        </w:rPr>
        <w:t xml:space="preserve">). </w:t>
      </w:r>
      <w:r w:rsidR="001616E3">
        <w:rPr>
          <w:rFonts w:ascii="Times New Roman" w:hAnsi="Times New Roman"/>
          <w:sz w:val="24"/>
        </w:rPr>
        <w:t>S</w:t>
      </w:r>
      <w:r w:rsidRPr="0089699F">
        <w:rPr>
          <w:rFonts w:ascii="Times New Roman" w:hAnsi="Times New Roman"/>
          <w:sz w:val="24"/>
        </w:rPr>
        <w:t xml:space="preserve">ampling sites were </w:t>
      </w:r>
      <w:r w:rsidR="001616E3">
        <w:rPr>
          <w:rFonts w:ascii="Times New Roman" w:hAnsi="Times New Roman"/>
          <w:sz w:val="24"/>
        </w:rPr>
        <w:t>chosen based</w:t>
      </w:r>
      <w:r w:rsidRPr="0089699F">
        <w:rPr>
          <w:rFonts w:ascii="Times New Roman" w:hAnsi="Times New Roman"/>
          <w:sz w:val="24"/>
        </w:rPr>
        <w:t xml:space="preserve"> on the ability to sample effectively and in proximity to established long</w:t>
      </w:r>
      <w:r w:rsidR="001616E3">
        <w:rPr>
          <w:rFonts w:ascii="Times New Roman" w:hAnsi="Times New Roman"/>
          <w:sz w:val="24"/>
        </w:rPr>
        <w:t>-</w:t>
      </w:r>
      <w:r w:rsidRPr="0089699F">
        <w:rPr>
          <w:rFonts w:ascii="Times New Roman" w:hAnsi="Times New Roman"/>
          <w:sz w:val="24"/>
        </w:rPr>
        <w:t xml:space="preserve">term monitoring sites (Figure </w:t>
      </w:r>
      <w:r w:rsidR="005A7D52">
        <w:rPr>
          <w:rFonts w:ascii="Times New Roman" w:hAnsi="Times New Roman"/>
          <w:sz w:val="24"/>
        </w:rPr>
        <w:t>9</w:t>
      </w:r>
      <w:r w:rsidRPr="0089699F">
        <w:rPr>
          <w:rFonts w:ascii="Times New Roman" w:hAnsi="Times New Roman"/>
          <w:sz w:val="24"/>
        </w:rPr>
        <w:t xml:space="preserve">). </w:t>
      </w:r>
    </w:p>
    <w:p w14:paraId="3F5335B5" w14:textId="77777777" w:rsidR="00E70C0F" w:rsidRDefault="00E70C0F" w:rsidP="001A4BBD">
      <w:pPr>
        <w:pStyle w:val="Body"/>
        <w:rPr>
          <w:rFonts w:ascii="Times New Roman" w:hAnsi="Times New Roman" w:cs="Times New Roman"/>
          <w:noProof/>
        </w:rPr>
      </w:pPr>
    </w:p>
    <w:p w14:paraId="76404096" w14:textId="77777777" w:rsidR="006A2ADF" w:rsidRDefault="006A2ADF" w:rsidP="001A4BBD">
      <w:pPr>
        <w:pStyle w:val="Body"/>
        <w:rPr>
          <w:rFonts w:ascii="Times New Roman" w:hAnsi="Times New Roman" w:cs="Times New Roman"/>
          <w:noProof/>
        </w:rPr>
      </w:pPr>
      <w:r w:rsidRPr="00E917E0">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18F21F58" wp14:editId="077DD4EC">
                <wp:simplePos x="0" y="0"/>
                <wp:positionH relativeFrom="column">
                  <wp:posOffset>-345440</wp:posOffset>
                </wp:positionH>
                <wp:positionV relativeFrom="paragraph">
                  <wp:posOffset>-186055</wp:posOffset>
                </wp:positionV>
                <wp:extent cx="6477000" cy="3893820"/>
                <wp:effectExtent l="19050" t="19050" r="19050" b="11430"/>
                <wp:wrapNone/>
                <wp:docPr id="8" name="Group 29"/>
                <wp:cNvGraphicFramePr/>
                <a:graphic xmlns:a="http://schemas.openxmlformats.org/drawingml/2006/main">
                  <a:graphicData uri="http://schemas.microsoft.com/office/word/2010/wordprocessingGroup">
                    <wpg:wgp>
                      <wpg:cNvGrpSpPr/>
                      <wpg:grpSpPr>
                        <a:xfrm>
                          <a:off x="0" y="0"/>
                          <a:ext cx="6477000" cy="3893820"/>
                          <a:chOff x="0" y="0"/>
                          <a:chExt cx="6477000" cy="3893820"/>
                        </a:xfrm>
                      </wpg:grpSpPr>
                      <wpg:grpSp>
                        <wpg:cNvPr id="12" name="Group 12"/>
                        <wpg:cNvGrpSpPr/>
                        <wpg:grpSpPr>
                          <a:xfrm>
                            <a:off x="0" y="0"/>
                            <a:ext cx="6477000" cy="3893820"/>
                            <a:chOff x="0" y="0"/>
                            <a:chExt cx="6477000" cy="3893820"/>
                          </a:xfrm>
                        </wpg:grpSpPr>
                        <pic:pic xmlns:pic="http://schemas.openxmlformats.org/drawingml/2006/picture">
                          <pic:nvPicPr>
                            <pic:cNvPr id="13" name="Picture 13" descr="C:\Users\dcontreras\Desktop\Pilot Work\Phase 3\Fish Station Map.emf"/>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77000" cy="3893820"/>
                            </a:xfrm>
                            <a:prstGeom prst="rect">
                              <a:avLst/>
                            </a:prstGeom>
                            <a:solidFill>
                              <a:schemeClr val="bg1"/>
                            </a:solidFill>
                            <a:ln w="12700">
                              <a:solidFill>
                                <a:schemeClr val="tx1"/>
                              </a:solidFill>
                            </a:ln>
                          </pic:spPr>
                        </pic:pic>
                        <wps:wsp>
                          <wps:cNvPr id="14" name="Freeform 14"/>
                          <wps:cNvSpPr/>
                          <wps:spPr>
                            <a:xfrm>
                              <a:off x="5943600" y="2918460"/>
                              <a:ext cx="126749" cy="93392"/>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15"/>
                          <wps:cNvSpPr/>
                          <wps:spPr>
                            <a:xfrm>
                              <a:off x="3566160" y="1005840"/>
                              <a:ext cx="126365" cy="93345"/>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 name="Isosceles Triangle 16"/>
                        <wps:cNvSpPr>
                          <a:spLocks noChangeAspect="1"/>
                        </wps:cNvSpPr>
                        <wps:spPr>
                          <a:xfrm>
                            <a:off x="844041" y="29463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Isosceles Triangle 17"/>
                        <wps:cNvSpPr>
                          <a:spLocks noChangeAspect="1"/>
                        </wps:cNvSpPr>
                        <wps:spPr>
                          <a:xfrm>
                            <a:off x="957703" y="29611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92869" y="42890"/>
                            <a:ext cx="2743201" cy="796293"/>
                            <a:chOff x="92869" y="42890"/>
                            <a:chExt cx="2044056" cy="902945"/>
                          </a:xfrm>
                        </wpg:grpSpPr>
                        <wps:wsp>
                          <wps:cNvPr id="19" name="Oval 19"/>
                          <wps:cNvSpPr>
                            <a:spLocks/>
                          </wps:cNvSpPr>
                          <wps:spPr>
                            <a:xfrm>
                              <a:off x="102427" y="136872"/>
                              <a:ext cx="95154" cy="145162"/>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a:spLocks/>
                          </wps:cNvSpPr>
                          <wps:spPr>
                            <a:xfrm>
                              <a:off x="102427" y="337032"/>
                              <a:ext cx="95154" cy="145162"/>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Isosceles Triangle 21"/>
                          <wps:cNvSpPr>
                            <a:spLocks/>
                          </wps:cNvSpPr>
                          <wps:spPr>
                            <a:xfrm>
                              <a:off x="105360" y="555500"/>
                              <a:ext cx="95390" cy="11996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Straight Connector 22"/>
                          <wps:cNvCnPr/>
                          <wps:spPr>
                            <a:xfrm>
                              <a:off x="92869" y="827237"/>
                              <a:ext cx="109017"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 name="TextBox 16"/>
                          <wps:cNvSpPr txBox="1"/>
                          <wps:spPr>
                            <a:xfrm>
                              <a:off x="170607" y="42890"/>
                              <a:ext cx="1727723" cy="287656"/>
                            </a:xfrm>
                            <a:prstGeom prst="rect">
                              <a:avLst/>
                            </a:prstGeom>
                            <a:noFill/>
                          </wps:spPr>
                          <wps:txbx>
                            <w:txbxContent>
                              <w:p w14:paraId="2F7B86AC" w14:textId="77777777" w:rsidR="008825FD" w:rsidRDefault="008825FD" w:rsidP="00E917E0">
                                <w:pPr>
                                  <w:pStyle w:val="NormalWeb"/>
                                  <w:spacing w:before="0" w:after="0"/>
                                </w:pPr>
                                <w:r>
                                  <w:rPr>
                                    <w:rFonts w:ascii="Calibri" w:eastAsia="Times New Roman" w:hAnsi="Calibri"/>
                                    <w:kern w:val="24"/>
                                    <w:sz w:val="22"/>
                                    <w:szCs w:val="22"/>
                                  </w:rPr>
                                  <w:t xml:space="preserve">- Summer Townet </w:t>
                                </w:r>
                              </w:p>
                            </w:txbxContent>
                          </wps:txbx>
                          <wps:bodyPr wrap="square" rtlCol="0">
                            <a:noAutofit/>
                          </wps:bodyPr>
                        </wps:wsp>
                        <wps:wsp>
                          <wps:cNvPr id="26" name="TextBox 18"/>
                          <wps:cNvSpPr txBox="1"/>
                          <wps:spPr>
                            <a:xfrm>
                              <a:off x="169060" y="243051"/>
                              <a:ext cx="1782449" cy="287655"/>
                            </a:xfrm>
                            <a:prstGeom prst="rect">
                              <a:avLst/>
                            </a:prstGeom>
                            <a:noFill/>
                          </wps:spPr>
                          <wps:txbx>
                            <w:txbxContent>
                              <w:p w14:paraId="25F43889" w14:textId="77777777" w:rsidR="008825FD" w:rsidRDefault="008825FD" w:rsidP="00E917E0">
                                <w:pPr>
                                  <w:pStyle w:val="NormalWeb"/>
                                  <w:spacing w:before="0" w:after="0"/>
                                </w:pPr>
                                <w:r>
                                  <w:rPr>
                                    <w:rFonts w:ascii="Calibri" w:eastAsia="Times New Roman" w:hAnsi="Calibri"/>
                                    <w:kern w:val="24"/>
                                    <w:sz w:val="22"/>
                                    <w:szCs w:val="22"/>
                                  </w:rPr>
                                  <w:t>- Fall Midwater Trawl</w:t>
                                </w:r>
                              </w:p>
                            </w:txbxContent>
                          </wps:txbx>
                          <wps:bodyPr wrap="square" rtlCol="0">
                            <a:noAutofit/>
                          </wps:bodyPr>
                        </wps:wsp>
                        <wps:wsp>
                          <wps:cNvPr id="27" name="TextBox 19"/>
                          <wps:cNvSpPr txBox="1"/>
                          <wps:spPr>
                            <a:xfrm>
                              <a:off x="169060" y="440591"/>
                              <a:ext cx="1782449" cy="287655"/>
                            </a:xfrm>
                            <a:prstGeom prst="rect">
                              <a:avLst/>
                            </a:prstGeom>
                            <a:noFill/>
                          </wps:spPr>
                          <wps:txbx>
                            <w:txbxContent>
                              <w:p w14:paraId="4CAFB82F" w14:textId="77777777" w:rsidR="008825FD" w:rsidRDefault="008825FD" w:rsidP="00E917E0">
                                <w:pPr>
                                  <w:pStyle w:val="NormalWeb"/>
                                  <w:spacing w:before="0" w:after="0"/>
                                </w:pPr>
                                <w:r>
                                  <w:rPr>
                                    <w:rFonts w:ascii="Calibri" w:eastAsia="Times New Roman" w:hAnsi="Calibri"/>
                                    <w:kern w:val="24"/>
                                    <w:sz w:val="22"/>
                                    <w:szCs w:val="22"/>
                                  </w:rPr>
                                  <w:t>- Beach Seine or Lampara Haul</w:t>
                                </w:r>
                              </w:p>
                            </w:txbxContent>
                          </wps:txbx>
                          <wps:bodyPr wrap="square" rtlCol="0">
                            <a:noAutofit/>
                          </wps:bodyPr>
                        </wps:wsp>
                        <wps:wsp>
                          <wps:cNvPr id="28" name="TextBox 21"/>
                          <wps:cNvSpPr txBox="1"/>
                          <wps:spPr>
                            <a:xfrm>
                              <a:off x="169060" y="658183"/>
                              <a:ext cx="1967865" cy="287652"/>
                            </a:xfrm>
                            <a:prstGeom prst="rect">
                              <a:avLst/>
                            </a:prstGeom>
                            <a:noFill/>
                          </wps:spPr>
                          <wps:txbx>
                            <w:txbxContent>
                              <w:p w14:paraId="1F23B25E" w14:textId="77777777" w:rsidR="008825FD" w:rsidRDefault="008825FD" w:rsidP="00E917E0">
                                <w:pPr>
                                  <w:pStyle w:val="NormalWeb"/>
                                  <w:spacing w:before="0" w:after="0"/>
                                </w:pPr>
                                <w:r>
                                  <w:rPr>
                                    <w:rFonts w:ascii="Calibri" w:eastAsia="Times New Roman" w:hAnsi="Calibri"/>
                                    <w:kern w:val="24"/>
                                    <w:sz w:val="22"/>
                                    <w:szCs w:val="22"/>
                                  </w:rPr>
                                  <w:t>- ARIS &amp; Electrofishing or Gill Net</w:t>
                                </w:r>
                              </w:p>
                            </w:txbxContent>
                          </wps:txbx>
                          <wps:bodyPr wrap="square" rtlCol="0">
                            <a:noAutofit/>
                          </wps:bodyPr>
                        </wps:wsp>
                      </wpg:grpSp>
                      <wps:wsp>
                        <wps:cNvPr id="29" name="Freeform 29"/>
                        <wps:cNvSpPr/>
                        <wps:spPr>
                          <a:xfrm>
                            <a:off x="3548063" y="1051629"/>
                            <a:ext cx="159544" cy="14288"/>
                          </a:xfrm>
                          <a:custGeom>
                            <a:avLst/>
                            <a:gdLst>
                              <a:gd name="connsiteX0" fmla="*/ 159544 w 159544"/>
                              <a:gd name="connsiteY0" fmla="*/ 0 h 14288"/>
                              <a:gd name="connsiteX1" fmla="*/ 30956 w 159544"/>
                              <a:gd name="connsiteY1" fmla="*/ 2382 h 14288"/>
                              <a:gd name="connsiteX2" fmla="*/ 0 w 159544"/>
                              <a:gd name="connsiteY2" fmla="*/ 14288 h 14288"/>
                            </a:gdLst>
                            <a:ahLst/>
                            <a:cxnLst>
                              <a:cxn ang="0">
                                <a:pos x="connsiteX0" y="connsiteY0"/>
                              </a:cxn>
                              <a:cxn ang="0">
                                <a:pos x="connsiteX1" y="connsiteY1"/>
                              </a:cxn>
                              <a:cxn ang="0">
                                <a:pos x="connsiteX2" y="connsiteY2"/>
                              </a:cxn>
                            </a:cxnLst>
                            <a:rect l="l" t="t" r="r" b="b"/>
                            <a:pathLst>
                              <a:path w="159544" h="14288">
                                <a:moveTo>
                                  <a:pt x="159544" y="0"/>
                                </a:moveTo>
                                <a:cubicBezTo>
                                  <a:pt x="108545" y="0"/>
                                  <a:pt x="57547" y="1"/>
                                  <a:pt x="30956" y="2382"/>
                                </a:cubicBezTo>
                                <a:cubicBezTo>
                                  <a:pt x="4365" y="4763"/>
                                  <a:pt x="2182" y="9525"/>
                                  <a:pt x="0" y="14288"/>
                                </a:cubicBezTo>
                              </a:path>
                            </a:pathLst>
                          </a:custGeom>
                          <a:solidFill>
                            <a:schemeClr val="bg1">
                              <a:lumMod val="85000"/>
                            </a:schemeClr>
                          </a:solidFill>
                          <a:ln w="63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a:spLocks noChangeAspect="1"/>
                        </wps:cNvSpPr>
                        <wps:spPr>
                          <a:xfrm>
                            <a:off x="1083469" y="2855976"/>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Oval 31"/>
                        <wps:cNvSpPr>
                          <a:spLocks noChangeAspect="1"/>
                        </wps:cNvSpPr>
                        <wps:spPr>
                          <a:xfrm>
                            <a:off x="1007269" y="305368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24" name="Isosceles Triangle 1073741824"/>
                        <wps:cNvSpPr>
                          <a:spLocks noChangeAspect="1"/>
                        </wps:cNvSpPr>
                        <wps:spPr>
                          <a:xfrm>
                            <a:off x="2701865" y="346964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1" name="Isosceles Triangle 1073741841"/>
                        <wps:cNvSpPr>
                          <a:spLocks noChangeAspect="1"/>
                        </wps:cNvSpPr>
                        <wps:spPr>
                          <a:xfrm>
                            <a:off x="2782729" y="348955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2" name="Isosceles Triangle 1073741842"/>
                        <wps:cNvSpPr>
                          <a:spLocks noChangeAspect="1"/>
                        </wps:cNvSpPr>
                        <wps:spPr>
                          <a:xfrm>
                            <a:off x="2866549" y="347726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3" name="Isosceles Triangle 1073741843"/>
                        <wps:cNvSpPr>
                          <a:spLocks noChangeAspect="1"/>
                        </wps:cNvSpPr>
                        <wps:spPr>
                          <a:xfrm>
                            <a:off x="900589" y="294091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4" name="Freeform 1073741844"/>
                        <wps:cNvSpPr/>
                        <wps:spPr>
                          <a:xfrm>
                            <a:off x="4306729" y="2910433"/>
                            <a:ext cx="251460" cy="76200"/>
                          </a:xfrm>
                          <a:custGeom>
                            <a:avLst/>
                            <a:gdLst>
                              <a:gd name="connsiteX0" fmla="*/ 0 w 251460"/>
                              <a:gd name="connsiteY0" fmla="*/ 60960 h 76200"/>
                              <a:gd name="connsiteX1" fmla="*/ 53340 w 251460"/>
                              <a:gd name="connsiteY1" fmla="*/ 68580 h 76200"/>
                              <a:gd name="connsiteX2" fmla="*/ 91440 w 251460"/>
                              <a:gd name="connsiteY2" fmla="*/ 76200 h 76200"/>
                              <a:gd name="connsiteX3" fmla="*/ 167640 w 251460"/>
                              <a:gd name="connsiteY3" fmla="*/ 68580 h 76200"/>
                              <a:gd name="connsiteX4" fmla="*/ 228600 w 251460"/>
                              <a:gd name="connsiteY4" fmla="*/ 53340 h 76200"/>
                              <a:gd name="connsiteX5" fmla="*/ 251460 w 251460"/>
                              <a:gd name="connsiteY5" fmla="*/ 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1460" h="76200">
                                <a:moveTo>
                                  <a:pt x="0" y="60960"/>
                                </a:moveTo>
                                <a:lnTo>
                                  <a:pt x="53340" y="68580"/>
                                </a:lnTo>
                                <a:cubicBezTo>
                                  <a:pt x="68580" y="71120"/>
                                  <a:pt x="72390" y="76200"/>
                                  <a:pt x="91440" y="76200"/>
                                </a:cubicBezTo>
                                <a:cubicBezTo>
                                  <a:pt x="110490" y="76200"/>
                                  <a:pt x="144780" y="72390"/>
                                  <a:pt x="167640" y="68580"/>
                                </a:cubicBezTo>
                                <a:cubicBezTo>
                                  <a:pt x="190500" y="64770"/>
                                  <a:pt x="214630" y="64770"/>
                                  <a:pt x="228600" y="53340"/>
                                </a:cubicBezTo>
                                <a:cubicBezTo>
                                  <a:pt x="242570" y="41910"/>
                                  <a:pt x="247015" y="20955"/>
                                  <a:pt x="25146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5" name="Freeform 1073741845"/>
                        <wps:cNvSpPr/>
                        <wps:spPr>
                          <a:xfrm>
                            <a:off x="5015389" y="1050826"/>
                            <a:ext cx="214035" cy="289887"/>
                          </a:xfrm>
                          <a:custGeom>
                            <a:avLst/>
                            <a:gdLst>
                              <a:gd name="connsiteX0" fmla="*/ 0 w 214035"/>
                              <a:gd name="connsiteY0" fmla="*/ 289887 h 289887"/>
                              <a:gd name="connsiteX1" fmla="*/ 45720 w 214035"/>
                              <a:gd name="connsiteY1" fmla="*/ 244167 h 289887"/>
                              <a:gd name="connsiteX2" fmla="*/ 83820 w 214035"/>
                              <a:gd name="connsiteY2" fmla="*/ 190827 h 289887"/>
                              <a:gd name="connsiteX3" fmla="*/ 121920 w 214035"/>
                              <a:gd name="connsiteY3" fmla="*/ 152727 h 289887"/>
                              <a:gd name="connsiteX4" fmla="*/ 137160 w 214035"/>
                              <a:gd name="connsiteY4" fmla="*/ 122247 h 289887"/>
                              <a:gd name="connsiteX5" fmla="*/ 175260 w 214035"/>
                              <a:gd name="connsiteY5" fmla="*/ 107007 h 289887"/>
                              <a:gd name="connsiteX6" fmla="*/ 182880 w 214035"/>
                              <a:gd name="connsiteY6" fmla="*/ 68907 h 289887"/>
                              <a:gd name="connsiteX7" fmla="*/ 190500 w 214035"/>
                              <a:gd name="connsiteY7" fmla="*/ 53667 h 289887"/>
                              <a:gd name="connsiteX8" fmla="*/ 213360 w 214035"/>
                              <a:gd name="connsiteY8" fmla="*/ 7947 h 289887"/>
                              <a:gd name="connsiteX9" fmla="*/ 205740 w 214035"/>
                              <a:gd name="connsiteY9" fmla="*/ 327 h 289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035" h="289887">
                                <a:moveTo>
                                  <a:pt x="0" y="289887"/>
                                </a:moveTo>
                                <a:cubicBezTo>
                                  <a:pt x="15875" y="275282"/>
                                  <a:pt x="31750" y="260677"/>
                                  <a:pt x="45720" y="244167"/>
                                </a:cubicBezTo>
                                <a:cubicBezTo>
                                  <a:pt x="59690" y="227657"/>
                                  <a:pt x="71120" y="206067"/>
                                  <a:pt x="83820" y="190827"/>
                                </a:cubicBezTo>
                                <a:cubicBezTo>
                                  <a:pt x="96520" y="175587"/>
                                  <a:pt x="113030" y="164157"/>
                                  <a:pt x="121920" y="152727"/>
                                </a:cubicBezTo>
                                <a:cubicBezTo>
                                  <a:pt x="130810" y="141297"/>
                                  <a:pt x="128270" y="129867"/>
                                  <a:pt x="137160" y="122247"/>
                                </a:cubicBezTo>
                                <a:cubicBezTo>
                                  <a:pt x="146050" y="114627"/>
                                  <a:pt x="167640" y="115897"/>
                                  <a:pt x="175260" y="107007"/>
                                </a:cubicBezTo>
                                <a:cubicBezTo>
                                  <a:pt x="182880" y="98117"/>
                                  <a:pt x="180340" y="77797"/>
                                  <a:pt x="182880" y="68907"/>
                                </a:cubicBezTo>
                                <a:cubicBezTo>
                                  <a:pt x="185420" y="60017"/>
                                  <a:pt x="190500" y="53667"/>
                                  <a:pt x="190500" y="53667"/>
                                </a:cubicBezTo>
                                <a:cubicBezTo>
                                  <a:pt x="195580" y="43507"/>
                                  <a:pt x="210820" y="16837"/>
                                  <a:pt x="213360" y="7947"/>
                                </a:cubicBezTo>
                                <a:cubicBezTo>
                                  <a:pt x="215900" y="-943"/>
                                  <a:pt x="210820" y="-308"/>
                                  <a:pt x="205740" y="32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6" name="Oval 1073741846"/>
                        <wps:cNvSpPr>
                          <a:spLocks noChangeAspect="1"/>
                        </wps:cNvSpPr>
                        <wps:spPr>
                          <a:xfrm>
                            <a:off x="2719016" y="349407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47" name="Oval 1073741847"/>
                        <wps:cNvSpPr>
                          <a:spLocks noChangeAspect="1"/>
                        </wps:cNvSpPr>
                        <wps:spPr>
                          <a:xfrm>
                            <a:off x="2515856" y="3346205"/>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8F21F58" id="Group 29" o:spid="_x0000_s1035" style="position:absolute;margin-left:-27.2pt;margin-top:-14.65pt;width:510pt;height:306.6pt;z-index:251665408;mso-position-horizontal-relative:text;mso-position-vertical-relative:text;mso-width-relative:margin;mso-height-relative:margin" coordsize="64770,389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">
                <v:group id="Group 12" o:spid="_x0000_s1036" style="position:absolute;width:64770;height:38938" coordsize="64770,3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3" o:spid="_x0000_s1037" type="#_x0000_t75" style="position:absolute;width:64770;height:38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" filled="t" fillcolor="white [3212]" stroked="t" strokecolor="black [3213]" strokeweight="1pt">
                    <v:imagedata r:id="rId54" o:title="Fish Station Map"/>
                    <v:path arrowok="t"/>
                  </v:shape>
                  <v:shape id="Freeform 14" o:spid="_x0000_s1038" style="position:absolute;left:59436;top:29184;width:1267;height:934;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25;72428,20964;108642,2857;126749,2857;126749,30018;108642,75285;72428,93392;0,48125" o:connectangles="0,0,0,0,0,0,0,0"/>
                  </v:shape>
                  <v:shape id="Freeform 15" o:spid="_x0000_s1039" style="position:absolute;left:35661;top:10058;width:1264;height:933;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01;72209,20953;108313,2856;126365,2856;126365,30003;108313,75247;72209,93345;0,48101" o:connectangles="0,0,0,0,0,0,0,0"/>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40" type="#_x0000_t5" style="position:absolute;left:8440;top:29463;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" fillcolor="black [3213]" strokecolor="black [3213]" strokeweight="2pt">
                  <v:path arrowok="t"/>
                  <o:lock v:ext="edit" aspectratio="t"/>
                </v:shape>
                <v:shape id="Isosceles Triangle 17" o:spid="_x0000_s1041" type="#_x0000_t5" style="position:absolute;left:9577;top:29611;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" fillcolor="black [3213]" strokecolor="black [3213]" strokeweight="2pt">
                  <v:path arrowok="t"/>
                  <o:lock v:ext="edit" aspectratio="t"/>
                </v:shape>
                <v:group id="Group 18" o:spid="_x0000_s1042" style="position:absolute;left:928;top:428;width:27432;height:7963" coordorigin="928,428" coordsize="204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43" style="position:absolute;left:1024;top:1368;width:951;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" fillcolor="red" strokecolor="black [3213]" strokeweight=".5pt">
                    <v:path arrowok="t"/>
                  </v:oval>
                  <v:oval id="Oval 20" o:spid="_x0000_s1044" style="position:absolute;left:1024;top:3370;width:95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" fillcolor="#8fda74" strokecolor="black [3213]" strokeweight=".5pt">
                    <v:path arrowok="t"/>
                  </v:oval>
                  <v:shape id="Isosceles Triangle 21" o:spid="_x0000_s1045" type="#_x0000_t5" style="position:absolute;left:1053;top:5555;width:954;height:1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" fillcolor="black [3213]" strokecolor="black [3213]" strokeweight="2pt">
                    <v:path arrowok="t"/>
                  </v:shape>
                  <v:line id="Straight Connector 22" o:spid="_x0000_s1046" style="position:absolute;visibility:visible;mso-wrap-style:square" from="928,8272" to="2018,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" strokecolor="red" strokeweight="3pt"/>
                  <v:shape id="TextBox 16" o:spid="_x0000_s1047" type="#_x0000_t202" style="position:absolute;left:1706;top:428;width:1727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F7B86AC" w14:textId="77777777" w:rsidR="008825FD" w:rsidRDefault="008825FD" w:rsidP="00E917E0">
                          <w:pPr>
                            <w:pStyle w:val="NormalWeb"/>
                            <w:spacing w:before="0" w:after="0"/>
                          </w:pPr>
                          <w:r>
                            <w:rPr>
                              <w:rFonts w:ascii="Calibri" w:eastAsia="Times New Roman" w:hAnsi="Calibri"/>
                              <w:kern w:val="24"/>
                              <w:sz w:val="22"/>
                              <w:szCs w:val="22"/>
                            </w:rPr>
                            <w:t xml:space="preserve">- Summer Townet </w:t>
                          </w:r>
                        </w:p>
                      </w:txbxContent>
                    </v:textbox>
                  </v:shape>
                  <v:shape id="TextBox 18" o:spid="_x0000_s1048" type="#_x0000_t202" style="position:absolute;left:1690;top:2430;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5F43889" w14:textId="77777777" w:rsidR="008825FD" w:rsidRDefault="008825FD" w:rsidP="00E917E0">
                          <w:pPr>
                            <w:pStyle w:val="NormalWeb"/>
                            <w:spacing w:before="0" w:after="0"/>
                          </w:pPr>
                          <w:r>
                            <w:rPr>
                              <w:rFonts w:ascii="Calibri" w:eastAsia="Times New Roman" w:hAnsi="Calibri"/>
                              <w:kern w:val="24"/>
                              <w:sz w:val="22"/>
                              <w:szCs w:val="22"/>
                            </w:rPr>
                            <w:t>- Fall Midwater Trawl</w:t>
                          </w:r>
                        </w:p>
                      </w:txbxContent>
                    </v:textbox>
                  </v:shape>
                  <v:shape id="TextBox 19" o:spid="_x0000_s1049" type="#_x0000_t202" style="position:absolute;left:1690;top:4405;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CAFB82F" w14:textId="77777777" w:rsidR="008825FD" w:rsidRDefault="008825FD" w:rsidP="00E917E0">
                          <w:pPr>
                            <w:pStyle w:val="NormalWeb"/>
                            <w:spacing w:before="0" w:after="0"/>
                          </w:pPr>
                          <w:r>
                            <w:rPr>
                              <w:rFonts w:ascii="Calibri" w:eastAsia="Times New Roman" w:hAnsi="Calibri"/>
                              <w:kern w:val="24"/>
                              <w:sz w:val="22"/>
                              <w:szCs w:val="22"/>
                            </w:rPr>
                            <w:t>- Beach Seine or Lampara Haul</w:t>
                          </w:r>
                        </w:p>
                      </w:txbxContent>
                    </v:textbox>
                  </v:shape>
                  <v:shape id="TextBox 21" o:spid="_x0000_s1050" type="#_x0000_t202" style="position:absolute;left:1690;top:6581;width:1967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F23B25E" w14:textId="77777777" w:rsidR="008825FD" w:rsidRDefault="008825FD" w:rsidP="00E917E0">
                          <w:pPr>
                            <w:pStyle w:val="NormalWeb"/>
                            <w:spacing w:before="0" w:after="0"/>
                          </w:pPr>
                          <w:r>
                            <w:rPr>
                              <w:rFonts w:ascii="Calibri" w:eastAsia="Times New Roman" w:hAnsi="Calibri"/>
                              <w:kern w:val="24"/>
                              <w:sz w:val="22"/>
                              <w:szCs w:val="22"/>
                            </w:rPr>
                            <w:t>- ARIS &amp; Electrofishing or Gill Net</w:t>
                          </w:r>
                        </w:p>
                      </w:txbxContent>
                    </v:textbox>
                  </v:shape>
                </v:group>
                <v:shape id="Freeform 29" o:spid="_x0000_s1051" style="position:absolute;left:35480;top:10516;width:1596;height:143;visibility:visible;mso-wrap-style:square;v-text-anchor:middle" coordsize="159544,1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" path="m159544,c108545,,57547,1,30956,2382,4365,4763,2182,9525,,14288e" fillcolor="#d8d8d8 [2732]" strokecolor="#bfbfbf [2412]" strokeweight=".5pt">
                  <v:path arrowok="t" o:connecttype="custom" o:connectlocs="159544,0;30956,2382;0,14288" o:connectangles="0,0,0"/>
                </v:shape>
                <v:oval id="Oval 30" o:spid="_x0000_s1052" style="position:absolute;left:10834;top:28559;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" fillcolor="#8fda74" strokecolor="black [3213]" strokeweight=".5pt">
                  <v:path arrowok="t"/>
                  <o:lock v:ext="edit" aspectratio="t"/>
                </v:oval>
                <v:oval id="Oval 31" o:spid="_x0000_s1053" style="position:absolute;left:10072;top:30536;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" fillcolor="red" strokecolor="black [3213]" strokeweight=".5pt">
                  <v:path arrowok="t"/>
                  <o:lock v:ext="edit" aspectratio="t"/>
                </v:oval>
                <v:shape id="Isosceles Triangle 1073741824" o:spid="_x0000_s1054" type="#_x0000_t5" style="position:absolute;left:27018;top:34696;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8C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5MU7j9FAOT8BgAA//8DAFBLAQItABQABgAIAAAAIQDb4fbL7gAAAIUBAAATAAAAAAAA&#10;AAAAAAAAAAAAAABbQ29udGVudF9UeXBlc10ueG1sUEsBAi0AFAAGAAgAAAAhAFr0LFu/AAAAFQEA&#10;AAsAAAAAAAAAAAAAAAAAHwEAAF9yZWxzLy5yZWxzUEsBAi0AFAAGAAgAAAAhANyPDwLHAAAA4wAA&#10;AA8AAAAAAAAAAAAAAAAABwIAAGRycy9kb3ducmV2LnhtbFBLBQYAAAAAAwADALcAAAD7AgAAAAA=&#10;" fillcolor="black [3213]" strokecolor="black [3213]" strokeweight="2pt">
                  <v:path arrowok="t"/>
                  <o:lock v:ext="edit" aspectratio="t"/>
                </v:shape>
                <v:shape id="Isosceles Triangle 1073741841" o:spid="_x0000_s1055" type="#_x0000_t5" style="position:absolute;left:27827;top:34895;width:732;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" fillcolor="black [3213]" strokecolor="black [3213]" strokeweight="2pt">
                  <v:path arrowok="t"/>
                  <o:lock v:ext="edit" aspectratio="t"/>
                </v:shape>
                <v:shape id="Isosceles Triangle 1073741842" o:spid="_x0000_s1056" type="#_x0000_t5" style="position:absolute;left:28665;top:34772;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dN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kE7j9FAOT8BgAA//8DAFBLAQItABQABgAIAAAAIQDb4fbL7gAAAIUBAAATAAAAAAAA&#10;AAAAAAAAAAAAAABbQ29udGVudF9UeXBlc10ueG1sUEsBAi0AFAAGAAgAAAAhAFr0LFu/AAAAFQEA&#10;AAsAAAAAAAAAAAAAAAAAHwEAAF9yZWxzLy5yZWxzUEsBAi0AFAAGAAgAAAAhAOH1103HAAAA4wAA&#10;AA8AAAAAAAAAAAAAAAAABwIAAGRycy9kb3ducmV2LnhtbFBLBQYAAAAAAwADALcAAAD7AgAAAAA=&#10;" fillcolor="black [3213]" strokecolor="black [3213]" strokeweight="2pt">
                  <v:path arrowok="t"/>
                  <o:lock v:ext="edit" aspectratio="t"/>
                </v:shape>
                <v:shape id="Isosceles Triangle 1073741843" o:spid="_x0000_s1057" type="#_x0000_t5" style="position:absolute;left:9005;top:29409;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" fillcolor="black [3213]" strokecolor="black [3213]" strokeweight="2pt">
                  <v:path arrowok="t"/>
                  <o:lock v:ext="edit" aspectratio="t"/>
                </v:shape>
                <v:shape id="Freeform 1073741844" o:spid="_x0000_s1058" style="position:absolute;left:43067;top:29104;width:2514;height:762;visibility:visible;mso-wrap-style:square;v-text-anchor:middle" coordsize="251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" path="m,60960r53340,7620c68580,71120,72390,76200,91440,76200v19050,,53340,-3810,76200,-7620c190500,64770,214630,64770,228600,53340,242570,41910,247015,20955,251460,e" filled="f" strokecolor="red" strokeweight="2pt">
                  <v:path arrowok="t" o:connecttype="custom" o:connectlocs="0,60960;53340,68580;91440,76200;167640,68580;228600,53340;251460,0" o:connectangles="0,0,0,0,0,0"/>
                </v:shape>
                <v:shape id="Freeform 1073741845" o:spid="_x0000_s1059" style="position:absolute;left:50153;top:10508;width:2141;height:2899;visibility:visible;mso-wrap-style:square;v-text-anchor:middle" coordsize="214035,28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" path="m,289887c15875,275282,31750,260677,45720,244167,59690,227657,71120,206067,83820,190827v12700,-15240,29210,-26670,38100,-38100c130810,141297,128270,129867,137160,122247v8890,-7620,30480,-6350,38100,-15240c182880,98117,180340,77797,182880,68907v2540,-8890,7620,-15240,7620,-15240c195580,43507,210820,16837,213360,7947,215900,-943,210820,-308,205740,327e" filled="f" strokecolor="red" strokeweight="2pt">
                  <v:path arrowok="t" o:connecttype="custom" o:connectlocs="0,289887;45720,244167;83820,190827;121920,152727;137160,122247;175260,107007;182880,68907;190500,53667;213360,7947;205740,327" o:connectangles="0,0,0,0,0,0,0,0,0,0"/>
                </v:shape>
                <v:oval id="Oval 1073741846" o:spid="_x0000_s1060" style="position:absolute;left:27190;top:34940;width:1003;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" fillcolor="red" strokecolor="black [3213]" strokeweight=".5pt">
                  <v:path arrowok="t"/>
                  <o:lock v:ext="edit" aspectratio="t"/>
                </v:oval>
                <v:oval id="Oval 1073741847" o:spid="_x0000_s1061" style="position:absolute;left:25158;top:33462;width:1003;height:1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" fillcolor="#8fda74" strokecolor="black [3213]" strokeweight=".5pt">
                  <v:path arrowok="t"/>
                  <o:lock v:ext="edit" aspectratio="t"/>
                </v:oval>
              </v:group>
            </w:pict>
          </mc:Fallback>
        </mc:AlternateContent>
      </w:r>
    </w:p>
    <w:p w14:paraId="19FAA08C" w14:textId="77777777" w:rsidR="006A2ADF" w:rsidRDefault="006A2ADF" w:rsidP="001A4BBD">
      <w:pPr>
        <w:pStyle w:val="Body"/>
        <w:rPr>
          <w:rFonts w:ascii="Times New Roman" w:hAnsi="Times New Roman" w:cs="Times New Roman"/>
          <w:noProof/>
        </w:rPr>
      </w:pPr>
    </w:p>
    <w:p w14:paraId="3EEDDD9F" w14:textId="77777777"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EF0A26" wp14:editId="015E28EC">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E987BA" id="Freeform 5" o:spid="_x0000_s1026" style="position:absolute;margin-left:240.15pt;margin-top:2.75pt;width:14.1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142C0B0D" w14:textId="77777777" w:rsidR="00A27634" w:rsidRDefault="00A27634" w:rsidP="001A4BBD">
      <w:pPr>
        <w:rPr>
          <w:rFonts w:ascii="Times New Roman" w:hAnsi="Times New Roman" w:cs="Times New Roman"/>
          <w:noProof/>
        </w:rPr>
      </w:pPr>
    </w:p>
    <w:p w14:paraId="78B0B60E" w14:textId="77777777" w:rsidR="00A27634" w:rsidRDefault="00A27634" w:rsidP="001A4BBD">
      <w:pPr>
        <w:rPr>
          <w:rFonts w:ascii="Times New Roman" w:hAnsi="Times New Roman" w:cs="Times New Roman"/>
          <w:noProof/>
        </w:rPr>
      </w:pPr>
    </w:p>
    <w:p w14:paraId="2E452A1A" w14:textId="77777777" w:rsidR="00A27634" w:rsidRPr="0064488F" w:rsidRDefault="00A27634" w:rsidP="001A4BBD">
      <w:pPr>
        <w:rPr>
          <w:rFonts w:ascii="Times New Roman" w:hAnsi="Times New Roman"/>
          <w:b/>
          <w:sz w:val="24"/>
          <w:szCs w:val="24"/>
        </w:rPr>
      </w:pPr>
      <w:r w:rsidRPr="0089699F">
        <w:rPr>
          <w:rFonts w:ascii="Times New Roman" w:hAnsi="Times New Roman"/>
          <w:b/>
          <w:sz w:val="24"/>
          <w:szCs w:val="24"/>
        </w:rPr>
        <w:t xml:space="preserve">Figure </w:t>
      </w:r>
      <w:r w:rsidR="005A7D52">
        <w:rPr>
          <w:rFonts w:ascii="Times New Roman" w:hAnsi="Times New Roman"/>
          <w:b/>
          <w:sz w:val="24"/>
          <w:szCs w:val="24"/>
        </w:rPr>
        <w:t>9</w:t>
      </w:r>
      <w:r w:rsidRPr="0089699F">
        <w:rPr>
          <w:rFonts w:ascii="Times New Roman" w:hAnsi="Times New Roman"/>
          <w:b/>
          <w:sz w:val="24"/>
          <w:szCs w:val="24"/>
        </w:rPr>
        <w:t xml:space="preserve">. </w:t>
      </w:r>
      <w:r w:rsidRPr="0089699F">
        <w:rPr>
          <w:rFonts w:ascii="Times New Roman" w:hAnsi="Times New Roman"/>
          <w:sz w:val="24"/>
          <w:szCs w:val="24"/>
        </w:rPr>
        <w:t>Map of the proposed sampling sites.</w:t>
      </w:r>
      <w:r w:rsidR="003F5902">
        <w:rPr>
          <w:rFonts w:ascii="Times New Roman" w:hAnsi="Times New Roman"/>
          <w:sz w:val="24"/>
          <w:szCs w:val="24"/>
        </w:rPr>
        <w:t xml:space="preserve"> Four</w:t>
      </w:r>
      <w:r w:rsidRPr="0089699F">
        <w:rPr>
          <w:rFonts w:ascii="Times New Roman" w:hAnsi="Times New Roman"/>
          <w:sz w:val="24"/>
          <w:szCs w:val="24"/>
        </w:rPr>
        <w:t xml:space="preserve"> ARIS locations will be </w:t>
      </w:r>
      <w:r w:rsidR="001616E3">
        <w:rPr>
          <w:rFonts w:ascii="Times New Roman" w:hAnsi="Times New Roman"/>
          <w:sz w:val="24"/>
          <w:szCs w:val="24"/>
        </w:rPr>
        <w:t>selected</w:t>
      </w:r>
      <w:r w:rsidRPr="0089699F">
        <w:rPr>
          <w:rFonts w:ascii="Times New Roman" w:hAnsi="Times New Roman"/>
          <w:sz w:val="24"/>
          <w:szCs w:val="24"/>
        </w:rPr>
        <w:t xml:space="preserve"> at each transect. </w:t>
      </w:r>
    </w:p>
    <w:p w14:paraId="2E6CFA64" w14:textId="77777777" w:rsidR="00674BAC" w:rsidRPr="00435AD2" w:rsidRDefault="00674BAC" w:rsidP="00674BAC">
      <w:pPr>
        <w:pStyle w:val="Body"/>
        <w:spacing w:after="0"/>
        <w:rPr>
          <w:rFonts w:ascii="Times New Roman" w:hAnsi="Times New Roman"/>
        </w:rPr>
      </w:pPr>
      <w:r w:rsidRPr="0064488F">
        <w:rPr>
          <w:rFonts w:ascii="Times New Roman" w:hAnsi="Times New Roman"/>
          <w:sz w:val="24"/>
          <w:szCs w:val="24"/>
        </w:rPr>
        <w:lastRenderedPageBreak/>
        <w:t>Sampling will occur from January through December of 201</w:t>
      </w:r>
      <w:r w:rsidR="00665B97">
        <w:rPr>
          <w:rFonts w:ascii="Times New Roman" w:hAnsi="Times New Roman"/>
          <w:sz w:val="24"/>
          <w:szCs w:val="24"/>
        </w:rPr>
        <w:t>8</w:t>
      </w:r>
      <w:r w:rsidRPr="0089699F">
        <w:rPr>
          <w:rFonts w:ascii="Times New Roman" w:hAnsi="Times New Roman"/>
          <w:sz w:val="24"/>
          <w:szCs w:val="24"/>
        </w:rPr>
        <w:t xml:space="preserve"> (Table </w:t>
      </w:r>
      <w:r w:rsidR="00FA6A93">
        <w:rPr>
          <w:rFonts w:ascii="Times New Roman" w:hAnsi="Times New Roman"/>
          <w:sz w:val="24"/>
          <w:szCs w:val="24"/>
        </w:rPr>
        <w:t>7</w:t>
      </w:r>
      <w:r w:rsidRPr="0089699F">
        <w:rPr>
          <w:rFonts w:ascii="Times New Roman" w:hAnsi="Times New Roman"/>
          <w:sz w:val="24"/>
          <w:szCs w:val="24"/>
        </w:rPr>
        <w:t xml:space="preserve">). </w:t>
      </w:r>
      <w:r w:rsidRPr="0089699F">
        <w:rPr>
          <w:rFonts w:ascii="Times New Roman" w:hAnsi="Times New Roman" w:cs="Times New Roman"/>
          <w:sz w:val="24"/>
          <w:szCs w:val="24"/>
        </w:rPr>
        <w:t xml:space="preserve">All </w:t>
      </w:r>
      <w:r w:rsidR="00A91192">
        <w:rPr>
          <w:rFonts w:ascii="Times New Roman" w:hAnsi="Times New Roman" w:cs="Times New Roman"/>
          <w:sz w:val="24"/>
          <w:szCs w:val="24"/>
        </w:rPr>
        <w:t>b</w:t>
      </w:r>
      <w:r w:rsidRPr="0089699F">
        <w:rPr>
          <w:rFonts w:ascii="Times New Roman" w:hAnsi="Times New Roman" w:cs="Times New Roman"/>
          <w:sz w:val="24"/>
          <w:szCs w:val="24"/>
        </w:rPr>
        <w:t>each seine</w:t>
      </w:r>
      <w:r w:rsidR="00BF2BCE">
        <w:rPr>
          <w:rFonts w:ascii="Times New Roman" w:hAnsi="Times New Roman" w:cs="Times New Roman"/>
          <w:sz w:val="24"/>
          <w:szCs w:val="24"/>
        </w:rPr>
        <w:t xml:space="preserve"> or lampara</w:t>
      </w:r>
      <w:r w:rsidRPr="0089699F">
        <w:rPr>
          <w:rFonts w:ascii="Times New Roman" w:hAnsi="Times New Roman"/>
          <w:sz w:val="24"/>
          <w:szCs w:val="24"/>
        </w:rPr>
        <w:t xml:space="preserve"> sampling will begin in June and end by December</w:t>
      </w:r>
      <w:r w:rsidR="00BF2BCE">
        <w:rPr>
          <w:rFonts w:ascii="Times New Roman" w:hAnsi="Times New Roman"/>
          <w:sz w:val="24"/>
          <w:szCs w:val="24"/>
        </w:rPr>
        <w:t xml:space="preserve"> to coincide with Summer Townet and Fall Midwater Trawl surveys</w:t>
      </w:r>
      <w:r w:rsidRPr="0089699F">
        <w:rPr>
          <w:rFonts w:ascii="Times New Roman" w:hAnsi="Times New Roman"/>
          <w:sz w:val="24"/>
          <w:szCs w:val="24"/>
        </w:rPr>
        <w:t xml:space="preserve">. ARIS evaluations of the boat </w:t>
      </w:r>
      <w:proofErr w:type="spellStart"/>
      <w:r w:rsidRPr="0089699F">
        <w:rPr>
          <w:rFonts w:ascii="Times New Roman" w:hAnsi="Times New Roman"/>
          <w:sz w:val="24"/>
          <w:szCs w:val="24"/>
        </w:rPr>
        <w:t>electrofisher</w:t>
      </w:r>
      <w:proofErr w:type="spellEnd"/>
      <w:r w:rsidRPr="0089699F">
        <w:rPr>
          <w:rFonts w:ascii="Times New Roman" w:hAnsi="Times New Roman"/>
          <w:sz w:val="24"/>
          <w:szCs w:val="24"/>
        </w:rPr>
        <w:t xml:space="preserve"> and gill net will occur from January to June. </w:t>
      </w:r>
    </w:p>
    <w:p w14:paraId="25CEAB17" w14:textId="77777777" w:rsidR="00A27634" w:rsidRPr="00435AD2" w:rsidRDefault="00A27634" w:rsidP="001A4BBD">
      <w:pPr>
        <w:pStyle w:val="Body"/>
        <w:spacing w:after="0"/>
        <w:rPr>
          <w:rFonts w:ascii="Times New Roman" w:hAnsi="Times New Roman"/>
        </w:rPr>
      </w:pPr>
    </w:p>
    <w:p w14:paraId="04866641" w14:textId="77777777" w:rsidR="00B83705" w:rsidRDefault="00B83705" w:rsidP="001A4BBD">
      <w:pPr>
        <w:pStyle w:val="Body"/>
        <w:spacing w:after="0"/>
        <w:rPr>
          <w:rFonts w:ascii="Times New Roman" w:hAnsi="Times New Roman"/>
          <w:b/>
        </w:rPr>
      </w:pPr>
    </w:p>
    <w:p w14:paraId="330D775F" w14:textId="77777777" w:rsidR="00B83705" w:rsidRDefault="00B83705" w:rsidP="001A4BBD">
      <w:pPr>
        <w:pStyle w:val="Body"/>
        <w:spacing w:after="0"/>
        <w:rPr>
          <w:rFonts w:ascii="Times New Roman" w:hAnsi="Times New Roman"/>
          <w:b/>
        </w:rPr>
      </w:pPr>
    </w:p>
    <w:p w14:paraId="26A9545A" w14:textId="77777777" w:rsidR="00B83705" w:rsidRDefault="00B83705" w:rsidP="001A4BBD">
      <w:pPr>
        <w:pStyle w:val="Body"/>
        <w:spacing w:after="0"/>
        <w:rPr>
          <w:rFonts w:ascii="Times New Roman" w:hAnsi="Times New Roman"/>
          <w:b/>
        </w:rPr>
      </w:pPr>
    </w:p>
    <w:p w14:paraId="4915B632" w14:textId="77777777" w:rsidR="00B83705" w:rsidRDefault="00B83705" w:rsidP="001A4BBD">
      <w:pPr>
        <w:pStyle w:val="Body"/>
        <w:spacing w:after="0"/>
        <w:rPr>
          <w:rFonts w:ascii="Times New Roman" w:hAnsi="Times New Roman"/>
          <w:b/>
        </w:rPr>
      </w:pPr>
    </w:p>
    <w:p w14:paraId="60FB6A2A" w14:textId="77777777" w:rsidR="00A27634" w:rsidRPr="00435AD2" w:rsidRDefault="00A27634" w:rsidP="001A4BBD">
      <w:pPr>
        <w:pStyle w:val="Body"/>
        <w:spacing w:after="0"/>
        <w:rPr>
          <w:rFonts w:ascii="Times New Roman" w:hAnsi="Times New Roman"/>
        </w:rPr>
      </w:pPr>
      <w:r w:rsidRPr="00435AD2">
        <w:rPr>
          <w:rFonts w:ascii="Times New Roman" w:hAnsi="Times New Roman"/>
          <w:b/>
        </w:rPr>
        <w:t xml:space="preserve">Table </w:t>
      </w:r>
      <w:r w:rsidR="00FA6A93">
        <w:rPr>
          <w:rFonts w:ascii="Times New Roman" w:hAnsi="Times New Roman"/>
          <w:b/>
        </w:rPr>
        <w:t>7</w:t>
      </w:r>
      <w:r w:rsidRPr="00435AD2">
        <w:rPr>
          <w:rFonts w:ascii="Times New Roman" w:hAnsi="Times New Roman"/>
          <w:b/>
        </w:rPr>
        <w:t>.</w:t>
      </w:r>
      <w:r w:rsidRPr="00435AD2">
        <w:rPr>
          <w:rFonts w:ascii="Times New Roman" w:hAnsi="Times New Roman"/>
        </w:rPr>
        <w:t xml:space="preserve"> </w:t>
      </w:r>
      <w:r w:rsidR="00104106">
        <w:rPr>
          <w:rFonts w:ascii="Times New Roman" w:hAnsi="Times New Roman"/>
        </w:rPr>
        <w:t>Maximum sample numbers for g</w:t>
      </w:r>
      <w:r w:rsidR="00104106" w:rsidRPr="00435AD2">
        <w:rPr>
          <w:rFonts w:ascii="Times New Roman" w:hAnsi="Times New Roman"/>
        </w:rPr>
        <w:t xml:space="preserve">ear </w:t>
      </w:r>
      <w:r w:rsidRPr="00435AD2">
        <w:rPr>
          <w:rFonts w:ascii="Times New Roman" w:hAnsi="Times New Roman"/>
        </w:rPr>
        <w:t xml:space="preserve">types </w:t>
      </w:r>
      <w:r w:rsidR="00104106">
        <w:rPr>
          <w:rFonts w:ascii="Times New Roman" w:hAnsi="Times New Roman"/>
        </w:rPr>
        <w:t>and sampling period</w:t>
      </w:r>
      <w:r w:rsidRPr="00435AD2">
        <w:rPr>
          <w:rFonts w:ascii="Times New Roman" w:hAnsi="Times New Roman"/>
        </w:rPr>
        <w:t>. * denotes long term monitoring gear types.</w:t>
      </w:r>
    </w:p>
    <w:tbl>
      <w:tblPr>
        <w:tblW w:w="5505" w:type="dxa"/>
        <w:tblInd w:w="93" w:type="dxa"/>
        <w:tblLook w:val="04A0" w:firstRow="1" w:lastRow="0" w:firstColumn="1" w:lastColumn="0" w:noHBand="0" w:noVBand="1"/>
      </w:tblPr>
      <w:tblGrid>
        <w:gridCol w:w="2535"/>
        <w:gridCol w:w="990"/>
        <w:gridCol w:w="1980"/>
      </w:tblGrid>
      <w:tr w:rsidR="00A27634" w:rsidRPr="0025504B" w14:paraId="3B752037" w14:textId="77777777" w:rsidTr="004F7B85">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4AA78"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Gear Types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1AC95F0"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N</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7500D194"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Sampling Period</w:t>
            </w:r>
          </w:p>
        </w:tc>
      </w:tr>
      <w:tr w:rsidR="00A27634" w:rsidRPr="0025504B" w14:paraId="37104F33" w14:textId="77777777" w:rsidTr="004F7B85">
        <w:trPr>
          <w:trHeight w:val="300"/>
        </w:trPr>
        <w:tc>
          <w:tcPr>
            <w:tcW w:w="2535" w:type="dxa"/>
            <w:tcBorders>
              <w:top w:val="single" w:sz="4" w:space="0" w:color="auto"/>
              <w:left w:val="single" w:sz="4" w:space="0" w:color="auto"/>
              <w:right w:val="single" w:sz="4" w:space="0" w:color="auto"/>
            </w:tcBorders>
            <w:shd w:val="clear" w:color="auto" w:fill="auto"/>
            <w:vAlign w:val="center"/>
            <w:hideMark/>
          </w:tcPr>
          <w:p w14:paraId="1761A4CA" w14:textId="77777777" w:rsidR="00A27634" w:rsidRPr="007F0AF7" w:rsidRDefault="004827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Beach Seine</w:t>
            </w:r>
            <w:r w:rsidR="00167699">
              <w:rPr>
                <w:rFonts w:ascii="Times New Roman" w:eastAsia="Times New Roman" w:hAnsi="Times New Roman" w:cs="Times New Roman"/>
                <w:color w:val="000000"/>
              </w:rPr>
              <w:t xml:space="preserve"> (or lampara)</w:t>
            </w:r>
          </w:p>
        </w:tc>
        <w:tc>
          <w:tcPr>
            <w:tcW w:w="990" w:type="dxa"/>
            <w:tcBorders>
              <w:top w:val="single" w:sz="4" w:space="0" w:color="auto"/>
              <w:left w:val="nil"/>
              <w:right w:val="single" w:sz="4" w:space="0" w:color="auto"/>
            </w:tcBorders>
            <w:shd w:val="clear" w:color="auto" w:fill="auto"/>
            <w:vAlign w:val="center"/>
          </w:tcPr>
          <w:p w14:paraId="17FBA5D0" w14:textId="77777777" w:rsidR="00A27634" w:rsidRPr="007F0AF7" w:rsidRDefault="00104106" w:rsidP="001F76EF">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1F76EF">
              <w:rPr>
                <w:rFonts w:ascii="Times New Roman" w:eastAsia="Times New Roman" w:hAnsi="Times New Roman" w:cs="Times New Roman"/>
                <w:color w:val="000000"/>
              </w:rPr>
              <w:t>56</w:t>
            </w:r>
          </w:p>
        </w:tc>
        <w:tc>
          <w:tcPr>
            <w:tcW w:w="1980" w:type="dxa"/>
            <w:vMerge w:val="restart"/>
            <w:tcBorders>
              <w:top w:val="nil"/>
              <w:left w:val="single" w:sz="4" w:space="0" w:color="auto"/>
              <w:bottom w:val="nil"/>
              <w:right w:val="single" w:sz="4" w:space="0" w:color="auto"/>
            </w:tcBorders>
            <w:shd w:val="clear" w:color="auto" w:fill="auto"/>
            <w:vAlign w:val="center"/>
            <w:hideMark/>
          </w:tcPr>
          <w:p w14:paraId="2C14DA88" w14:textId="77777777" w:rsidR="00A27634" w:rsidRPr="004237DE" w:rsidRDefault="00A27634" w:rsidP="001A4BBD">
            <w:pPr>
              <w:spacing w:after="10"/>
              <w:jc w:val="center"/>
              <w:rPr>
                <w:rFonts w:ascii="Times New Roman" w:eastAsia="Times New Roman" w:hAnsi="Times New Roman" w:cs="Times New Roman"/>
                <w:color w:val="000000"/>
              </w:rPr>
            </w:pPr>
            <w:r w:rsidRPr="004237DE">
              <w:rPr>
                <w:rFonts w:ascii="Times New Roman" w:eastAsia="Times New Roman" w:hAnsi="Times New Roman" w:cs="Times New Roman"/>
                <w:color w:val="000000"/>
              </w:rPr>
              <w:t>Jun-Aug</w:t>
            </w:r>
          </w:p>
        </w:tc>
      </w:tr>
      <w:tr w:rsidR="00A27634" w:rsidRPr="0025504B" w14:paraId="7E207D29" w14:textId="77777777" w:rsidTr="004F7B85">
        <w:trPr>
          <w:trHeight w:val="234"/>
        </w:trPr>
        <w:tc>
          <w:tcPr>
            <w:tcW w:w="2535" w:type="dxa"/>
            <w:tcBorders>
              <w:left w:val="single" w:sz="4" w:space="0" w:color="auto"/>
              <w:bottom w:val="single" w:sz="4" w:space="0" w:color="auto"/>
              <w:right w:val="single" w:sz="4" w:space="0" w:color="auto"/>
            </w:tcBorders>
            <w:shd w:val="clear" w:color="auto" w:fill="auto"/>
            <w:vAlign w:val="center"/>
            <w:hideMark/>
          </w:tcPr>
          <w:p w14:paraId="07BB2F6C" w14:textId="77777777" w:rsidR="00A27634" w:rsidRPr="007F0AF7"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Townet*</w:t>
            </w:r>
          </w:p>
        </w:tc>
        <w:tc>
          <w:tcPr>
            <w:tcW w:w="990" w:type="dxa"/>
            <w:tcBorders>
              <w:left w:val="nil"/>
              <w:bottom w:val="single" w:sz="4" w:space="0" w:color="auto"/>
              <w:right w:val="single" w:sz="4" w:space="0" w:color="auto"/>
            </w:tcBorders>
            <w:shd w:val="clear" w:color="auto" w:fill="auto"/>
            <w:vAlign w:val="center"/>
          </w:tcPr>
          <w:p w14:paraId="3316F82F"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1980" w:type="dxa"/>
            <w:vMerge/>
            <w:tcBorders>
              <w:top w:val="nil"/>
              <w:left w:val="single" w:sz="4" w:space="0" w:color="auto"/>
              <w:bottom w:val="single" w:sz="4" w:space="0" w:color="auto"/>
              <w:right w:val="single" w:sz="4" w:space="0" w:color="auto"/>
            </w:tcBorders>
            <w:vAlign w:val="center"/>
            <w:hideMark/>
          </w:tcPr>
          <w:p w14:paraId="133BF486" w14:textId="77777777" w:rsidR="00A27634" w:rsidRPr="007F0AF7" w:rsidRDefault="00A27634" w:rsidP="001A4BBD">
            <w:pPr>
              <w:spacing w:after="10"/>
              <w:rPr>
                <w:rFonts w:ascii="Times New Roman" w:eastAsia="Times New Roman" w:hAnsi="Times New Roman" w:cs="Times New Roman"/>
                <w:color w:val="000000"/>
              </w:rPr>
            </w:pPr>
          </w:p>
        </w:tc>
      </w:tr>
      <w:tr w:rsidR="00A27634" w:rsidRPr="0025504B" w14:paraId="0FAD5296" w14:textId="77777777" w:rsidTr="00167699">
        <w:trPr>
          <w:trHeight w:val="234"/>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tcPr>
          <w:p w14:paraId="3F6E8ED9" w14:textId="77777777" w:rsidR="00A27634" w:rsidRDefault="00167699"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Beach Seine (or lampara) </w:t>
            </w:r>
            <w:r w:rsidR="00A27634">
              <w:rPr>
                <w:rFonts w:ascii="Times New Roman" w:eastAsia="Times New Roman" w:hAnsi="Times New Roman" w:cs="Times New Roman"/>
                <w:color w:val="000000"/>
              </w:rPr>
              <w:t>Midwater Trawl*</w:t>
            </w:r>
          </w:p>
        </w:tc>
        <w:tc>
          <w:tcPr>
            <w:tcW w:w="990" w:type="dxa"/>
            <w:tcBorders>
              <w:top w:val="single" w:sz="4" w:space="0" w:color="auto"/>
              <w:left w:val="nil"/>
              <w:bottom w:val="single" w:sz="4" w:space="0" w:color="auto"/>
              <w:right w:val="single" w:sz="4" w:space="0" w:color="auto"/>
            </w:tcBorders>
            <w:shd w:val="clear" w:color="auto" w:fill="auto"/>
            <w:vAlign w:val="center"/>
          </w:tcPr>
          <w:p w14:paraId="0F6AE58A" w14:textId="77777777" w:rsidR="00A27634"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88</w:t>
            </w:r>
          </w:p>
          <w:p w14:paraId="12F49648"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1980" w:type="dxa"/>
            <w:tcBorders>
              <w:top w:val="single" w:sz="4" w:space="0" w:color="auto"/>
              <w:left w:val="single" w:sz="4" w:space="0" w:color="auto"/>
              <w:bottom w:val="single" w:sz="4" w:space="0" w:color="auto"/>
              <w:right w:val="single" w:sz="4" w:space="0" w:color="auto"/>
            </w:tcBorders>
            <w:vAlign w:val="center"/>
          </w:tcPr>
          <w:p w14:paraId="4C361602" w14:textId="77777777" w:rsidR="00A27634"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Sep-Dec</w:t>
            </w:r>
          </w:p>
          <w:p w14:paraId="51F71A00"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93E7170"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0745FD24"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Boat </w:t>
            </w:r>
            <w:proofErr w:type="spellStart"/>
            <w:r>
              <w:rPr>
                <w:rFonts w:ascii="Times New Roman" w:eastAsia="Times New Roman" w:hAnsi="Times New Roman" w:cs="Times New Roman"/>
                <w:color w:val="000000"/>
              </w:rPr>
              <w:t>Electrofisher</w:t>
            </w:r>
            <w:proofErr w:type="spellEnd"/>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230D0DD8"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46D8E10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Jan-May</w:t>
            </w:r>
          </w:p>
        </w:tc>
      </w:tr>
      <w:tr w:rsidR="00A27634" w:rsidRPr="0025504B" w14:paraId="796CA871"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3B9294A1"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015CAE26"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5B918A1F"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78A1601"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5886F2E8"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Gill Net</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4C2191D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3EE58E1F"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Apr-Jun</w:t>
            </w:r>
          </w:p>
        </w:tc>
      </w:tr>
      <w:tr w:rsidR="00A27634" w:rsidRPr="0025504B" w14:paraId="4657175A"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577AD690"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1E8646FA"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205DB78B" w14:textId="77777777" w:rsidR="00A27634" w:rsidRPr="007F0AF7" w:rsidRDefault="00A27634" w:rsidP="001A4BBD">
            <w:pPr>
              <w:spacing w:after="10"/>
              <w:jc w:val="center"/>
              <w:rPr>
                <w:rFonts w:ascii="Times New Roman" w:eastAsia="Times New Roman" w:hAnsi="Times New Roman" w:cs="Times New Roman"/>
                <w:color w:val="000000"/>
              </w:rPr>
            </w:pPr>
          </w:p>
        </w:tc>
      </w:tr>
    </w:tbl>
    <w:p w14:paraId="1627B8F5" w14:textId="77777777" w:rsidR="00A27634" w:rsidRPr="00E170EA" w:rsidRDefault="00A27634" w:rsidP="00E170EA">
      <w:pPr>
        <w:pStyle w:val="Heading3"/>
        <w:rPr>
          <w:sz w:val="24"/>
        </w:rPr>
      </w:pPr>
      <w:bookmarkStart w:id="66" w:name="_Toc433352592"/>
      <w:bookmarkStart w:id="67" w:name="_Toc536509200"/>
      <w:r w:rsidRPr="00E170EA">
        <w:rPr>
          <w:sz w:val="24"/>
        </w:rPr>
        <w:t>Description of Sampling Methods</w:t>
      </w:r>
      <w:bookmarkEnd w:id="66"/>
      <w:bookmarkEnd w:id="67"/>
    </w:p>
    <w:p w14:paraId="165AE193" w14:textId="3CD85FCE" w:rsidR="00A27634" w:rsidRPr="00674BAC" w:rsidRDefault="00A27634" w:rsidP="003918A8">
      <w:pPr>
        <w:pStyle w:val="Body"/>
        <w:rPr>
          <w:rFonts w:ascii="Times New Roman" w:hAnsi="Times New Roman" w:cs="Times New Roman"/>
          <w:sz w:val="24"/>
          <w:szCs w:val="24"/>
        </w:rPr>
      </w:pPr>
      <w:r w:rsidRPr="0064488F">
        <w:rPr>
          <w:rFonts w:ascii="Times New Roman" w:hAnsi="Times New Roman"/>
          <w:sz w:val="24"/>
          <w:szCs w:val="24"/>
        </w:rPr>
        <w:t>Data collected with all samples</w:t>
      </w:r>
      <w:r w:rsidR="00AB69C5">
        <w:rPr>
          <w:rFonts w:ascii="Times New Roman" w:hAnsi="Times New Roman"/>
          <w:sz w:val="24"/>
          <w:szCs w:val="24"/>
        </w:rPr>
        <w:t xml:space="preserve"> </w:t>
      </w:r>
      <w:proofErr w:type="gramStart"/>
      <w:r w:rsidR="00AB69C5">
        <w:rPr>
          <w:rFonts w:ascii="Times New Roman" w:hAnsi="Times New Roman"/>
          <w:sz w:val="24"/>
          <w:szCs w:val="24"/>
        </w:rPr>
        <w:t>include</w:t>
      </w:r>
      <w:r w:rsidRPr="0064488F">
        <w:rPr>
          <w:rFonts w:ascii="Times New Roman" w:hAnsi="Times New Roman"/>
          <w:sz w:val="24"/>
          <w:szCs w:val="24"/>
        </w:rPr>
        <w:t>:</w:t>
      </w:r>
      <w:proofErr w:type="gramEnd"/>
      <w:r w:rsidRPr="0064488F">
        <w:rPr>
          <w:rFonts w:ascii="Times New Roman" w:hAnsi="Times New Roman"/>
          <w:sz w:val="24"/>
          <w:szCs w:val="24"/>
        </w:rPr>
        <w:t xml:space="preserve"> </w:t>
      </w:r>
      <w:r w:rsidR="00674BAC">
        <w:rPr>
          <w:rFonts w:ascii="Times New Roman" w:hAnsi="Times New Roman"/>
          <w:sz w:val="24"/>
          <w:szCs w:val="24"/>
        </w:rPr>
        <w:t>d</w:t>
      </w:r>
      <w:r w:rsidRPr="0064488F">
        <w:rPr>
          <w:rFonts w:ascii="Times New Roman" w:hAnsi="Times New Roman"/>
          <w:sz w:val="24"/>
          <w:szCs w:val="24"/>
        </w:rPr>
        <w:t xml:space="preserve">ate, location, weather, tide stage/water depth, water velocity, surface and bottom specific conductance, surface and bottom water temperature, DO, </w:t>
      </w:r>
    </w:p>
    <w:p w14:paraId="378C6FA3" w14:textId="77777777" w:rsidR="00A27634" w:rsidRPr="0064488F" w:rsidRDefault="00A27634" w:rsidP="003918A8">
      <w:pPr>
        <w:pStyle w:val="Heading3"/>
      </w:pPr>
      <w:bookmarkStart w:id="68" w:name="_Toc536509201"/>
      <w:r w:rsidRPr="0064488F">
        <w:t xml:space="preserve">ARIS Evaluation </w:t>
      </w:r>
      <w:r w:rsidR="00674BAC">
        <w:t>o</w:t>
      </w:r>
      <w:r w:rsidRPr="0064488F">
        <w:t xml:space="preserve">f Boat </w:t>
      </w:r>
      <w:proofErr w:type="spellStart"/>
      <w:r w:rsidRPr="0064488F">
        <w:t>Electrofisher</w:t>
      </w:r>
      <w:proofErr w:type="spellEnd"/>
      <w:r w:rsidRPr="0064488F">
        <w:t xml:space="preserve"> and Gill Net</w:t>
      </w:r>
      <w:bookmarkEnd w:id="68"/>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to record the presence and behavior of fish in a 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 xml:space="preserve">the site will be </w:t>
      </w:r>
      <w:proofErr w:type="spellStart"/>
      <w:r w:rsidRPr="0064488F">
        <w:rPr>
          <w:rFonts w:ascii="Times New Roman" w:hAnsi="Times New Roman" w:cs="Times New Roman"/>
          <w:sz w:val="24"/>
          <w:szCs w:val="24"/>
        </w:rPr>
        <w:t>electrofished</w:t>
      </w:r>
      <w:proofErr w:type="spellEnd"/>
      <w:r w:rsidRPr="0064488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w:t>
      </w:r>
      <w:proofErr w:type="spellStart"/>
      <w:r w:rsidRPr="0064488F">
        <w:rPr>
          <w:rFonts w:ascii="Times New Roman" w:hAnsi="Times New Roman"/>
          <w:sz w:val="24"/>
          <w:szCs w:val="24"/>
        </w:rPr>
        <w:t>electrofisher</w:t>
      </w:r>
      <w:proofErr w:type="spellEnd"/>
      <w:r w:rsidRPr="0064488F">
        <w:rPr>
          <w:rFonts w:ascii="Times New Roman" w:hAnsi="Times New Roman"/>
          <w:sz w:val="24"/>
          <w:szCs w:val="24"/>
        </w:rPr>
        <w:t xml:space="preserve">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w:t>
      </w:r>
      <w:r w:rsidRPr="0064488F">
        <w:rPr>
          <w:rFonts w:ascii="Times New Roman" w:hAnsi="Times New Roman"/>
          <w:sz w:val="24"/>
          <w:szCs w:val="24"/>
        </w:rPr>
        <w:lastRenderedPageBreak/>
        <w:t>counted.</w:t>
      </w:r>
      <w:r w:rsidRPr="0064488F">
        <w:rPr>
          <w:rFonts w:ascii="Times New Roman" w:hAnsi="Times New Roman" w:cs="Times New Roman"/>
          <w:sz w:val="24"/>
          <w:szCs w:val="24"/>
        </w:rPr>
        <w:t xml:space="preserve"> </w:t>
      </w:r>
      <w:r>
        <w:rPr>
          <w:rFonts w:ascii="Times New Roman" w:hAnsi="Times New Roman" w:cs="Times New Roman"/>
          <w:sz w:val="24"/>
          <w:szCs w:val="24"/>
        </w:rPr>
        <w:t xml:space="preserve">In the office, fish </w:t>
      </w:r>
      <w:proofErr w:type="gramStart"/>
      <w:r>
        <w:rPr>
          <w:rFonts w:ascii="Times New Roman" w:hAnsi="Times New Roman" w:cs="Times New Roman"/>
          <w:sz w:val="24"/>
          <w:szCs w:val="24"/>
        </w:rPr>
        <w:t>counts</w:t>
      </w:r>
      <w:proofErr w:type="gramEnd"/>
      <w:r>
        <w:rPr>
          <w:rFonts w:ascii="Times New Roman" w:hAnsi="Times New Roman" w:cs="Times New Roman"/>
          <w:sz w:val="24"/>
          <w:szCs w:val="24"/>
        </w:rPr>
        <w:t xml:space="preserve">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69" w:name="_Toc536509202"/>
      <w:r>
        <w:t>SAV survey techniques</w:t>
      </w:r>
      <w:bookmarkEnd w:id="69"/>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w/Biobase</w:t>
      </w:r>
    </w:p>
    <w:p w14:paraId="07C89A12" w14:textId="77777777" w:rsidR="003918A8" w:rsidRDefault="003918A8"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70" w:name="_Toc415212245"/>
      <w:bookmarkStart w:id="71" w:name="_Toc433352594"/>
      <w:bookmarkStart w:id="72" w:name="_Toc536509203"/>
      <w:r w:rsidRPr="00E170EA">
        <w:t>Analysis</w:t>
      </w:r>
      <w:bookmarkEnd w:id="70"/>
      <w:bookmarkEnd w:id="71"/>
      <w:bookmarkEnd w:id="72"/>
    </w:p>
    <w:p w14:paraId="7A382465" w14:textId="77777777" w:rsidR="00A27634" w:rsidRPr="0064488F" w:rsidRDefault="00A27634" w:rsidP="001A4BBD">
      <w:pPr>
        <w:rPr>
          <w:rFonts w:ascii="Times New Roman" w:hAnsi="Times New Roman" w:cs="Times New Roman"/>
          <w:sz w:val="24"/>
          <w:szCs w:val="24"/>
        </w:rPr>
      </w:pPr>
      <w:r w:rsidRPr="0064488F">
        <w:rPr>
          <w:rFonts w:ascii="Times New Roman" w:hAnsi="Times New Roman" w:cs="Times New Roman"/>
          <w:sz w:val="24"/>
          <w:szCs w:val="24"/>
        </w:rPr>
        <w:t>The littoral and open water habitat catch-per-unit-effort (CPUE)</w:t>
      </w:r>
      <w:r w:rsidR="00DD5548" w:rsidRPr="0064488F">
        <w:rPr>
          <w:rFonts w:ascii="Times New Roman" w:hAnsi="Times New Roman" w:cs="Times New Roman"/>
          <w:sz w:val="24"/>
          <w:szCs w:val="24"/>
        </w:rPr>
        <w:t>, species composition,</w:t>
      </w:r>
      <w:r w:rsidRPr="0064488F">
        <w:rPr>
          <w:rFonts w:ascii="Times New Roman" w:hAnsi="Times New Roman" w:cs="Times New Roman"/>
          <w:sz w:val="24"/>
          <w:szCs w:val="24"/>
        </w:rPr>
        <w:t xml:space="preserve"> and fork lengths will be summarized for each species in a table or graph. Size-frequency distributions will be plotted for common and listed fishes by habitat type. Environmental data will also be summarized by habitat type in a table. The CPUE of fish captured and size frequency distributions between the lampara net, </w:t>
      </w:r>
      <w:proofErr w:type="spellStart"/>
      <w:r w:rsidRPr="0064488F">
        <w:rPr>
          <w:rFonts w:ascii="Times New Roman" w:hAnsi="Times New Roman" w:cs="Times New Roman"/>
          <w:sz w:val="24"/>
          <w:szCs w:val="24"/>
        </w:rPr>
        <w:t>townet</w:t>
      </w:r>
      <w:proofErr w:type="spellEnd"/>
      <w:r w:rsidRPr="0064488F">
        <w:rPr>
          <w:rFonts w:ascii="Times New Roman" w:hAnsi="Times New Roman" w:cs="Times New Roman"/>
          <w:sz w:val="24"/>
          <w:szCs w:val="24"/>
        </w:rPr>
        <w:t xml:space="preserve">, and midwater trawl will be analyzed using an ANOVA or non-parametric equivalent, and Kolmogorov-Smirnov two sample tests. MANOVA, ANOSIM, or other multivariate analyses will be used to test for differences in community composition. </w:t>
      </w:r>
    </w:p>
    <w:p w14:paraId="56D9231D" w14:textId="1FA98D56" w:rsidR="006C69C5" w:rsidRDefault="00A27634" w:rsidP="00DE5C1D">
      <w:pPr>
        <w:rPr>
          <w:rFonts w:ascii="Times New Roman" w:hAnsi="Times New Roman" w:cs="Times New Roman"/>
          <w:sz w:val="24"/>
          <w:szCs w:val="24"/>
        </w:rPr>
      </w:pPr>
      <w:r w:rsidRPr="0064488F">
        <w:rPr>
          <w:rFonts w:ascii="Times New Roman" w:hAnsi="Times New Roman" w:cs="Times New Roman"/>
          <w:sz w:val="24"/>
          <w:szCs w:val="24"/>
        </w:rPr>
        <w:t>Gear efficiency trials using the block net, sonar, and electrofishing w</w:t>
      </w:r>
      <w:r w:rsidR="00500686">
        <w:rPr>
          <w:rFonts w:ascii="Times New Roman" w:hAnsi="Times New Roman" w:cs="Times New Roman"/>
          <w:sz w:val="24"/>
          <w:szCs w:val="24"/>
        </w:rPr>
        <w:t>ill be qualitatively analyzed. Selection of p</w:t>
      </w:r>
      <w:r w:rsidRPr="0064488F">
        <w:rPr>
          <w:rFonts w:ascii="Times New Roman" w:hAnsi="Times New Roman" w:cs="Times New Roman"/>
          <w:sz w:val="24"/>
          <w:szCs w:val="24"/>
        </w:rPr>
        <w:t xml:space="preserve">ossible sampling locations, set-up time, and learning how to effectively sample will be the focus of these trials. Data gathered from successful gear efficiency trials </w:t>
      </w:r>
      <w:r w:rsidR="00486ACF" w:rsidRPr="0064488F">
        <w:rPr>
          <w:rFonts w:ascii="Times New Roman" w:hAnsi="Times New Roman" w:cs="Times New Roman"/>
          <w:sz w:val="24"/>
          <w:szCs w:val="24"/>
        </w:rPr>
        <w:t>can be used during a formal 201</w:t>
      </w:r>
      <w:r w:rsidR="0017586D">
        <w:rPr>
          <w:rFonts w:ascii="Times New Roman" w:hAnsi="Times New Roman" w:cs="Times New Roman"/>
          <w:sz w:val="24"/>
          <w:szCs w:val="24"/>
        </w:rPr>
        <w:t>9</w:t>
      </w:r>
      <w:r w:rsidR="00486ACF" w:rsidRPr="0064488F">
        <w:rPr>
          <w:rFonts w:ascii="Times New Roman" w:hAnsi="Times New Roman" w:cs="Times New Roman"/>
          <w:sz w:val="24"/>
          <w:szCs w:val="24"/>
        </w:rPr>
        <w:t xml:space="preserve"> gear efficiency test.</w:t>
      </w:r>
    </w:p>
    <w:p w14:paraId="4C20BC13" w14:textId="4F39D1B8" w:rsidR="00C0435E" w:rsidRDefault="00AE09A7" w:rsidP="00AE09A7">
      <w:pPr>
        <w:pStyle w:val="Heading2"/>
      </w:pPr>
      <w:bookmarkStart w:id="73" w:name="_Toc536509204"/>
      <w:r>
        <w:t>Results</w:t>
      </w:r>
      <w:bookmarkEnd w:id="73"/>
    </w:p>
    <w:p w14:paraId="782F5988" w14:textId="3512460B" w:rsidR="00AE09A7" w:rsidRDefault="00AE09A7" w:rsidP="00AE09A7">
      <w:pPr>
        <w:pStyle w:val="Heading2"/>
      </w:pPr>
      <w:bookmarkStart w:id="74" w:name="_Toc536509205"/>
      <w:r>
        <w:t>Discussion</w:t>
      </w:r>
      <w:bookmarkEnd w:id="74"/>
    </w:p>
    <w:p w14:paraId="2BD1871F" w14:textId="77777777" w:rsidR="00C0435E" w:rsidRDefault="00C0435E" w:rsidP="00DE5C1D">
      <w:pPr>
        <w:rPr>
          <w:rFonts w:ascii="Times New Roman" w:hAnsi="Times New Roman" w:cs="Times New Roman"/>
          <w:sz w:val="24"/>
          <w:szCs w:val="24"/>
        </w:rPr>
      </w:pPr>
    </w:p>
    <w:p w14:paraId="6324E314" w14:textId="77AA6AD2" w:rsidR="00A27634" w:rsidRPr="00E170EA" w:rsidRDefault="00E170EA" w:rsidP="00E170EA">
      <w:pPr>
        <w:pStyle w:val="Heading1"/>
        <w:spacing w:before="0"/>
      </w:pPr>
      <w:bookmarkStart w:id="75" w:name="_Toc536509206"/>
      <w:commentRangeStart w:id="76"/>
      <w:r w:rsidRPr="00E170EA">
        <w:t>Endangered Species Act Take</w:t>
      </w:r>
      <w:commentRangeEnd w:id="76"/>
      <w:r w:rsidR="002C06F6">
        <w:rPr>
          <w:rStyle w:val="CommentReference"/>
          <w:rFonts w:asciiTheme="minorHAnsi" w:eastAsiaTheme="minorEastAsia" w:hAnsiTheme="minorHAnsi" w:cstheme="minorBidi"/>
          <w:b/>
          <w:bCs/>
          <w:color w:val="auto"/>
        </w:rPr>
        <w:commentReference w:id="76"/>
      </w:r>
      <w:bookmarkEnd w:id="75"/>
    </w:p>
    <w:p w14:paraId="1928646A" w14:textId="77777777" w:rsidR="00A27634" w:rsidRPr="0064488F" w:rsidRDefault="00A27634" w:rsidP="001A4BBD">
      <w:pPr>
        <w:pStyle w:val="Body"/>
        <w:spacing w:after="0"/>
        <w:rPr>
          <w:rFonts w:ascii="Times New Roman" w:hAnsi="Times New Roman" w:cs="Times New Roman"/>
          <w:sz w:val="24"/>
          <w:szCs w:val="24"/>
        </w:rPr>
      </w:pPr>
      <w:r w:rsidRPr="0064488F">
        <w:rPr>
          <w:rFonts w:ascii="Times New Roman" w:hAnsi="Times New Roman" w:cs="Times New Roman"/>
          <w:sz w:val="24"/>
          <w:szCs w:val="24"/>
        </w:rPr>
        <w:t>The Fish Restoration Program is permitted to incidentally take salmonid and sturgeon ESA</w:t>
      </w:r>
      <w:r w:rsidR="00500686">
        <w:rPr>
          <w:rFonts w:ascii="Times New Roman" w:hAnsi="Times New Roman" w:cs="Times New Roman"/>
          <w:sz w:val="24"/>
          <w:szCs w:val="24"/>
        </w:rPr>
        <w:t>-listed</w:t>
      </w:r>
      <w:r w:rsidRPr="0064488F">
        <w:rPr>
          <w:rFonts w:ascii="Times New Roman" w:hAnsi="Times New Roman" w:cs="Times New Roman"/>
          <w:sz w:val="24"/>
          <w:szCs w:val="24"/>
        </w:rPr>
        <w:t xml:space="preserve"> species managed by NMFS via their 2009 Biological Opinion on the </w:t>
      </w:r>
      <w:proofErr w:type="gramStart"/>
      <w:r w:rsidRPr="0064488F">
        <w:rPr>
          <w:rFonts w:ascii="Times New Roman" w:hAnsi="Times New Roman" w:cs="Times New Roman"/>
          <w:sz w:val="24"/>
          <w:szCs w:val="24"/>
        </w:rPr>
        <w:t>Long term</w:t>
      </w:r>
      <w:proofErr w:type="gramEnd"/>
      <w:r w:rsidRPr="0064488F">
        <w:rPr>
          <w:rFonts w:ascii="Times New Roman" w:hAnsi="Times New Roman" w:cs="Times New Roman"/>
          <w:sz w:val="24"/>
          <w:szCs w:val="24"/>
        </w:rPr>
        <w:t xml:space="preserve"> Operations of the Central Valley Project and State Water Project (confirmed with Brycen </w:t>
      </w:r>
      <w:proofErr w:type="spellStart"/>
      <w:r w:rsidRPr="0064488F">
        <w:rPr>
          <w:rFonts w:ascii="Times New Roman" w:hAnsi="Times New Roman" w:cs="Times New Roman"/>
          <w:sz w:val="24"/>
          <w:szCs w:val="24"/>
        </w:rPr>
        <w:t>Swart</w:t>
      </w:r>
      <w:proofErr w:type="spellEnd"/>
      <w:r w:rsidRPr="0064488F">
        <w:rPr>
          <w:rFonts w:ascii="Times New Roman" w:hAnsi="Times New Roman" w:cs="Times New Roman"/>
          <w:sz w:val="24"/>
          <w:szCs w:val="24"/>
        </w:rPr>
        <w:t xml:space="preserve"> of NMFS April 22, 2015 via email). The </w:t>
      </w:r>
      <w:r w:rsidR="006947B3">
        <w:rPr>
          <w:rFonts w:ascii="Times New Roman" w:hAnsi="Times New Roman" w:cs="Times New Roman"/>
          <w:sz w:val="24"/>
          <w:szCs w:val="24"/>
        </w:rPr>
        <w:t xml:space="preserve">EMP, </w:t>
      </w:r>
      <w:r w:rsidRPr="0064488F">
        <w:rPr>
          <w:rFonts w:ascii="Times New Roman" w:hAnsi="Times New Roman" w:cs="Times New Roman"/>
          <w:sz w:val="24"/>
          <w:szCs w:val="24"/>
        </w:rPr>
        <w:t>20mm, Summer Townet, and Fall Midwater Trawl Studies have existing ESA take permits for their activities. Tables included in this section show estimated maximum incidental take from FRP monitoring activities in 2017</w:t>
      </w:r>
      <w:r w:rsidR="00A91192" w:rsidRPr="0064488F">
        <w:rPr>
          <w:rFonts w:ascii="Times New Roman" w:hAnsi="Times New Roman" w:cs="Times New Roman"/>
          <w:sz w:val="24"/>
          <w:szCs w:val="24"/>
        </w:rPr>
        <w:t>201</w:t>
      </w:r>
      <w:r w:rsidR="00A91192">
        <w:rPr>
          <w:rFonts w:ascii="Times New Roman" w:hAnsi="Times New Roman" w:cs="Times New Roman"/>
          <w:sz w:val="24"/>
          <w:szCs w:val="24"/>
        </w:rPr>
        <w:t>8</w:t>
      </w:r>
      <w:r w:rsidRPr="0064488F">
        <w:rPr>
          <w:rFonts w:ascii="Times New Roman" w:hAnsi="Times New Roman" w:cs="Times New Roman"/>
          <w:sz w:val="24"/>
          <w:szCs w:val="24"/>
        </w:rPr>
        <w:t>.</w:t>
      </w:r>
      <w:r w:rsidR="004D3A89">
        <w:rPr>
          <w:rFonts w:ascii="Times New Roman" w:hAnsi="Times New Roman" w:cs="Times New Roman"/>
          <w:sz w:val="24"/>
          <w:szCs w:val="24"/>
        </w:rPr>
        <w:t xml:space="preserve"> Take coverage under IEP is being sought for Delta Smelt only.</w:t>
      </w:r>
      <w:r w:rsidR="006C69C5">
        <w:rPr>
          <w:rFonts w:ascii="Times New Roman" w:hAnsi="Times New Roman" w:cs="Times New Roman"/>
          <w:sz w:val="24"/>
          <w:szCs w:val="24"/>
        </w:rPr>
        <w:t xml:space="preserve"> Other ESA species estimates are listed for informational purposes.</w:t>
      </w:r>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77" w:name="_Toc433352595"/>
      <w:bookmarkStart w:id="78" w:name="_Toc536509207"/>
      <w:r w:rsidRPr="008414E0">
        <w:t xml:space="preserve">Data </w:t>
      </w:r>
      <w:bookmarkEnd w:id="77"/>
      <w:r w:rsidR="00360460">
        <w:t>Management and Distribution</w:t>
      </w:r>
      <w:bookmarkEnd w:id="78"/>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w:t>
      </w:r>
      <w:proofErr w:type="spellStart"/>
      <w:r w:rsidRPr="00C63028">
        <w:rPr>
          <w:rFonts w:ascii="Times New Roman" w:hAnsi="Times New Roman" w:cs="Times New Roman"/>
          <w:sz w:val="24"/>
          <w:szCs w:val="24"/>
        </w:rPr>
        <w:t>publically</w:t>
      </w:r>
      <w:proofErr w:type="spellEnd"/>
      <w:r w:rsidRPr="00C63028">
        <w:rPr>
          <w:rFonts w:ascii="Times New Roman" w:hAnsi="Times New Roman" w:cs="Times New Roman"/>
          <w:sz w:val="24"/>
          <w:szCs w:val="24"/>
        </w:rPr>
        <w:t xml:space="preserve">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79" w:name="_Toc536509208"/>
      <w:r w:rsidRPr="00E170EA">
        <w:t>Reports</w:t>
      </w:r>
      <w:bookmarkEnd w:id="79"/>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80" w:name="_Toc536509209"/>
      <w:r w:rsidRPr="00E170EA">
        <w:t>Publications and Conferences</w:t>
      </w:r>
      <w:bookmarkEnd w:id="80"/>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w:t>
      </w:r>
      <w:r w:rsidRPr="00C63028">
        <w:rPr>
          <w:rFonts w:ascii="Times New Roman" w:hAnsi="Times New Roman" w:cs="Times New Roman"/>
          <w:sz w:val="24"/>
          <w:szCs w:val="24"/>
        </w:rPr>
        <w:lastRenderedPageBreak/>
        <w:t xml:space="preserve">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81" w:name="_Toc433352596"/>
      <w:r>
        <w:br w:type="page"/>
      </w:r>
    </w:p>
    <w:p w14:paraId="0C36195B" w14:textId="77777777" w:rsidR="00A27634" w:rsidRPr="008414E0" w:rsidRDefault="00A27634" w:rsidP="00E170EA">
      <w:pPr>
        <w:pStyle w:val="Heading1"/>
      </w:pPr>
      <w:bookmarkStart w:id="82" w:name="_Toc536509210"/>
      <w:r w:rsidRPr="008414E0">
        <w:lastRenderedPageBreak/>
        <w:t>References</w:t>
      </w:r>
      <w:bookmarkEnd w:id="81"/>
      <w:bookmarkEnd w:id="82"/>
    </w:p>
    <w:p w14:paraId="1277750E" w14:textId="77777777" w:rsidR="00A27634" w:rsidRPr="004367A0" w:rsidRDefault="00A27634" w:rsidP="007F3629">
      <w:pPr>
        <w:pStyle w:val="Body"/>
        <w:spacing w:after="0" w:line="240" w:lineRule="auto"/>
        <w:rPr>
          <w:rFonts w:ascii="Times New Roman" w:hAnsi="Times New Roman" w:cs="Times New Roman"/>
          <w:sz w:val="24"/>
          <w:szCs w:val="24"/>
        </w:rPr>
      </w:pPr>
    </w:p>
    <w:p w14:paraId="0BD24805"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bookmarkStart w:id="83" w:name="_ENREF_1"/>
      <w:r w:rsidRPr="00576DF4">
        <w:rPr>
          <w:rFonts w:ascii="Times New Roman" w:hAnsi="Times New Roman" w:cs="Times New Roman"/>
          <w:noProof/>
          <w:sz w:val="24"/>
          <w:szCs w:val="24"/>
        </w:rPr>
        <w:t>Anderson, D. R. 2008. Model based inference in the life sciences: a primer on evidence. Springer.</w:t>
      </w:r>
      <w:bookmarkEnd w:id="83"/>
    </w:p>
    <w:p w14:paraId="1D21A88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84" w:name="_ENREF_2"/>
      <w:r w:rsidRPr="00A45309">
        <w:rPr>
          <w:rFonts w:ascii="Times New Roman" w:hAnsi="Times New Roman" w:cs="Times New Roman"/>
          <w:sz w:val="24"/>
          <w:szCs w:val="24"/>
        </w:rPr>
        <w:t xml:space="preserve">Bennett, W.A. and J.R. Burau. 2015. Riders on the Storm: Selective Tidal Movements Facilitate the Spawning Migration of Threatened Delta Smelt in the San Francisco Estuary. Estuaries and Coasts </w:t>
      </w:r>
      <w:r w:rsidRPr="00A45309">
        <w:rPr>
          <w:rFonts w:ascii="Times New Roman" w:hAnsi="Times New Roman" w:cs="Times New Roman"/>
          <w:b/>
          <w:sz w:val="24"/>
          <w:szCs w:val="24"/>
        </w:rPr>
        <w:t>38</w:t>
      </w:r>
      <w:r w:rsidRPr="00A45309">
        <w:rPr>
          <w:rFonts w:ascii="Times New Roman" w:hAnsi="Times New Roman" w:cs="Times New Roman"/>
          <w:sz w:val="24"/>
          <w:szCs w:val="24"/>
        </w:rPr>
        <w:t>(3): 826-835.</w:t>
      </w:r>
    </w:p>
    <w:p w14:paraId="2F4C2707"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Baxter, R., L. R. Brown, G. Castillo, L. Conrad, S. Culberson, M. Dekar, F. Feyrer, L. Grimaldo, T. Hunt, J. Kirsch, A. Mueller-Solger, S. Slater, T. Sommer, and K. Souza. 2015. An updated conceptual model for Delta Smelt: our evolving understanding of an estuarine fish. Interagency Ecological Program</w:t>
      </w:r>
      <w:r w:rsidR="00576DF4">
        <w:rPr>
          <w:rFonts w:ascii="Times New Roman" w:hAnsi="Times New Roman" w:cs="Times New Roman"/>
          <w:noProof/>
          <w:sz w:val="24"/>
          <w:szCs w:val="24"/>
        </w:rPr>
        <w:t>. Sacramento, CA.</w:t>
      </w:r>
      <w:bookmarkEnd w:id="84"/>
    </w:p>
    <w:p w14:paraId="17821069"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5" w:name="_ENREF_3"/>
      <w:r w:rsidRPr="00A45309">
        <w:rPr>
          <w:rFonts w:ascii="Times New Roman" w:hAnsi="Times New Roman" w:cs="Times New Roman"/>
          <w:noProof/>
          <w:sz w:val="24"/>
          <w:szCs w:val="24"/>
        </w:rPr>
        <w:t xml:space="preserve">Bollens, S. M., J. Breckenridge, J. R. Cordell, C. Simenstad, and O. Kalata. 2014. Zooplankton of tidal marsh channels in relation to environmental variables in the upper San Francisco Estuary. Aquatic Biology </w:t>
      </w:r>
      <w:r w:rsidRPr="00A45309">
        <w:rPr>
          <w:rFonts w:ascii="Times New Roman" w:hAnsi="Times New Roman" w:cs="Times New Roman"/>
          <w:b/>
          <w:noProof/>
          <w:sz w:val="24"/>
          <w:szCs w:val="24"/>
        </w:rPr>
        <w:t>21</w:t>
      </w:r>
      <w:r w:rsidRPr="00A45309">
        <w:rPr>
          <w:rFonts w:ascii="Times New Roman" w:hAnsi="Times New Roman" w:cs="Times New Roman"/>
          <w:noProof/>
          <w:sz w:val="24"/>
          <w:szCs w:val="24"/>
        </w:rPr>
        <w:t>:205-219.</w:t>
      </w:r>
      <w:bookmarkEnd w:id="85"/>
    </w:p>
    <w:p w14:paraId="73BC4FF4" w14:textId="77777777" w:rsidR="00106179" w:rsidRDefault="00106179"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Brown, L. R. 2003. Will tidal wetland restoration enhance populations of native fishes? San Francisco Estuary and Watershed Science 1(1):43 pages.</w:t>
      </w:r>
    </w:p>
    <w:p w14:paraId="1A542C3E" w14:textId="77777777" w:rsidR="0026600B" w:rsidRPr="003B0E58" w:rsidRDefault="0026600B" w:rsidP="004367A0">
      <w:pPr>
        <w:pStyle w:val="Body"/>
        <w:spacing w:after="0" w:line="240" w:lineRule="auto"/>
        <w:ind w:left="720" w:hanging="720"/>
        <w:rPr>
          <w:rStyle w:val="Hyperlink"/>
          <w:rFonts w:ascii="Times New Roman" w:hAnsi="Times New Roman" w:cs="Times New Roman"/>
          <w:sz w:val="24"/>
          <w:szCs w:val="24"/>
        </w:rPr>
      </w:pPr>
      <w:r w:rsidRPr="003B0E58">
        <w:rPr>
          <w:rFonts w:ascii="Times New Roman" w:hAnsi="Times New Roman" w:cs="Times New Roman"/>
          <w:sz w:val="24"/>
          <w:szCs w:val="24"/>
        </w:rPr>
        <w:t xml:space="preserve">Contreras, D., R. Hartman, S. Sherman, A. </w:t>
      </w:r>
      <w:proofErr w:type="spellStart"/>
      <w:r w:rsidRPr="003B0E58">
        <w:rPr>
          <w:rFonts w:ascii="Times New Roman" w:hAnsi="Times New Roman" w:cs="Times New Roman"/>
          <w:sz w:val="24"/>
          <w:szCs w:val="24"/>
        </w:rPr>
        <w:t>Furler</w:t>
      </w:r>
      <w:proofErr w:type="spellEnd"/>
      <w:r w:rsidRPr="003B0E58">
        <w:rPr>
          <w:rFonts w:ascii="Times New Roman" w:hAnsi="Times New Roman" w:cs="Times New Roman"/>
          <w:sz w:val="24"/>
          <w:szCs w:val="24"/>
        </w:rPr>
        <w:t>, and A. Low. 2016. Pilot study phase I: Results</w:t>
      </w:r>
      <w:r w:rsidRPr="003B0E58">
        <w:rPr>
          <w:rFonts w:cs="Arial"/>
          <w:sz w:val="24"/>
          <w:szCs w:val="24"/>
        </w:rPr>
        <w:t xml:space="preserve"> from </w:t>
      </w:r>
      <w:r w:rsidRPr="003B0E58">
        <w:rPr>
          <w:rFonts w:ascii="Times New Roman" w:hAnsi="Times New Roman" w:cs="Times New Roman"/>
          <w:sz w:val="24"/>
          <w:szCs w:val="24"/>
        </w:rPr>
        <w:t xml:space="preserve">2015 gear methodology trials in the North Delta. California Department of Fish and Wildlife, Fish Restoration Program, Stockton, CA. Available online: </w:t>
      </w:r>
      <w:hyperlink r:id="rId55" w:history="1">
        <w:r w:rsidRPr="003B0E58">
          <w:rPr>
            <w:rStyle w:val="Hyperlink"/>
            <w:rFonts w:ascii="Times New Roman" w:hAnsi="Times New Roman" w:cs="Times New Roman"/>
            <w:sz w:val="24"/>
            <w:szCs w:val="24"/>
          </w:rPr>
          <w:t>http://www.water.ca.gov/environmentalservices/docs/frpa/frp_monitoring_pilot_phase_I_final_report.pdf</w:t>
        </w:r>
      </w:hyperlink>
    </w:p>
    <w:p w14:paraId="2A320FE1" w14:textId="77777777" w:rsidR="0026600B" w:rsidRPr="003B0E58" w:rsidRDefault="0026600B" w:rsidP="003B0E58">
      <w:pPr>
        <w:spacing w:after="0"/>
        <w:ind w:left="720" w:hanging="720"/>
        <w:rPr>
          <w:rFonts w:ascii="Times New Roman" w:hAnsi="Times New Roman" w:cs="Times New Roman"/>
          <w:sz w:val="24"/>
          <w:szCs w:val="24"/>
        </w:rPr>
      </w:pPr>
      <w:r w:rsidRPr="003B0E58">
        <w:rPr>
          <w:rFonts w:ascii="Times New Roman" w:eastAsia="Calibri" w:hAnsi="Times New Roman" w:cs="Times New Roman"/>
          <w:sz w:val="24"/>
          <w:szCs w:val="24"/>
        </w:rPr>
        <w:t>Contreras, D., R. Hartman, S. Sherman, and A. Low. 201</w:t>
      </w:r>
      <w:r w:rsidRPr="003B0E58">
        <w:rPr>
          <w:rFonts w:ascii="Times New Roman" w:hAnsi="Times New Roman" w:cs="Times New Roman"/>
          <w:sz w:val="24"/>
          <w:szCs w:val="24"/>
        </w:rPr>
        <w:t>7</w:t>
      </w:r>
      <w:r w:rsidRPr="003B0E58">
        <w:rPr>
          <w:rFonts w:ascii="Times New Roman" w:eastAsia="Calibri" w:hAnsi="Times New Roman" w:cs="Times New Roman"/>
          <w:sz w:val="24"/>
          <w:szCs w:val="24"/>
        </w:rPr>
        <w:t>. Pilot Study Phase II: Results from 2016 gear evaluation in the North Delta.</w:t>
      </w:r>
      <w:r w:rsidRPr="003B0E58">
        <w:rPr>
          <w:rFonts w:ascii="Times New Roman" w:hAnsi="Times New Roman" w:cs="Times New Roman"/>
          <w:sz w:val="24"/>
          <w:szCs w:val="24"/>
        </w:rPr>
        <w:t xml:space="preserve"> </w:t>
      </w:r>
      <w:r w:rsidRPr="003B0E58">
        <w:rPr>
          <w:rFonts w:ascii="Times New Roman" w:eastAsia="Calibri" w:hAnsi="Times New Roman" w:cs="Times New Roman"/>
          <w:sz w:val="24"/>
          <w:szCs w:val="24"/>
        </w:rPr>
        <w:t xml:space="preserve">California Department of Fish and Wildlife, Fish Restoration Program, Stockton, CA. </w:t>
      </w:r>
    </w:p>
    <w:p w14:paraId="5D97FDE8"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26600B">
        <w:rPr>
          <w:rFonts w:ascii="Times New Roman" w:hAnsi="Times New Roman" w:cs="Times New Roman"/>
          <w:sz w:val="24"/>
          <w:szCs w:val="24"/>
        </w:rPr>
        <w:t xml:space="preserve">(CDFW) </w:t>
      </w:r>
      <w:r w:rsidR="004367A0" w:rsidRPr="0026600B">
        <w:rPr>
          <w:rFonts w:ascii="Times New Roman" w:hAnsi="Times New Roman" w:cs="Times New Roman"/>
          <w:sz w:val="24"/>
          <w:szCs w:val="24"/>
        </w:rPr>
        <w:t>California Department of Fish and Wildlife (2009). California Endangered Species Act Incidental Take Permit No. 2081-001-03 on Department of Water Resources California</w:t>
      </w:r>
      <w:r w:rsidR="004367A0" w:rsidRPr="00A45309">
        <w:rPr>
          <w:rFonts w:ascii="Times New Roman" w:hAnsi="Times New Roman" w:cs="Times New Roman"/>
          <w:sz w:val="24"/>
          <w:szCs w:val="24"/>
        </w:rPr>
        <w:t xml:space="preserve"> State Water Project Delta Facilities and Operations. Sacramento, CA.</w:t>
      </w:r>
    </w:p>
    <w:p w14:paraId="2AF49EF3" w14:textId="77777777" w:rsidR="007A7657" w:rsidRPr="00A45309" w:rsidRDefault="007A7657"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Damon, L. 2015. </w:t>
      </w:r>
      <w:hyperlink r:id="rId56" w:history="1">
        <w:r w:rsidRPr="00A45309">
          <w:rPr>
            <w:rStyle w:val="Hyperlink"/>
            <w:rFonts w:ascii="Times New Roman" w:hAnsi="Times New Roman" w:cs="Times New Roman"/>
            <w:sz w:val="24"/>
            <w:szCs w:val="24"/>
            <w:u w:val="none"/>
          </w:rPr>
          <w:t xml:space="preserve">Memorandum: 2015 Index of Delta Smelt Abundance from the 20-mm Survey </w:t>
        </w:r>
      </w:hyperlink>
      <w:r w:rsidRPr="00A45309">
        <w:rPr>
          <w:rFonts w:ascii="Times New Roman" w:hAnsi="Times New Roman" w:cs="Times New Roman"/>
          <w:sz w:val="24"/>
          <w:szCs w:val="24"/>
        </w:rPr>
        <w:t>, California Department of Fish and Wildlife. Stockton, CA.</w:t>
      </w:r>
    </w:p>
    <w:p w14:paraId="058298D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6" w:name="_ENREF_5"/>
      <w:r w:rsidRPr="00A45309">
        <w:rPr>
          <w:rFonts w:ascii="Times New Roman" w:hAnsi="Times New Roman" w:cs="Times New Roman"/>
          <w:noProof/>
          <w:sz w:val="24"/>
          <w:szCs w:val="24"/>
        </w:rPr>
        <w:t xml:space="preserve">David, A. T., C. A. Simenstad, J. R. Cordell, J. D. Toft, C. S. Ellings, A. Gray, and H. B. Berge. 2016. Wetland loss, juvenile salmon foraging performance, and density dependence in Pacific Northwest estuaries. Estuaries and Coasts </w:t>
      </w:r>
      <w:r w:rsidRPr="00A45309">
        <w:rPr>
          <w:rFonts w:ascii="Times New Roman" w:hAnsi="Times New Roman" w:cs="Times New Roman"/>
          <w:b/>
          <w:noProof/>
          <w:sz w:val="24"/>
          <w:szCs w:val="24"/>
        </w:rPr>
        <w:t>39</w:t>
      </w:r>
      <w:r w:rsidRPr="00A45309">
        <w:rPr>
          <w:rFonts w:ascii="Times New Roman" w:hAnsi="Times New Roman" w:cs="Times New Roman"/>
          <w:noProof/>
          <w:sz w:val="24"/>
          <w:szCs w:val="24"/>
        </w:rPr>
        <w:t>:767-780.</w:t>
      </w:r>
      <w:bookmarkEnd w:id="86"/>
    </w:p>
    <w:p w14:paraId="7E2D1071"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7" w:name="_ENREF_7"/>
      <w:r w:rsidRPr="00A45309">
        <w:rPr>
          <w:rFonts w:ascii="Times New Roman" w:hAnsi="Times New Roman" w:cs="Times New Roman"/>
          <w:noProof/>
          <w:sz w:val="24"/>
          <w:szCs w:val="24"/>
        </w:rPr>
        <w:t xml:space="preserve">Ferrari, M. C. O., L. Ranaker, K. L. Weinersmith, M. J. Young, A. Sih, and J. L. Conrad. 2014. Effects of turbidity and an invasive waterweed on predation by introduced largemouth bass.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:79-90.</w:t>
      </w:r>
      <w:bookmarkEnd w:id="87"/>
    </w:p>
    <w:p w14:paraId="21DCB7B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Feyrer, F., B. Herbold, et al. 2003. Dietary shifts in a stressed fish assemblage: Consequences of a bivalve invasion in the San Francisco Estuary. Environmental Biology of Fishes </w:t>
      </w:r>
      <w:r w:rsidRPr="00A45309">
        <w:rPr>
          <w:rFonts w:ascii="Times New Roman" w:hAnsi="Times New Roman" w:cs="Times New Roman"/>
          <w:b/>
          <w:bCs/>
          <w:sz w:val="24"/>
          <w:szCs w:val="24"/>
        </w:rPr>
        <w:t>67</w:t>
      </w:r>
      <w:r w:rsidRPr="00A45309">
        <w:rPr>
          <w:rFonts w:ascii="Times New Roman" w:hAnsi="Times New Roman" w:cs="Times New Roman"/>
          <w:sz w:val="24"/>
          <w:szCs w:val="24"/>
        </w:rPr>
        <w:t>(3): 277-288.</w:t>
      </w:r>
    </w:p>
    <w:p w14:paraId="2B7F9F8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8" w:name="_ENREF_8"/>
      <w:r w:rsidRPr="00A45309">
        <w:rPr>
          <w:rFonts w:ascii="Times New Roman" w:hAnsi="Times New Roman" w:cs="Times New Roman"/>
          <w:noProof/>
          <w:sz w:val="24"/>
          <w:szCs w:val="24"/>
        </w:rPr>
        <w:t>Gotelli, N. and A. Ellison. 2012. A Primer of Ecological Statistics. 2 edition. Sinauer Associates, Inc.</w:t>
      </w:r>
      <w:bookmarkEnd w:id="88"/>
    </w:p>
    <w:p w14:paraId="5A16ACB1" w14:textId="77777777" w:rsidR="00E005DE" w:rsidRPr="00A45309" w:rsidRDefault="004367A0" w:rsidP="00E005DE">
      <w:pPr>
        <w:pStyle w:val="NormalWeb"/>
        <w:spacing w:before="0" w:after="0"/>
        <w:ind w:left="562" w:hanging="562"/>
        <w:rPr>
          <w:rFonts w:ascii="Times New Roman" w:hAnsi="Times New Roman" w:cs="Times New Roman"/>
        </w:rPr>
      </w:pPr>
      <w:r w:rsidRPr="00A45309">
        <w:rPr>
          <w:rFonts w:ascii="Times New Roman" w:hAnsi="Times New Roman" w:cs="Times New Roman"/>
          <w:noProof/>
        </w:rPr>
        <w:t xml:space="preserve">Goertler, P., K. Jones, J. Kirsch, L. Conrad, and T. Sommer. </w:t>
      </w:r>
      <w:r w:rsidRPr="00A45309">
        <w:rPr>
          <w:rFonts w:ascii="Times New Roman" w:hAnsi="Times New Roman" w:cs="Times New Roman"/>
        </w:rPr>
        <w:t xml:space="preserve">(In review). Chinook Salmon Tidal Wetlands Conceptual Modal. </w:t>
      </w:r>
      <w:r w:rsidR="00E005DE" w:rsidRPr="00A45309">
        <w:rPr>
          <w:rFonts w:ascii="Times New Roman" w:hAnsi="Times New Roman" w:cs="Times New Roman"/>
        </w:rPr>
        <w:t>Chapter 8. in S. Sherman, R. Hartman, and D. Contreras, editors. </w:t>
      </w:r>
      <w:r w:rsidR="00E005DE" w:rsidRPr="00A45309">
        <w:rPr>
          <w:rFonts w:ascii="Times New Roman" w:hAnsi="Times New Roman" w:cs="Times New Roman"/>
          <w:i/>
          <w:iCs/>
        </w:rPr>
        <w:t>Effects of tidal wetland restoration on fish: a suite of conceptual models.</w:t>
      </w:r>
      <w:r w:rsidR="00E005DE" w:rsidRPr="00A45309">
        <w:rPr>
          <w:rFonts w:ascii="Times New Roman" w:hAnsi="Times New Roman" w:cs="Times New Roman"/>
        </w:rPr>
        <w:t xml:space="preserve"> IEP Technical Report xx. Department of Water Resources, Sacramento, California.</w:t>
      </w:r>
    </w:p>
    <w:p w14:paraId="32EBEF2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89" w:name="_ENREF_9"/>
      <w:r w:rsidRPr="00576DF4">
        <w:rPr>
          <w:rFonts w:ascii="Times New Roman" w:hAnsi="Times New Roman" w:cs="Times New Roman"/>
          <w:sz w:val="24"/>
          <w:szCs w:val="24"/>
        </w:rPr>
        <w:lastRenderedPageBreak/>
        <w:t xml:space="preserve">Gray, A., C. A. </w:t>
      </w:r>
      <w:proofErr w:type="spellStart"/>
      <w:r w:rsidRPr="00576DF4">
        <w:rPr>
          <w:rFonts w:ascii="Times New Roman" w:hAnsi="Times New Roman" w:cs="Times New Roman"/>
          <w:sz w:val="24"/>
          <w:szCs w:val="24"/>
        </w:rPr>
        <w:t>Simenstad</w:t>
      </w:r>
      <w:proofErr w:type="spellEnd"/>
      <w:r w:rsidRPr="00576DF4">
        <w:rPr>
          <w:rFonts w:ascii="Times New Roman" w:hAnsi="Times New Roman" w:cs="Times New Roman"/>
          <w:sz w:val="24"/>
          <w:szCs w:val="24"/>
        </w:rPr>
        <w:t>, D. L. Bottom, and T. J. Cornwell. 2002. Contrasting functional performance of juvenile salmon habit</w:t>
      </w:r>
      <w:r w:rsidRPr="00A45309">
        <w:rPr>
          <w:rFonts w:ascii="Times New Roman" w:hAnsi="Times New Roman" w:cs="Times New Roman"/>
          <w:sz w:val="24"/>
          <w:szCs w:val="24"/>
        </w:rPr>
        <w:t xml:space="preserve">at in recovering wetlands of the Salmon River estuary, Oregon, U.S.A. Restoration Ecology </w:t>
      </w:r>
      <w:r w:rsidRPr="00A45309">
        <w:rPr>
          <w:rFonts w:ascii="Times New Roman" w:hAnsi="Times New Roman" w:cs="Times New Roman"/>
          <w:b/>
          <w:sz w:val="24"/>
          <w:szCs w:val="24"/>
        </w:rPr>
        <w:t>10</w:t>
      </w:r>
      <w:r w:rsidRPr="00A45309">
        <w:rPr>
          <w:rFonts w:ascii="Times New Roman" w:hAnsi="Times New Roman" w:cs="Times New Roman"/>
          <w:sz w:val="24"/>
          <w:szCs w:val="24"/>
        </w:rPr>
        <w:t>:514-526.</w:t>
      </w:r>
    </w:p>
    <w:p w14:paraId="204341E7" w14:textId="77777777" w:rsidR="00E005DE" w:rsidRPr="00A45309" w:rsidRDefault="00E005DE" w:rsidP="003B0E58">
      <w:pPr>
        <w:pStyle w:val="NormalWeb"/>
        <w:spacing w:before="0" w:after="0"/>
        <w:ind w:left="562" w:hanging="562"/>
      </w:pPr>
      <w:r w:rsidRPr="00A45309">
        <w:rPr>
          <w:rFonts w:ascii="Times New Roman" w:hAnsi="Times New Roman" w:cs="Times New Roman"/>
        </w:rPr>
        <w:t>Hartman, R. and S. Sherman. In review. Tidal Wetlands Overview Conceptual Model. Chapter 1.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4F44095E" w14:textId="77777777" w:rsidR="00E005DE" w:rsidRPr="00A45309" w:rsidRDefault="00E005DE" w:rsidP="00576DF4">
      <w:pPr>
        <w:pStyle w:val="NormalWeb"/>
        <w:spacing w:before="0" w:after="0"/>
        <w:ind w:left="562" w:hanging="562"/>
        <w:rPr>
          <w:rFonts w:ascii="Times New Roman" w:hAnsi="Times New Roman" w:cs="Times New Roman"/>
        </w:rPr>
      </w:pPr>
      <w:r w:rsidRPr="00A45309">
        <w:rPr>
          <w:rFonts w:ascii="Times New Roman" w:hAnsi="Times New Roman" w:cs="Times New Roman"/>
        </w:rPr>
        <w:t xml:space="preserve">Hartman, R. L. Brown, and J. Hobbs </w:t>
      </w:r>
      <w:proofErr w:type="gramStart"/>
      <w:r w:rsidRPr="00A45309">
        <w:rPr>
          <w:rFonts w:ascii="Times New Roman" w:hAnsi="Times New Roman" w:cs="Times New Roman"/>
        </w:rPr>
        <w:t>In</w:t>
      </w:r>
      <w:proofErr w:type="gramEnd"/>
      <w:r w:rsidRPr="00A45309">
        <w:rPr>
          <w:rFonts w:ascii="Times New Roman" w:hAnsi="Times New Roman" w:cs="Times New Roman"/>
        </w:rPr>
        <w:t xml:space="preserve"> review. Food Web Conceptual Model. Chapter 5.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00283BCF" w14:textId="77777777" w:rsidR="004367A0" w:rsidRPr="00A45309" w:rsidRDefault="00E005DE" w:rsidP="004367A0">
      <w:pPr>
        <w:pStyle w:val="Body"/>
        <w:spacing w:after="0" w:line="240" w:lineRule="auto"/>
        <w:ind w:left="720" w:hanging="720"/>
        <w:rPr>
          <w:rFonts w:ascii="Times New Roman" w:hAnsi="Times New Roman" w:cs="Times New Roman"/>
          <w:noProof/>
          <w:sz w:val="24"/>
          <w:szCs w:val="24"/>
        </w:rPr>
      </w:pPr>
      <w:r w:rsidRPr="00576DF4" w:rsidDel="00E005DE">
        <w:rPr>
          <w:rFonts w:ascii="Times New Roman" w:hAnsi="Times New Roman" w:cs="Times New Roman"/>
          <w:sz w:val="24"/>
          <w:szCs w:val="24"/>
        </w:rPr>
        <w:t xml:space="preserve"> </w:t>
      </w:r>
      <w:bookmarkStart w:id="90" w:name="_ENREF_10"/>
      <w:bookmarkEnd w:id="89"/>
      <w:r w:rsidR="004367A0" w:rsidRPr="00576DF4">
        <w:rPr>
          <w:rFonts w:ascii="Times New Roman" w:hAnsi="Times New Roman" w:cs="Times New Roman"/>
          <w:noProof/>
          <w:sz w:val="24"/>
          <w:szCs w:val="24"/>
        </w:rPr>
        <w:t>Hennessy, A. 2009. Zooplankton Met</w:t>
      </w:r>
      <w:r w:rsidR="004367A0" w:rsidRPr="00A45309">
        <w:rPr>
          <w:rFonts w:ascii="Times New Roman" w:hAnsi="Times New Roman" w:cs="Times New Roman"/>
          <w:noProof/>
          <w:sz w:val="24"/>
          <w:szCs w:val="24"/>
        </w:rPr>
        <w:t>a Data. IEP Bay-Delta Monitoring and Analysis Section, Department of Water Resources, Sacramento, CA.</w:t>
      </w:r>
      <w:bookmarkEnd w:id="90"/>
    </w:p>
    <w:p w14:paraId="228B33D1"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91" w:name="_ENREF_11"/>
      <w:r w:rsidRPr="00A45309">
        <w:rPr>
          <w:rFonts w:ascii="Times New Roman" w:hAnsi="Times New Roman" w:cs="Times New Roman"/>
          <w:sz w:val="24"/>
          <w:szCs w:val="24"/>
        </w:rPr>
        <w:t xml:space="preserve">Herbold, B., D.M. Baltz, L. Brown, R. </w:t>
      </w:r>
      <w:proofErr w:type="spellStart"/>
      <w:r w:rsidRPr="00A45309">
        <w:rPr>
          <w:rFonts w:ascii="Times New Roman" w:hAnsi="Times New Roman" w:cs="Times New Roman"/>
          <w:sz w:val="24"/>
          <w:szCs w:val="24"/>
        </w:rPr>
        <w:t>Grossinger</w:t>
      </w:r>
      <w:proofErr w:type="spellEnd"/>
      <w:r w:rsidRPr="00A45309">
        <w:rPr>
          <w:rFonts w:ascii="Times New Roman" w:hAnsi="Times New Roman" w:cs="Times New Roman"/>
          <w:sz w:val="24"/>
          <w:szCs w:val="24"/>
        </w:rPr>
        <w:t xml:space="preserve">, W. Kimmerer, C.S.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 Wilcox, M. </w:t>
      </w:r>
      <w:proofErr w:type="spellStart"/>
      <w:r w:rsidRPr="00A45309">
        <w:rPr>
          <w:rFonts w:ascii="Times New Roman" w:hAnsi="Times New Roman" w:cs="Times New Roman"/>
          <w:sz w:val="24"/>
          <w:szCs w:val="24"/>
        </w:rPr>
        <w:t>Nobriga</w:t>
      </w:r>
      <w:proofErr w:type="spellEnd"/>
      <w:r w:rsidRPr="00A45309">
        <w:rPr>
          <w:rFonts w:ascii="Times New Roman" w:hAnsi="Times New Roman" w:cs="Times New Roman"/>
          <w:sz w:val="24"/>
          <w:szCs w:val="24"/>
        </w:rPr>
        <w:t>. 2014. The Role of Tidal Marsh Restoration in Fish Management in the San Francisco Estuary. San Francisco Estuary and Watershed Science 12(1):6pp.</w:t>
      </w:r>
    </w:p>
    <w:p w14:paraId="514F9492"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Howe, E. R., C. A.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et al. (2014). "Macroinvertebrate Prey Availability and Fish Diet Selectivity in Relation to Environmental Variables in Natural and Restoring North San Francisco Bay Tidal Marsh Channels." San Francisco Estuary and Watershed Science </w:t>
      </w:r>
      <w:r w:rsidRPr="00A45309">
        <w:rPr>
          <w:rFonts w:ascii="Times New Roman" w:hAnsi="Times New Roman" w:cs="Times New Roman"/>
          <w:b/>
          <w:bCs/>
          <w:sz w:val="24"/>
          <w:szCs w:val="24"/>
        </w:rPr>
        <w:t>12</w:t>
      </w:r>
      <w:r w:rsidRPr="00A45309">
        <w:rPr>
          <w:rFonts w:ascii="Times New Roman" w:hAnsi="Times New Roman" w:cs="Times New Roman"/>
          <w:sz w:val="24"/>
          <w:szCs w:val="24"/>
        </w:rPr>
        <w:t>(1).</w:t>
      </w:r>
    </w:p>
    <w:bookmarkEnd w:id="91"/>
    <w:p w14:paraId="75037D60" w14:textId="77777777" w:rsidR="00986682" w:rsidRPr="00A45309" w:rsidRDefault="00986682"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Kimmerer, W. J., J. R. Burau, and W. A. Bennett. 1998. Tidally oriented vertical migration and position maintenance of zooplankton in a temperate estuary. Limnology &amp; Oceanography 43(7):1697-1709.</w:t>
      </w:r>
    </w:p>
    <w:p w14:paraId="21EDD200" w14:textId="77777777" w:rsidR="00986682" w:rsidRPr="00576DF4" w:rsidRDefault="00986682"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Kimmerer, W. J. 2002. Effects of freshwater flow on abundance of estuarine organisms: physical effects or trophic linkages? Marine Ecology Progress Series 243:39-55.</w:t>
      </w:r>
    </w:p>
    <w:p w14:paraId="3B9E02DF"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92" w:name="_ENREF_12"/>
      <w:r w:rsidRPr="00A45309">
        <w:rPr>
          <w:rFonts w:ascii="Times New Roman" w:hAnsi="Times New Roman" w:cs="Times New Roman"/>
          <w:noProof/>
          <w:sz w:val="24"/>
          <w:szCs w:val="24"/>
        </w:rPr>
        <w:t xml:space="preserve">Kimmerer, W. J., E. S. Gross, and M. L. MacWilliams. 2014. Tidal migration and retention of estuarine zooplankton investigated using a particle-tracking model. Limnol. Oceanogr. </w:t>
      </w:r>
      <w:r w:rsidRPr="00A45309">
        <w:rPr>
          <w:rFonts w:ascii="Times New Roman" w:hAnsi="Times New Roman" w:cs="Times New Roman"/>
          <w:b/>
          <w:noProof/>
          <w:sz w:val="24"/>
          <w:szCs w:val="24"/>
        </w:rPr>
        <w:t>59</w:t>
      </w:r>
      <w:r w:rsidRPr="00A45309">
        <w:rPr>
          <w:rFonts w:ascii="Times New Roman" w:hAnsi="Times New Roman" w:cs="Times New Roman"/>
          <w:noProof/>
          <w:sz w:val="24"/>
          <w:szCs w:val="24"/>
        </w:rPr>
        <w:t>:901-916.</w:t>
      </w:r>
      <w:bookmarkEnd w:id="92"/>
    </w:p>
    <w:p w14:paraId="37E0F9AE"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93" w:name="_ENREF_13"/>
      <w:r w:rsidRPr="00A45309">
        <w:rPr>
          <w:rFonts w:ascii="Times New Roman" w:hAnsi="Times New Roman" w:cs="Times New Roman"/>
          <w:noProof/>
          <w:sz w:val="24"/>
          <w:szCs w:val="24"/>
        </w:rPr>
        <w:t xml:space="preserve">Kimmerer, W. J. and L. Lougee. 2015. Bivalve grazing causes substantial mortality to an estuarine copepod population. Journal of Experimental Marine Biology and Ecology </w:t>
      </w:r>
      <w:r w:rsidRPr="00A45309">
        <w:rPr>
          <w:rFonts w:ascii="Times New Roman" w:hAnsi="Times New Roman" w:cs="Times New Roman"/>
          <w:b/>
          <w:noProof/>
          <w:sz w:val="24"/>
          <w:szCs w:val="24"/>
        </w:rPr>
        <w:t>473</w:t>
      </w:r>
      <w:r w:rsidRPr="00A45309">
        <w:rPr>
          <w:rFonts w:ascii="Times New Roman" w:hAnsi="Times New Roman" w:cs="Times New Roman"/>
          <w:noProof/>
          <w:sz w:val="24"/>
          <w:szCs w:val="24"/>
        </w:rPr>
        <w:t>:53-63.</w:t>
      </w:r>
      <w:bookmarkEnd w:id="93"/>
    </w:p>
    <w:p w14:paraId="4CD76BC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94" w:name="_ENREF_14"/>
      <w:r w:rsidRPr="00A45309">
        <w:rPr>
          <w:rFonts w:ascii="Times New Roman" w:hAnsi="Times New Roman" w:cs="Times New Roman"/>
          <w:noProof/>
          <w:sz w:val="24"/>
          <w:szCs w:val="24"/>
        </w:rPr>
        <w:t xml:space="preserve">Lucas, L. V. and J. K. Thompson. 2012. Changing restoration rules: Exotic bivalves interact with residence time and depth to control phytoplankton productivity. Ecosphere </w:t>
      </w:r>
      <w:r w:rsidRPr="00A45309">
        <w:rPr>
          <w:rFonts w:ascii="Times New Roman" w:hAnsi="Times New Roman" w:cs="Times New Roman"/>
          <w:b/>
          <w:noProof/>
          <w:sz w:val="24"/>
          <w:szCs w:val="24"/>
        </w:rPr>
        <w:t>3</w:t>
      </w:r>
      <w:r w:rsidRPr="00A45309">
        <w:rPr>
          <w:rFonts w:ascii="Times New Roman" w:hAnsi="Times New Roman" w:cs="Times New Roman"/>
          <w:noProof/>
          <w:sz w:val="24"/>
          <w:szCs w:val="24"/>
        </w:rPr>
        <w:t>:art117.</w:t>
      </w:r>
      <w:bookmarkEnd w:id="94"/>
    </w:p>
    <w:p w14:paraId="7F4F0D94"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 xml:space="preserve">Maier, G. O., and C. A. </w:t>
      </w:r>
      <w:proofErr w:type="spellStart"/>
      <w:r w:rsidRPr="00A45309">
        <w:rPr>
          <w:rFonts w:ascii="Times New Roman" w:eastAsiaTheme="minorHAnsi" w:hAnsi="Times New Roman" w:cs="Times New Roman"/>
          <w:sz w:val="24"/>
          <w:szCs w:val="24"/>
        </w:rPr>
        <w:t>Simenstad</w:t>
      </w:r>
      <w:proofErr w:type="spellEnd"/>
      <w:r w:rsidRPr="00A45309">
        <w:rPr>
          <w:rFonts w:ascii="Times New Roman" w:eastAsiaTheme="minorHAnsi" w:hAnsi="Times New Roman" w:cs="Times New Roman"/>
          <w:sz w:val="24"/>
          <w:szCs w:val="24"/>
        </w:rPr>
        <w:t xml:space="preserve">. 2009. The role of marsh-derived </w:t>
      </w:r>
      <w:proofErr w:type="spellStart"/>
      <w:r w:rsidRPr="00A45309">
        <w:rPr>
          <w:rFonts w:ascii="Times New Roman" w:eastAsiaTheme="minorHAnsi" w:hAnsi="Times New Roman" w:cs="Times New Roman"/>
          <w:sz w:val="24"/>
          <w:szCs w:val="24"/>
        </w:rPr>
        <w:t>macrodetritus</w:t>
      </w:r>
      <w:proofErr w:type="spellEnd"/>
      <w:r w:rsidRPr="00A45309">
        <w:rPr>
          <w:rFonts w:ascii="Times New Roman" w:eastAsiaTheme="minorHAnsi" w:hAnsi="Times New Roman" w:cs="Times New Roman"/>
          <w:sz w:val="24"/>
          <w:szCs w:val="24"/>
        </w:rPr>
        <w:t xml:space="preserve"> to the food webs of juvenile Chinook salmon in a large altered estuary. Estuaries and Coasts 32(5):984-998.</w:t>
      </w:r>
    </w:p>
    <w:p w14:paraId="16C8E7D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95" w:name="_ENREF_15"/>
      <w:r w:rsidRPr="00A45309">
        <w:rPr>
          <w:rFonts w:ascii="Times New Roman" w:hAnsi="Times New Roman" w:cs="Times New Roman"/>
          <w:sz w:val="24"/>
          <w:szCs w:val="24"/>
        </w:rPr>
        <w:t xml:space="preserve">McLain, J., G. Castillo. (2009). Nearshore Areas Used by Fry Chinook Salmon, </w:t>
      </w:r>
      <w:r w:rsidRPr="00A45309">
        <w:rPr>
          <w:rStyle w:val="Emphasis"/>
          <w:rFonts w:ascii="Times New Roman" w:hAnsi="Times New Roman" w:cs="Times New Roman"/>
          <w:sz w:val="24"/>
          <w:szCs w:val="24"/>
        </w:rPr>
        <w:t>Oncorhynchus tshawytscha</w:t>
      </w:r>
      <w:r w:rsidRPr="00A45309">
        <w:rPr>
          <w:rFonts w:ascii="Times New Roman" w:hAnsi="Times New Roman" w:cs="Times New Roman"/>
          <w:sz w:val="24"/>
          <w:szCs w:val="24"/>
        </w:rPr>
        <w:t>, in the Northwestern Sacramento–San Joaquin Delta, California.</w:t>
      </w:r>
      <w:r w:rsidRPr="00A45309">
        <w:rPr>
          <w:rFonts w:ascii="Times New Roman" w:hAnsi="Times New Roman" w:cs="Times New Roman"/>
          <w:i/>
          <w:sz w:val="24"/>
          <w:szCs w:val="24"/>
        </w:rPr>
        <w:t xml:space="preserve"> </w:t>
      </w:r>
      <w:r w:rsidRPr="00A45309">
        <w:rPr>
          <w:rStyle w:val="Emphasis"/>
          <w:rFonts w:ascii="Times New Roman" w:hAnsi="Times New Roman" w:cs="Times New Roman"/>
          <w:i w:val="0"/>
          <w:sz w:val="24"/>
          <w:szCs w:val="24"/>
        </w:rPr>
        <w:t>San Francisco Estuary and Watershed Science</w:t>
      </w:r>
      <w:r w:rsidRPr="00A45309">
        <w:rPr>
          <w:rFonts w:ascii="Times New Roman" w:hAnsi="Times New Roman" w:cs="Times New Roman"/>
          <w:i/>
          <w:sz w:val="24"/>
          <w:szCs w:val="24"/>
        </w:rPr>
        <w:t xml:space="preserve">, </w:t>
      </w:r>
      <w:r w:rsidRPr="00A45309">
        <w:rPr>
          <w:rFonts w:ascii="Times New Roman" w:hAnsi="Times New Roman" w:cs="Times New Roman"/>
          <w:sz w:val="24"/>
          <w:szCs w:val="24"/>
        </w:rPr>
        <w:t>7(2): 12pp.</w:t>
      </w:r>
    </w:p>
    <w:p w14:paraId="3474084A" w14:textId="77777777" w:rsidR="004367A0" w:rsidRPr="00A45309" w:rsidRDefault="00576DF4" w:rsidP="004367A0">
      <w:pPr>
        <w:pStyle w:val="Body"/>
        <w:spacing w:after="0" w:line="240" w:lineRule="auto"/>
        <w:ind w:left="720" w:hanging="720"/>
        <w:rPr>
          <w:rFonts w:ascii="Times New Roman" w:hAnsi="Times New Roman" w:cs="Times New Roman"/>
          <w:sz w:val="24"/>
          <w:szCs w:val="24"/>
        </w:rPr>
      </w:pPr>
      <w:r w:rsidRPr="00A45309" w:rsidDel="00576DF4">
        <w:rPr>
          <w:rFonts w:ascii="Times New Roman" w:hAnsi="Times New Roman" w:cs="Times New Roman"/>
          <w:sz w:val="24"/>
          <w:szCs w:val="24"/>
        </w:rPr>
        <w:t xml:space="preserve"> </w:t>
      </w:r>
      <w:r w:rsidR="00986682" w:rsidRPr="00A45309">
        <w:rPr>
          <w:rFonts w:ascii="Times New Roman" w:hAnsi="Times New Roman" w:cs="Times New Roman"/>
          <w:sz w:val="24"/>
          <w:szCs w:val="24"/>
        </w:rPr>
        <w:t xml:space="preserve">(NMFS) </w:t>
      </w:r>
      <w:r w:rsidR="004367A0" w:rsidRPr="00A45309">
        <w:rPr>
          <w:rFonts w:ascii="Times New Roman" w:hAnsi="Times New Roman" w:cs="Times New Roman"/>
          <w:sz w:val="24"/>
          <w:szCs w:val="24"/>
        </w:rPr>
        <w:t>National Marine Fisheries Service</w:t>
      </w:r>
      <w:r w:rsidR="00986682"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(2009). Biological Opinion and Conference Opinion on the long-term operations of the Central Valley Project and the State Water Project. N. M. F. Service. Long Beach, California</w:t>
      </w:r>
      <w:r w:rsidR="004367A0" w:rsidRPr="00A45309">
        <w:rPr>
          <w:rFonts w:ascii="Times New Roman" w:hAnsi="Times New Roman" w:cs="Times New Roman"/>
          <w:b/>
          <w:bCs/>
          <w:sz w:val="24"/>
          <w:szCs w:val="24"/>
        </w:rPr>
        <w:t xml:space="preserve">: </w:t>
      </w:r>
      <w:r w:rsidR="004367A0" w:rsidRPr="00A45309">
        <w:rPr>
          <w:rFonts w:ascii="Times New Roman" w:hAnsi="Times New Roman" w:cs="Times New Roman"/>
          <w:sz w:val="24"/>
          <w:szCs w:val="24"/>
        </w:rPr>
        <w:t>844 pages.</w:t>
      </w:r>
    </w:p>
    <w:p w14:paraId="626ED426"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96" w:name="_ENREF_16"/>
      <w:bookmarkEnd w:id="95"/>
      <w:r w:rsidRPr="00A45309">
        <w:rPr>
          <w:rFonts w:ascii="Times New Roman" w:hAnsi="Times New Roman" w:cs="Times New Roman"/>
          <w:noProof/>
          <w:sz w:val="24"/>
          <w:szCs w:val="24"/>
        </w:rPr>
        <w:t xml:space="preserve">Rozas, L. and W. Odum. 1988. Occupation of submerged aquatic vegetation by fishes: testing the roles of food and refuge. Oecologia </w:t>
      </w:r>
      <w:r w:rsidRPr="00A45309">
        <w:rPr>
          <w:rFonts w:ascii="Times New Roman" w:hAnsi="Times New Roman" w:cs="Times New Roman"/>
          <w:b/>
          <w:noProof/>
          <w:sz w:val="24"/>
          <w:szCs w:val="24"/>
        </w:rPr>
        <w:t>77</w:t>
      </w:r>
      <w:r w:rsidRPr="00A45309">
        <w:rPr>
          <w:rFonts w:ascii="Times New Roman" w:hAnsi="Times New Roman" w:cs="Times New Roman"/>
          <w:noProof/>
          <w:sz w:val="24"/>
          <w:szCs w:val="24"/>
        </w:rPr>
        <w:t>:101-106.</w:t>
      </w:r>
      <w:bookmarkEnd w:id="96"/>
    </w:p>
    <w:p w14:paraId="50CDAAC4" w14:textId="77777777" w:rsidR="00106179"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Scatolini, S. R. and J. B. Zedler (1996). Epibenthic invertebrates of natural and constructed marshes of San Diego Bay. Wetlands 16(1): 24-37.</w:t>
      </w:r>
      <w:bookmarkStart w:id="97" w:name="_ENREF_17"/>
    </w:p>
    <w:p w14:paraId="7D1D0FCB" w14:textId="77777777" w:rsidR="004367A0" w:rsidRPr="00A45309" w:rsidRDefault="004367A0" w:rsidP="00FD097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lastRenderedPageBreak/>
        <w:t>Shreffler</w:t>
      </w:r>
      <w:proofErr w:type="spellEnd"/>
      <w:r w:rsidRPr="00A45309">
        <w:rPr>
          <w:rFonts w:ascii="Times New Roman" w:hAnsi="Times New Roman" w:cs="Times New Roman"/>
          <w:sz w:val="24"/>
          <w:szCs w:val="24"/>
        </w:rPr>
        <w:t xml:space="preserve">, D.K., C.A.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R.M. Thom. 1992. Foraging by Juvenile Salmon in a Restored Estuarine Wetland. Estuaries 15(2): 204-213.</w:t>
      </w:r>
    </w:p>
    <w:p w14:paraId="5EF3E2D8"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C.A., K.L. Fresh, E.O. </w:t>
      </w:r>
      <w:proofErr w:type="spellStart"/>
      <w:r w:rsidRPr="00A45309">
        <w:rPr>
          <w:rFonts w:ascii="Times New Roman" w:hAnsi="Times New Roman" w:cs="Times New Roman"/>
          <w:sz w:val="24"/>
          <w:szCs w:val="24"/>
        </w:rPr>
        <w:t>Salo</w:t>
      </w:r>
      <w:proofErr w:type="spellEnd"/>
      <w:r w:rsidRPr="00A45309">
        <w:rPr>
          <w:rFonts w:ascii="Times New Roman" w:hAnsi="Times New Roman" w:cs="Times New Roman"/>
          <w:sz w:val="24"/>
          <w:szCs w:val="24"/>
        </w:rPr>
        <w:t xml:space="preserve">. 1982. The Role of Puget Sound and Washington Coastal Estuaries in the Life History of Pacific Salmon: An Unappreciated Function. Estuarine </w:t>
      </w:r>
      <w:proofErr w:type="gramStart"/>
      <w:r w:rsidRPr="00A45309">
        <w:rPr>
          <w:rFonts w:ascii="Times New Roman" w:hAnsi="Times New Roman" w:cs="Times New Roman"/>
          <w:sz w:val="24"/>
          <w:szCs w:val="24"/>
        </w:rPr>
        <w:t>Comparisons ,</w:t>
      </w:r>
      <w:proofErr w:type="gramEnd"/>
      <w:r w:rsidRPr="00A45309">
        <w:rPr>
          <w:rFonts w:ascii="Times New Roman" w:hAnsi="Times New Roman" w:cs="Times New Roman"/>
          <w:sz w:val="24"/>
          <w:szCs w:val="24"/>
        </w:rPr>
        <w:t xml:space="preserve"> p. 343-364. In V. S. Kennedy (ed.), Estuarine Comparisons. Academic Press, New York.</w:t>
      </w:r>
    </w:p>
    <w:p w14:paraId="4D525B4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 A. and J. R. Cordell (2000). Ecological assessment criteria for restoring anadromous salmonid habitat in Pacific Northwest estuaries. Ecological Engineering </w:t>
      </w:r>
      <w:r w:rsidRPr="00A45309">
        <w:rPr>
          <w:rFonts w:ascii="Times New Roman" w:hAnsi="Times New Roman" w:cs="Times New Roman"/>
          <w:b/>
          <w:bCs/>
          <w:sz w:val="24"/>
          <w:szCs w:val="24"/>
        </w:rPr>
        <w:t>15</w:t>
      </w:r>
      <w:r w:rsidRPr="00A45309">
        <w:rPr>
          <w:rFonts w:ascii="Times New Roman" w:hAnsi="Times New Roman" w:cs="Times New Roman"/>
          <w:sz w:val="24"/>
          <w:szCs w:val="24"/>
        </w:rPr>
        <w:t>(3–4): 283-302.</w:t>
      </w:r>
    </w:p>
    <w:p w14:paraId="6B8562D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Slater, S. B. and R. D. Baxter. 2014. Diet, prey selection and body condition of age-0 Delta Smelt, </w:t>
      </w:r>
      <w:r w:rsidRPr="00A45309">
        <w:rPr>
          <w:rFonts w:ascii="Times New Roman" w:hAnsi="Times New Roman" w:cs="Times New Roman"/>
          <w:i/>
          <w:noProof/>
          <w:sz w:val="24"/>
          <w:szCs w:val="24"/>
        </w:rPr>
        <w:t>Hypomesus transpacificus</w:t>
      </w:r>
      <w:r w:rsidRPr="00A45309">
        <w:rPr>
          <w:rFonts w:ascii="Times New Roman" w:hAnsi="Times New Roman" w:cs="Times New Roman"/>
          <w:noProof/>
          <w:sz w:val="24"/>
          <w:szCs w:val="24"/>
        </w:rPr>
        <w:t xml:space="preserve">, in the upper San Francisco Estuary. San Francisco Estuary and Watershed Science </w:t>
      </w:r>
      <w:r w:rsidRPr="00A45309">
        <w:rPr>
          <w:rFonts w:ascii="Times New Roman" w:hAnsi="Times New Roman" w:cs="Times New Roman"/>
          <w:b/>
          <w:noProof/>
          <w:sz w:val="24"/>
          <w:szCs w:val="24"/>
        </w:rPr>
        <w:t>14</w:t>
      </w:r>
      <w:r w:rsidRPr="00A45309">
        <w:rPr>
          <w:rFonts w:ascii="Times New Roman" w:hAnsi="Times New Roman" w:cs="Times New Roman"/>
          <w:noProof/>
          <w:sz w:val="24"/>
          <w:szCs w:val="24"/>
        </w:rPr>
        <w:t>.</w:t>
      </w:r>
      <w:bookmarkEnd w:id="97"/>
    </w:p>
    <w:p w14:paraId="772E22C7"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98" w:name="_ENREF_18"/>
      <w:r w:rsidRPr="00A45309">
        <w:rPr>
          <w:rFonts w:ascii="Times New Roman" w:hAnsi="Times New Roman" w:cs="Times New Roman"/>
          <w:noProof/>
          <w:sz w:val="24"/>
          <w:szCs w:val="24"/>
        </w:rPr>
        <w:t xml:space="preserve">Sommer, T. R., M. L. Nobriga, W. C. Harrell, W. Batham, and W. J. Kimmerer. 2001. Floodplain rearing of juvenile chinook salmon: Evidence of enhanced growth and survival. Canadian Journal of Fisheries and Aquatic Sciences </w:t>
      </w:r>
      <w:r w:rsidRPr="00A45309">
        <w:rPr>
          <w:rFonts w:ascii="Times New Roman" w:hAnsi="Times New Roman" w:cs="Times New Roman"/>
          <w:b/>
          <w:noProof/>
          <w:sz w:val="24"/>
          <w:szCs w:val="24"/>
        </w:rPr>
        <w:t>58</w:t>
      </w:r>
      <w:r w:rsidRPr="00A45309">
        <w:rPr>
          <w:rFonts w:ascii="Times New Roman" w:hAnsi="Times New Roman" w:cs="Times New Roman"/>
          <w:noProof/>
          <w:sz w:val="24"/>
          <w:szCs w:val="24"/>
        </w:rPr>
        <w:t>:325-333.</w:t>
      </w:r>
      <w:bookmarkEnd w:id="98"/>
    </w:p>
    <w:p w14:paraId="3FF9278D"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Sommer, T., and F. Mejia. 2013. A place to call home: a synthesis of Delta Smelt habitat in the upper San Francisco Estuary. San Francisco Estuary and Watershed Science 11(2):25 pages.</w:t>
      </w:r>
    </w:p>
    <w:p w14:paraId="546F1E6B"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Turner, A. M. and J. C. Trexler (1997). "Sampling aquatic invertebrates from marshes: evaluating the options." Journal of the North American Benthological Society: 694-709.</w:t>
      </w:r>
      <w:r w:rsidRPr="00A45309">
        <w:rPr>
          <w:rFonts w:ascii="Times New Roman" w:hAnsi="Times New Roman" w:cs="Times New Roman"/>
          <w:sz w:val="24"/>
          <w:szCs w:val="24"/>
        </w:rPr>
        <w:tab/>
      </w:r>
    </w:p>
    <w:p w14:paraId="45EED2AD"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(USFWS) </w:t>
      </w:r>
      <w:r w:rsidR="004367A0" w:rsidRPr="00A45309">
        <w:rPr>
          <w:rFonts w:ascii="Times New Roman" w:hAnsi="Times New Roman" w:cs="Times New Roman"/>
          <w:sz w:val="24"/>
          <w:szCs w:val="24"/>
        </w:rPr>
        <w:t>United States Fish and Wildlife Service</w:t>
      </w:r>
      <w:r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 xml:space="preserve">(2008). Formal Endangered Species Act Consultation on the Proposed Coordinated Operations of the Central Valley Project (CVP) and State Water Project (SWP). United States Fish and Wildlife Service. Sacramento, California, United States Fish and Wildlife Service. </w:t>
      </w:r>
      <w:r w:rsidR="004367A0" w:rsidRPr="00A45309">
        <w:rPr>
          <w:rFonts w:ascii="Times New Roman" w:hAnsi="Times New Roman" w:cs="Times New Roman"/>
          <w:b/>
          <w:bCs/>
          <w:sz w:val="24"/>
          <w:szCs w:val="24"/>
        </w:rPr>
        <w:t xml:space="preserve">81420-2008-F-1481-5: </w:t>
      </w:r>
      <w:r w:rsidR="004367A0" w:rsidRPr="00A45309">
        <w:rPr>
          <w:rFonts w:ascii="Times New Roman" w:hAnsi="Times New Roman" w:cs="Times New Roman"/>
          <w:sz w:val="24"/>
          <w:szCs w:val="24"/>
        </w:rPr>
        <w:t>396 pages.</w:t>
      </w:r>
    </w:p>
    <w:p w14:paraId="76150E96" w14:textId="77777777" w:rsidR="00E005DE" w:rsidRPr="00576DF4" w:rsidRDefault="00E005DE" w:rsidP="00FD0970">
      <w:pPr>
        <w:pStyle w:val="Body"/>
        <w:spacing w:after="0" w:line="240" w:lineRule="auto"/>
        <w:ind w:left="720" w:hanging="720"/>
        <w:rPr>
          <w:rFonts w:ascii="Times New Roman" w:hAnsi="Times New Roman" w:cs="Times New Roman"/>
          <w:noProof/>
          <w:sz w:val="24"/>
          <w:szCs w:val="24"/>
        </w:rPr>
      </w:pPr>
      <w:bookmarkStart w:id="99" w:name="_ENREF_20"/>
      <w:r w:rsidRPr="00A45309">
        <w:rPr>
          <w:rFonts w:ascii="Times New Roman" w:eastAsiaTheme="minorHAnsi" w:hAnsi="Times New Roman" w:cs="Times New Roman"/>
          <w:sz w:val="24"/>
          <w:szCs w:val="24"/>
        </w:rPr>
        <w:t>Wells, E. 2015. IEP Environmental Monitoring Program Benthos Metadata. C. D. o. W. Resources, editor. Division of Environmental Services, Bay-Delta Monitoring and Analysis Section, West Sacramento, CA.</w:t>
      </w:r>
    </w:p>
    <w:p w14:paraId="20DD853C"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Whitley, S. N. and S. M. Bollens. 2014. Fish assemblages across a vegetation gradient in a restoring tidal freshwater wetland: diets and potential for resource competition.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:659-674.</w:t>
      </w:r>
      <w:bookmarkEnd w:id="99"/>
    </w:p>
    <w:p w14:paraId="6D4D0245"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Williams, J. G. 2012. Juvenile Chinook Salmon (</w:t>
      </w:r>
      <w:r w:rsidRPr="00A45309">
        <w:rPr>
          <w:rFonts w:ascii="Times New Roman" w:eastAsiaTheme="minorHAnsi" w:hAnsi="Times New Roman" w:cs="Times New Roman"/>
          <w:i/>
          <w:sz w:val="24"/>
          <w:szCs w:val="24"/>
        </w:rPr>
        <w:t>Oncorhynchus tshawytscha</w:t>
      </w:r>
      <w:r w:rsidRPr="00A45309">
        <w:rPr>
          <w:rFonts w:ascii="Times New Roman" w:eastAsiaTheme="minorHAnsi" w:hAnsi="Times New Roman" w:cs="Times New Roman"/>
          <w:sz w:val="24"/>
          <w:szCs w:val="24"/>
        </w:rPr>
        <w:t>) in and Around the San Francisco Estuary. San Francisco Estuary and Watershed Science 10(3).</w:t>
      </w:r>
    </w:p>
    <w:p w14:paraId="3E5D091A" w14:textId="77777777" w:rsidR="004367A0" w:rsidRPr="00A45309" w:rsidRDefault="004367A0" w:rsidP="004367A0">
      <w:pPr>
        <w:pStyle w:val="Body"/>
        <w:spacing w:line="240" w:lineRule="auto"/>
        <w:rPr>
          <w:rFonts w:ascii="Times New Roman" w:hAnsi="Times New Roman" w:cs="Times New Roman"/>
          <w:noProof/>
          <w:sz w:val="24"/>
          <w:szCs w:val="24"/>
        </w:rPr>
      </w:pPr>
    </w:p>
    <w:p w14:paraId="123303FD"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
    <w:p w14:paraId="5A9CB86B" w14:textId="77777777" w:rsidR="00C0435E" w:rsidRDefault="00C0435E" w:rsidP="00C0435E">
      <w:pPr>
        <w:rPr>
          <w:color w:val="1F497D"/>
        </w:rPr>
      </w:pPr>
    </w:p>
    <w:p w14:paraId="495BD4DC" w14:textId="77777777" w:rsidR="00C0435E" w:rsidRDefault="00C0435E" w:rsidP="00C0435E"/>
    <w:p w14:paraId="4CB1465D" w14:textId="77777777" w:rsidR="00E15568" w:rsidRPr="00E15568" w:rsidRDefault="00C0435E" w:rsidP="00E15568">
      <w:pPr>
        <w:pStyle w:val="EndNoteBibliography"/>
        <w:spacing w:after="0"/>
        <w:ind w:left="720" w:hanging="720"/>
      </w:pPr>
      <w:r>
        <w:fldChar w:fldCharType="begin"/>
      </w:r>
      <w:r>
        <w:instrText xml:space="preserve"> ADDIN EN.REFLIST </w:instrText>
      </w:r>
      <w:r>
        <w:fldChar w:fldCharType="separate"/>
      </w:r>
      <w:r w:rsidR="00E15568" w:rsidRPr="00E15568">
        <w:t xml:space="preserve">American Public Health Association (APHA). 2017. Standard methods for the examination of water and wastewater, 23 edition. American Public Health Association, American Water Works Association, and Water Environment Federation. </w:t>
      </w:r>
    </w:p>
    <w:p w14:paraId="13FB5776" w14:textId="77777777" w:rsidR="00E15568" w:rsidRPr="00E15568" w:rsidRDefault="00E15568" w:rsidP="00E15568">
      <w:pPr>
        <w:pStyle w:val="EndNoteBibliography"/>
        <w:spacing w:after="0"/>
        <w:ind w:left="720" w:hanging="720"/>
      </w:pPr>
      <w:r w:rsidRPr="00E15568">
        <w:t xml:space="preserve">Baxter, R., L. R. Brown, G. Castillo, L. Conrad, S. Culberson, M. Dekar, F. Feyrer, L. Grimaldo, T. Hunt, J. Kirsch, A. Mueller-Solger, S. Slater, T. Sommer, and K. Souza. 2015. An updated conceptual model for Delta Smelt: our evolving understanding of an estuarine fish. Interagency Ecological Program Sacramento, CA. </w:t>
      </w:r>
    </w:p>
    <w:p w14:paraId="3D025FCD" w14:textId="77777777" w:rsidR="00E15568" w:rsidRPr="00E15568" w:rsidRDefault="00E15568" w:rsidP="00E15568">
      <w:pPr>
        <w:pStyle w:val="EndNoteBibliography"/>
        <w:spacing w:after="0"/>
        <w:ind w:left="720" w:hanging="720"/>
      </w:pPr>
      <w:r w:rsidRPr="00E15568">
        <w:lastRenderedPageBreak/>
        <w:t xml:space="preserve">Bollens, S. M., J. Breckenridge, J. R. Cordell, C. Simenstad, and O. Kalata. 2014. Zooplankton of tidal marsh channels in relation to environmental variables in the upper San Francisco Estuary. Aquatic Biology 21:205-219. </w:t>
      </w:r>
    </w:p>
    <w:p w14:paraId="3C7827C9" w14:textId="77777777" w:rsidR="00E15568" w:rsidRPr="00E15568" w:rsidRDefault="00E15568" w:rsidP="00E15568">
      <w:pPr>
        <w:pStyle w:val="EndNoteBibliography"/>
        <w:spacing w:after="0"/>
        <w:ind w:left="720" w:hanging="720"/>
      </w:pPr>
      <w:r w:rsidRPr="00E15568">
        <w:t xml:space="preserve">Bottom, D. L., and coauthors. 2011. Estuarine habitat and juvenile salmon: current and historical linkages in the Lower Columbia River and Estuary. Northwest Fisheries Science Center, U.S. National Marine Fisheries Service, National Oceanic and Atmospheric Administration, Seattle, WA. </w:t>
      </w:r>
    </w:p>
    <w:p w14:paraId="21E10A6D" w14:textId="77777777" w:rsidR="00E15568" w:rsidRPr="00E15568" w:rsidRDefault="00E15568" w:rsidP="00E15568">
      <w:pPr>
        <w:pStyle w:val="EndNoteBibliography"/>
        <w:spacing w:after="0"/>
        <w:ind w:left="720" w:hanging="720"/>
      </w:pPr>
      <w:r w:rsidRPr="00E15568">
        <w:t>Bouley, P., and W. J. Kimmerer. 2006. Ecology of a highly abundant, introduced cyclopoid copepod in a temperate estuary. Marine Ecology Progress Series 324:219-228. &lt;Go to ISI&gt;://PREV200700031243.</w:t>
      </w:r>
    </w:p>
    <w:p w14:paraId="042A2944" w14:textId="77777777" w:rsidR="00E15568" w:rsidRPr="00E15568" w:rsidRDefault="00E15568" w:rsidP="00E15568">
      <w:pPr>
        <w:pStyle w:val="EndNoteBibliography"/>
        <w:spacing w:after="0"/>
        <w:ind w:left="720" w:hanging="720"/>
      </w:pPr>
      <w:r w:rsidRPr="00E15568">
        <w:t xml:space="preserve">Brandes, P. L., and J. S. McLain. 2000. Juvenile Chinook salmon abundance, distribution, and survival in the Sacramento-San Joaquin Estuary. Citeseer. </w:t>
      </w:r>
    </w:p>
    <w:p w14:paraId="1E5A1631" w14:textId="77777777" w:rsidR="00E15568" w:rsidRPr="00E15568" w:rsidRDefault="00E15568" w:rsidP="00E15568">
      <w:pPr>
        <w:pStyle w:val="EndNoteBibliography"/>
        <w:spacing w:after="0"/>
        <w:ind w:left="720" w:hanging="720"/>
      </w:pPr>
      <w:r w:rsidRPr="00E15568">
        <w:t xml:space="preserve">Brown, L. R., and coauthors. 2014. Synthesis of studies in the fall low salinity zone of the San Francisco Estuary, September-December 2011. U.S. Department of the Interior, U.S. Geological Survey, Sacramento, CA. </w:t>
      </w:r>
    </w:p>
    <w:p w14:paraId="3B16AA83" w14:textId="77777777" w:rsidR="00E15568" w:rsidRPr="00E15568" w:rsidRDefault="00E15568" w:rsidP="00E15568">
      <w:pPr>
        <w:pStyle w:val="EndNoteBibliography"/>
        <w:spacing w:after="0"/>
        <w:ind w:left="720" w:hanging="720"/>
      </w:pPr>
      <w:r w:rsidRPr="00E15568">
        <w:t xml:space="preserve">Busby, M. S., and R. A. Barnhart. 1995. Potential food sources and feeding ecology of juvenile fall chinook salmon in California's Mattole River lagoon. California Fish and Game 81(4):133-146. </w:t>
      </w:r>
    </w:p>
    <w:p w14:paraId="56C0E0CB" w14:textId="03F870C4" w:rsidR="00E15568" w:rsidRPr="00E15568" w:rsidRDefault="00E15568" w:rsidP="00E15568">
      <w:pPr>
        <w:pStyle w:val="EndNoteBibliography"/>
        <w:spacing w:after="0"/>
        <w:ind w:left="720" w:hanging="720"/>
      </w:pPr>
      <w:r w:rsidRPr="00E15568">
        <w:t xml:space="preserve">Canuel, E. A., J. E. Cloern, D. B. Ringelberg, J. B. Guckert, and G. H. Rau. 1995. Molecular and Isotopic Tracers Used to Examine Sources of Organic Matter and its Incorporation Into the Food Webs of San Francisco Bay. Limnology and Oceanography 40(1):67-81. </w:t>
      </w:r>
      <w:hyperlink r:id="rId57" w:history="1">
        <w:r w:rsidRPr="00E15568">
          <w:rPr>
            <w:rStyle w:val="Hyperlink"/>
          </w:rPr>
          <w:t>http://www.jstor.org/stable/2838250</w:t>
        </w:r>
      </w:hyperlink>
      <w:r w:rsidRPr="00E15568">
        <w:t>.</w:t>
      </w:r>
    </w:p>
    <w:p w14:paraId="29E3F1B3" w14:textId="77777777" w:rsidR="00E15568" w:rsidRPr="00E15568" w:rsidRDefault="00E15568" w:rsidP="00E15568">
      <w:pPr>
        <w:pStyle w:val="EndNoteBibliography"/>
        <w:spacing w:after="0"/>
        <w:ind w:left="720" w:hanging="720"/>
      </w:pPr>
      <w:r w:rsidRPr="00E15568">
        <w:t xml:space="preserve">Cloern, J. E., and R. Dufford. 2005. Phytoplankton community ecology: principles applied in San Francisco Bay. Marine Ecology Progress Series 285:11-28. </w:t>
      </w:r>
      <w:r w:rsidRPr="00E15568">
        <w:rPr>
          <w:u w:val="single"/>
        </w:rPr>
        <w:t>&lt;Go to ISI&gt;://PREV200500194084</w:t>
      </w:r>
      <w:r w:rsidRPr="00E15568">
        <w:t>.</w:t>
      </w:r>
    </w:p>
    <w:p w14:paraId="78A9315B" w14:textId="39BA4B67" w:rsidR="00E15568" w:rsidRPr="00E15568" w:rsidRDefault="00E15568" w:rsidP="00E15568">
      <w:pPr>
        <w:pStyle w:val="EndNoteBibliography"/>
        <w:spacing w:after="0"/>
        <w:ind w:left="720" w:hanging="720"/>
      </w:pPr>
      <w:r w:rsidRPr="00E15568">
        <w:t xml:space="preserve">Contreras, D., R. Hartman, and S. Sherman. 2017. Pilot Study Phase II: Results from 2016 gear evaluation in the North Delta. California Department of Fish and Wildlife, Fish Restoration Program, Stockton, CA. </w:t>
      </w:r>
      <w:hyperlink r:id="rId58" w:history="1">
        <w:r w:rsidRPr="00E15568">
          <w:rPr>
            <w:rStyle w:val="Hyperlink"/>
          </w:rPr>
          <w:t>http://www.water.ca.gov/environmentalservices/docs/frpa/pilot_phase_II_report_FINAL_3MAY2017.pdf</w:t>
        </w:r>
      </w:hyperlink>
      <w:r w:rsidRPr="00E15568">
        <w:t>.</w:t>
      </w:r>
    </w:p>
    <w:p w14:paraId="0C51275E" w14:textId="77777777" w:rsidR="00E15568" w:rsidRPr="00E15568" w:rsidRDefault="00E15568" w:rsidP="00E15568">
      <w:pPr>
        <w:pStyle w:val="EndNoteBibliography"/>
        <w:spacing w:after="0"/>
        <w:ind w:left="720" w:hanging="720"/>
      </w:pPr>
      <w:r w:rsidRPr="00E15568">
        <w:t xml:space="preserve">Contreras, D., R. Hartman, and S. Sherman. 2018. Sampling fish and invertebrate resources in tidal wetlands of the Sacramento-San Joaquin Delta: Report on Phase III Pilot Monitoring, 2017. California Department of Fish and Wildlife, Stockton, CA. </w:t>
      </w:r>
    </w:p>
    <w:p w14:paraId="307E2BE7" w14:textId="77777777" w:rsidR="00E15568" w:rsidRPr="00E15568" w:rsidRDefault="00E15568" w:rsidP="00E15568">
      <w:pPr>
        <w:pStyle w:val="EndNoteBibliography"/>
        <w:spacing w:after="0"/>
        <w:ind w:left="720" w:hanging="720"/>
      </w:pPr>
      <w:r w:rsidRPr="00E15568">
        <w:t xml:space="preserve">Contreras, D., R. Hartman, S. Sherman, A. Furler, and A. Low. 2016. Pilot study phase I: Results from 2015 gear methodology trials in the North Delta. California Department of FIsh and Wildlife, Fish Restoration Program, Stockton, CA. </w:t>
      </w:r>
    </w:p>
    <w:p w14:paraId="603C7340" w14:textId="2853775A" w:rsidR="00E15568" w:rsidRPr="00E15568" w:rsidRDefault="00E15568" w:rsidP="00E15568">
      <w:pPr>
        <w:pStyle w:val="EndNoteBibliography"/>
        <w:spacing w:after="0"/>
        <w:ind w:left="720" w:hanging="720"/>
      </w:pPr>
      <w:r w:rsidRPr="00E15568">
        <w:t xml:space="preserve">David, A. T., P. A. L. Goertler, S. H. Munsch, B. R. Jones, C. A. Simenstad, J. D. Toft, J. R. Cordell, E. R. Howe, A. Gray, M. P. Hannam, W. Matsubu, and E. E. Morgan. 2016. Influences of Natural and Anthropogenic Factors and Tidal Restoration on Terrestrial Arthropod Assemblages in West Coast North American Estuarine Wetlands. Estuaries and Coasts 39(5):1491-1504. </w:t>
      </w:r>
      <w:hyperlink r:id="rId59" w:history="1">
        <w:r w:rsidRPr="00E15568">
          <w:rPr>
            <w:rStyle w:val="Hyperlink"/>
          </w:rPr>
          <w:t>https://doi.org/10.1007/s12237-016-0091-3</w:t>
        </w:r>
      </w:hyperlink>
      <w:r w:rsidRPr="00E15568">
        <w:t>.</w:t>
      </w:r>
    </w:p>
    <w:p w14:paraId="0BE1ED4A" w14:textId="77777777" w:rsidR="00E15568" w:rsidRPr="00E15568" w:rsidRDefault="00E15568" w:rsidP="00E15568">
      <w:pPr>
        <w:pStyle w:val="EndNoteBibliography"/>
        <w:spacing w:after="0"/>
        <w:ind w:left="720" w:hanging="720"/>
      </w:pPr>
      <w:r w:rsidRPr="00E15568">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0DE93BE3" w14:textId="77777777" w:rsidR="00E15568" w:rsidRPr="00E15568" w:rsidRDefault="00E15568" w:rsidP="00E15568">
      <w:pPr>
        <w:pStyle w:val="EndNoteBibliography"/>
        <w:spacing w:after="0"/>
        <w:ind w:left="720" w:hanging="720"/>
      </w:pPr>
      <w:r w:rsidRPr="00E15568">
        <w:t xml:space="preserve">Duffy, E. J., D. A. Beauchamp, R. M. Sweeting, R. J. Beamish, and J. S. Brennan. 2010. Ontogenetic diet shifts of juvenile Chinook salmon in nearshore and offshore habitats of Puget Sound. Transactions of the American Fisheries Society 139(3):803-823. </w:t>
      </w:r>
    </w:p>
    <w:p w14:paraId="3E0F49A7" w14:textId="67DBEF93" w:rsidR="00E15568" w:rsidRPr="00E15568" w:rsidRDefault="00E15568" w:rsidP="00E15568">
      <w:pPr>
        <w:pStyle w:val="EndNoteBibliography"/>
        <w:spacing w:after="0"/>
        <w:ind w:left="720" w:hanging="720"/>
      </w:pPr>
      <w:r w:rsidRPr="00E15568">
        <w:t xml:space="preserve">Goertler, P., K. Jones, J. Cordell, B. Schreier, and T. Sommer. 2018. Effects of Extreme Hydrologic Regimes on Juvenile Chinook Salmon Prey Resources and Diet Composition in a Large River </w:t>
      </w:r>
      <w:r w:rsidRPr="00E15568">
        <w:lastRenderedPageBreak/>
        <w:t xml:space="preserve">Floodplain. Transactions of the American Fisheries Society 147(2):287-299. </w:t>
      </w:r>
      <w:hyperlink r:id="rId60" w:history="1">
        <w:r w:rsidRPr="00E15568">
          <w:rPr>
            <w:rStyle w:val="Hyperlink"/>
          </w:rPr>
          <w:t>https://onlinelibrary.wiley.com/doi/abs/10.1002/tafs.10028</w:t>
        </w:r>
      </w:hyperlink>
      <w:r w:rsidRPr="00E15568">
        <w:t>.</w:t>
      </w:r>
    </w:p>
    <w:p w14:paraId="651CDBC8" w14:textId="77777777" w:rsidR="00E15568" w:rsidRPr="00E15568" w:rsidRDefault="00E15568" w:rsidP="00E15568">
      <w:pPr>
        <w:pStyle w:val="EndNoteBibliography"/>
        <w:spacing w:after="0"/>
        <w:ind w:left="720" w:hanging="720"/>
      </w:pPr>
      <w:r w:rsidRPr="00E15568">
        <w:t>Grimaldo, L., F. Feyrer, J. Burns, and D. Maniscalco. 2017. Sampling Uncharted Waters: Examining Rearing Habitat of Larval Longfin Smelt (</w:t>
      </w:r>
      <w:r w:rsidRPr="00E15568">
        <w:rPr>
          <w:i/>
        </w:rPr>
        <w:t>Spirinchus thaleichthys</w:t>
      </w:r>
      <w:r w:rsidRPr="00E15568">
        <w:t xml:space="preserve">) in the Upper San Francisco Estuary. Estuaries and Coasts:1-14. </w:t>
      </w:r>
    </w:p>
    <w:p w14:paraId="41662834" w14:textId="77777777" w:rsidR="00E15568" w:rsidRPr="00E15568" w:rsidRDefault="00E15568" w:rsidP="00E15568">
      <w:pPr>
        <w:pStyle w:val="EndNoteBibliography"/>
        <w:spacing w:after="0"/>
        <w:ind w:left="720" w:hanging="720"/>
      </w:pPr>
      <w:r w:rsidRPr="00E15568">
        <w:t xml:space="preserve">Hartman, R., L. Brown, and J. Hobbs. 2017. Food Web Conceptual Model. S. Sherman, R. Hartman, and D. Contreras, editors. Effects of Tidal Wetland Restoration on Fish: A Suite of Conceptual Models, Interagency Ecological Program Technical Report 91. Department of Water Resources, Sacramento, CA. </w:t>
      </w:r>
    </w:p>
    <w:p w14:paraId="1C95EC70" w14:textId="77777777" w:rsidR="00E15568" w:rsidRPr="00E15568" w:rsidRDefault="00E15568" w:rsidP="00E15568">
      <w:pPr>
        <w:pStyle w:val="EndNoteBibliography"/>
        <w:spacing w:after="0"/>
        <w:ind w:left="720" w:hanging="720"/>
      </w:pPr>
      <w:r w:rsidRPr="00E15568">
        <w:t xml:space="preserve">Hennessy, A. 2009. Zooplankton Meta Data. IEP Bay-Delta Monitoring and Analysis Section, Department of Water Resources, Sacramento, CA. </w:t>
      </w:r>
    </w:p>
    <w:p w14:paraId="69538416" w14:textId="33E1B97E" w:rsidR="00E15568" w:rsidRPr="00E15568" w:rsidRDefault="00E15568" w:rsidP="00E15568">
      <w:pPr>
        <w:pStyle w:val="EndNoteBibliography"/>
        <w:spacing w:after="0"/>
        <w:ind w:left="720" w:hanging="720"/>
      </w:pPr>
      <w:r w:rsidRPr="00E15568">
        <w:t xml:space="preserve">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 </w:t>
      </w:r>
      <w:hyperlink r:id="rId61" w:history="1">
        <w:r w:rsidRPr="00E15568">
          <w:rPr>
            <w:rStyle w:val="Hyperlink"/>
          </w:rPr>
          <w:t>http://www.escholarship.org/uc/item/0p01q99s</w:t>
        </w:r>
      </w:hyperlink>
      <w:r w:rsidRPr="00E15568">
        <w:t>.</w:t>
      </w:r>
    </w:p>
    <w:p w14:paraId="53FC54D9" w14:textId="77777777" w:rsidR="00E15568" w:rsidRPr="00E15568" w:rsidRDefault="00E15568" w:rsidP="00E15568">
      <w:pPr>
        <w:pStyle w:val="EndNoteBibliography"/>
        <w:spacing w:after="0"/>
        <w:ind w:left="720" w:hanging="720"/>
      </w:pPr>
      <w:r w:rsidRPr="00E15568">
        <w:t xml:space="preserve">Jassby, A. 2008. Phytoplankton in the upper San Francisco Estuary: recent biomass trends, their causes and their trophic significance. San Francisco Estuary and Watershed Science 6(1):24 pages. </w:t>
      </w:r>
    </w:p>
    <w:p w14:paraId="60A57E76" w14:textId="16DEEDDD" w:rsidR="00E15568" w:rsidRPr="00E15568" w:rsidRDefault="00E15568" w:rsidP="00E15568">
      <w:pPr>
        <w:pStyle w:val="EndNoteBibliography"/>
        <w:spacing w:after="0"/>
        <w:ind w:left="720" w:hanging="720"/>
      </w:pPr>
      <w:r w:rsidRPr="00E15568">
        <w:t xml:space="preserve">Kimmerer, W. J., and L. Lougee. 2015. Bivalve grazing causes substantial mortality to an estuarine copepod population. Journal of Experimental Marine Biology and Ecology 473:53-63. </w:t>
      </w:r>
      <w:hyperlink r:id="rId62" w:history="1">
        <w:r w:rsidRPr="00E15568">
          <w:rPr>
            <w:rStyle w:val="Hyperlink"/>
          </w:rPr>
          <w:t>http://www.sciencedirect.com/science/article/pii/S0022098115300022</w:t>
        </w:r>
      </w:hyperlink>
      <w:r w:rsidRPr="00E15568">
        <w:t>.</w:t>
      </w:r>
    </w:p>
    <w:p w14:paraId="11AFAD0C" w14:textId="77777777" w:rsidR="00E15568" w:rsidRPr="00E15568" w:rsidRDefault="00E15568" w:rsidP="00E15568">
      <w:pPr>
        <w:pStyle w:val="EndNoteBibliography"/>
        <w:spacing w:after="0"/>
        <w:ind w:left="720" w:hanging="720"/>
      </w:pPr>
      <w:r w:rsidRPr="00E15568">
        <w:t xml:space="preserve">Kimmerer, W. J., and J. K. Thompson. 2014. Phytoplankton growth balanced by clam and zooplankton grazing and net transport into the low-salinity zone of the San Francisco Estuary. Estuaries and Coasts:1-17. </w:t>
      </w:r>
    </w:p>
    <w:p w14:paraId="644C02BE" w14:textId="6E95E2A2" w:rsidR="00E15568" w:rsidRPr="00E15568" w:rsidRDefault="00E15568" w:rsidP="00E15568">
      <w:pPr>
        <w:pStyle w:val="EndNoteBibliography"/>
        <w:spacing w:after="0"/>
        <w:ind w:left="720" w:hanging="720"/>
      </w:pPr>
      <w:r w:rsidRPr="00E15568">
        <w:t xml:space="preserve">Lucas, L. V., and J. K. Thompson. 2012. Changing restoration rules: Exotic bivalves interact with residence time and depth to control phytoplankton productivity. Ecosphere 3(12):art117. </w:t>
      </w:r>
      <w:hyperlink r:id="rId63" w:history="1">
        <w:r w:rsidRPr="00E15568">
          <w:rPr>
            <w:rStyle w:val="Hyperlink"/>
          </w:rPr>
          <w:t>http://dx.doi.org/10.1890/ES12-00251.1</w:t>
        </w:r>
      </w:hyperlink>
      <w:r w:rsidRPr="00E15568">
        <w:t>.</w:t>
      </w:r>
    </w:p>
    <w:p w14:paraId="60034991" w14:textId="77777777" w:rsidR="00E15568" w:rsidRPr="00E15568" w:rsidRDefault="00E15568" w:rsidP="00E15568">
      <w:pPr>
        <w:pStyle w:val="EndNoteBibliography"/>
        <w:spacing w:after="0"/>
        <w:ind w:left="720" w:hanging="720"/>
      </w:pPr>
      <w:r w:rsidRPr="00E15568">
        <w:t xml:space="preserve">Maier, G. O., and C. A. Simenstad. 2009. The role of marsh-derived macrodetritus to the food webs of juvenile Chinook salmon in a large altered estuary. Estuaries and Coasts 32(5):984-998. </w:t>
      </w:r>
    </w:p>
    <w:p w14:paraId="47B54F7A" w14:textId="66FAB63C" w:rsidR="00E15568" w:rsidRPr="00E15568" w:rsidRDefault="00E15568" w:rsidP="00E15568">
      <w:pPr>
        <w:pStyle w:val="EndNoteBibliography"/>
        <w:spacing w:after="0"/>
        <w:ind w:left="720" w:hanging="720"/>
      </w:pPr>
      <w:r w:rsidRPr="00E15568">
        <w:t xml:space="preserve">Michel, C. J., A. J. Ammann, S. T. Lindley, P. T. Sandstrom, E. D. Chapman, M. J. Thomas, G. P. Singer, A. P. Klimley, and R. B. MacFarlane. 2015. Chinook salmon outmigration survival in wet and dry years in California’s Sacramento River. Canadian Journal of Fisheries and Aquatic Sciences 72(11):1749-1759. </w:t>
      </w:r>
      <w:hyperlink r:id="rId64" w:history="1">
        <w:r w:rsidRPr="00E15568">
          <w:rPr>
            <w:rStyle w:val="Hyperlink"/>
          </w:rPr>
          <w:t>https://doi.org/10.1139/cjfas-2014-0528</w:t>
        </w:r>
      </w:hyperlink>
      <w:r w:rsidRPr="00E15568">
        <w:t>.</w:t>
      </w:r>
    </w:p>
    <w:p w14:paraId="7E605EBD" w14:textId="77777777" w:rsidR="00E15568" w:rsidRPr="00E15568" w:rsidRDefault="00E15568" w:rsidP="00E15568">
      <w:pPr>
        <w:pStyle w:val="EndNoteBibliography"/>
        <w:spacing w:after="0"/>
        <w:ind w:left="720" w:hanging="720"/>
      </w:pPr>
      <w:r w:rsidRPr="00E15568">
        <w:t xml:space="preserve">Orsi, J. J. 1995. Food habits of several abundant zooplankton species in the Sacramento-San Joaquin estuary. Interagency Ecological Program for the Sacramento-San Joaquin Estuary (IEP), Stockton, CA. </w:t>
      </w:r>
    </w:p>
    <w:p w14:paraId="5F5E8493" w14:textId="4FA20B8B" w:rsidR="00E15568" w:rsidRPr="00E15568" w:rsidRDefault="00E15568" w:rsidP="00E15568">
      <w:pPr>
        <w:pStyle w:val="EndNoteBibliography"/>
        <w:spacing w:after="0"/>
        <w:ind w:left="720" w:hanging="720"/>
      </w:pPr>
      <w:r w:rsidRPr="00E15568">
        <w:t xml:space="preserve">Schroeter, R. E., T. A. O'Rear, M. J. Young, and P. B. Moyle. 2015. The aquatic trophic ecology of Suisun Marsh, San Francisco Estuary, California, during autumn in a wet year. San Francisco Estuary and Watershed Science 13(3). </w:t>
      </w:r>
      <w:hyperlink r:id="rId65" w:history="1">
        <w:r w:rsidRPr="00E15568">
          <w:rPr>
            <w:rStyle w:val="Hyperlink"/>
          </w:rPr>
          <w:t>http://www.escholarship.org/uc/item/3w96c3dt</w:t>
        </w:r>
      </w:hyperlink>
      <w:r w:rsidRPr="00E15568">
        <w:t>.</w:t>
      </w:r>
    </w:p>
    <w:p w14:paraId="664CDA18" w14:textId="77777777" w:rsidR="00E15568" w:rsidRPr="00E15568" w:rsidRDefault="00E15568" w:rsidP="00E15568">
      <w:pPr>
        <w:pStyle w:val="EndNoteBibliography"/>
        <w:spacing w:after="0"/>
        <w:ind w:left="720" w:hanging="720"/>
      </w:pPr>
      <w:r w:rsidRPr="00E15568">
        <w:t xml:space="preserve">Sherman, S., R. Hartman, and D. Contreras, editors. 2017. Effects of Tidal Wetland Restoration on Fish: A Suite of Conceptual Models. Department of Water Resources, Sacramento, CA. </w:t>
      </w:r>
    </w:p>
    <w:p w14:paraId="105A26C4" w14:textId="77777777" w:rsidR="00E15568" w:rsidRPr="00E15568" w:rsidRDefault="00E15568" w:rsidP="00E15568">
      <w:pPr>
        <w:pStyle w:val="EndNoteBibliography"/>
        <w:spacing w:after="0"/>
        <w:ind w:left="720" w:hanging="720"/>
      </w:pPr>
      <w:r w:rsidRPr="00E15568">
        <w:t xml:space="preserve">Slater, S. B., and R. D. Baxter. 2014. Diet, prey selection and body condition of age-0 Delta Smelt, </w:t>
      </w:r>
      <w:r w:rsidRPr="00E15568">
        <w:rPr>
          <w:i/>
        </w:rPr>
        <w:t>Hypomesus transpacificus</w:t>
      </w:r>
      <w:r w:rsidRPr="00E15568">
        <w:t xml:space="preserve">, in the upper San Francisco Estuary. San Francisco Estuary and Watershed Science 14(4). </w:t>
      </w:r>
    </w:p>
    <w:p w14:paraId="20EC6BA5" w14:textId="77777777" w:rsidR="00E15568" w:rsidRPr="00E15568" w:rsidRDefault="00E15568" w:rsidP="00E15568">
      <w:pPr>
        <w:pStyle w:val="EndNoteBibliography"/>
        <w:spacing w:after="0"/>
        <w:ind w:left="720" w:hanging="720"/>
      </w:pPr>
      <w:r w:rsidRPr="00E15568">
        <w:t xml:space="preserve">Sobczak, W. V., J. E. Cloern, A. D. Jassby, B. E. Cole, T. S. Schraga, and A. Arnsberg. 2005. Detritus fuels ecosystem metabolism but not metazoan food webs in San Francisco Estuary's freshwater Delta. Estuaries 28(1):122-135. </w:t>
      </w:r>
    </w:p>
    <w:p w14:paraId="53D7C863" w14:textId="77777777" w:rsidR="00E15568" w:rsidRPr="00E15568" w:rsidRDefault="00E15568" w:rsidP="00E15568">
      <w:pPr>
        <w:pStyle w:val="EndNoteBibliography"/>
        <w:spacing w:after="0"/>
        <w:ind w:left="720" w:hanging="720"/>
      </w:pPr>
      <w:r w:rsidRPr="00E15568">
        <w:lastRenderedPageBreak/>
        <w:t xml:space="preserve">Sobczak, W. V., J. E. Cloern, A. D. Jassby, and A. B. Muller-Solger. 2002. Bioavailability of organic matter in a highly disturbed estuary: The role of detrital and algal resources. Proceedings of the National Academy of Sciences 99(12):8101-8105. </w:t>
      </w:r>
    </w:p>
    <w:p w14:paraId="6B56AADC" w14:textId="77777777" w:rsidR="00E15568" w:rsidRPr="00E15568" w:rsidRDefault="00E15568" w:rsidP="00E15568">
      <w:pPr>
        <w:pStyle w:val="EndNoteBibliography"/>
        <w:spacing w:after="0"/>
        <w:ind w:left="720" w:hanging="720"/>
      </w:pPr>
      <w:r w:rsidRPr="00E15568">
        <w:t xml:space="preserve">Sommer, T., and F. Mejia. 2013. A place to call home: a synthesis of Delta Smelt habitat in the upper San Francisco Estuary. San Francisco Estuary and Watershed Science 11(2):25 pages. </w:t>
      </w:r>
    </w:p>
    <w:p w14:paraId="3D38D48A" w14:textId="77777777" w:rsidR="00E15568" w:rsidRPr="00E15568" w:rsidRDefault="00E15568" w:rsidP="00E15568">
      <w:pPr>
        <w:pStyle w:val="EndNoteBibliography"/>
        <w:spacing w:after="0"/>
        <w:ind w:left="720" w:hanging="720"/>
      </w:pPr>
      <w:r w:rsidRPr="00E15568">
        <w:t xml:space="preserve">Sommer, T., K. Reece, F. Mejia, and M. Nobriga. 2009. Delta smelt life-history contingents: a possible upstream rearing strategy. IEP Newsletter 22(1):11-13. </w:t>
      </w:r>
    </w:p>
    <w:p w14:paraId="5EC752DC" w14:textId="77777777" w:rsidR="00E15568" w:rsidRPr="00E15568" w:rsidRDefault="00E15568" w:rsidP="00E15568">
      <w:pPr>
        <w:pStyle w:val="EndNoteBibliography"/>
        <w:spacing w:after="0"/>
        <w:ind w:left="720" w:hanging="720"/>
      </w:pPr>
      <w:r w:rsidRPr="00E15568">
        <w:t xml:space="preserve">Sommer, T. R., M. L. Nobriga, W. C. Harrell, W. Batham, and W. J. Kimmerer. 2001. Floodplain rearing of juvenile chinook salmon: Evidence of enhanced growth and survival. Canadian Journal of Fisheries and Aquatic Sciences 58(2):325-333. </w:t>
      </w:r>
    </w:p>
    <w:p w14:paraId="71EBAF5B" w14:textId="77777777" w:rsidR="00E15568" w:rsidRPr="00E15568" w:rsidRDefault="00E15568" w:rsidP="00E15568">
      <w:pPr>
        <w:pStyle w:val="EndNoteBibliography"/>
        <w:spacing w:after="0"/>
        <w:ind w:left="720" w:hanging="720"/>
      </w:pPr>
      <w:r w:rsidRPr="00E15568">
        <w:t xml:space="preserve">Tiffan, K. F., J. M. Erhardt, and S. J. St. John. 2014. Prey Availability, Consumption, and Quality Contribute to Variation in Growth of Subyearling Chinook Salmon Rearing in Riverine and Reservoir Habitats. Transactions of the American Fisheries Society 143(1):219-229. </w:t>
      </w:r>
    </w:p>
    <w:p w14:paraId="0D2B1664" w14:textId="77777777" w:rsidR="00E15568" w:rsidRPr="00E15568" w:rsidRDefault="00E15568" w:rsidP="00E15568">
      <w:pPr>
        <w:pStyle w:val="EndNoteBibliography"/>
        <w:spacing w:after="0"/>
        <w:ind w:left="720" w:hanging="720"/>
      </w:pPr>
      <w:r w:rsidRPr="00E15568">
        <w:t xml:space="preserve">Turner, A. M., and J. C. Trexler. 1997. Sampling aquatic invertebrates from marshes: evaluating the options. Journal of the North American Benthological Society 16(3):694-709. </w:t>
      </w:r>
    </w:p>
    <w:p w14:paraId="1F10177A" w14:textId="23B0A67B" w:rsidR="00E15568" w:rsidRPr="00E15568" w:rsidRDefault="00E15568" w:rsidP="00E15568">
      <w:pPr>
        <w:pStyle w:val="EndNoteBibliography"/>
        <w:spacing w:after="0"/>
        <w:ind w:left="720" w:hanging="720"/>
      </w:pPr>
      <w:r w:rsidRPr="00E15568">
        <w:t xml:space="preserve">Utermöhl, H. 1958. Methods of collecting plankton for various purposes are discussed. SIL Communications, 1953-1996 9(1):1-38. </w:t>
      </w:r>
      <w:hyperlink r:id="rId66" w:history="1">
        <w:r w:rsidRPr="00E15568">
          <w:rPr>
            <w:rStyle w:val="Hyperlink"/>
          </w:rPr>
          <w:t>https://doi.org/10.1080/05384680.1958.11904091</w:t>
        </w:r>
      </w:hyperlink>
      <w:r w:rsidRPr="00E15568">
        <w:t>.</w:t>
      </w:r>
    </w:p>
    <w:p w14:paraId="139B3A07" w14:textId="6878D571" w:rsidR="00E15568" w:rsidRPr="00E15568" w:rsidRDefault="00E15568" w:rsidP="00E15568">
      <w:pPr>
        <w:pStyle w:val="EndNoteBibliography"/>
        <w:spacing w:after="0"/>
        <w:ind w:left="720" w:hanging="720"/>
      </w:pPr>
      <w:r w:rsidRPr="00E15568">
        <w:t xml:space="preserve">Wells, E. 2015. IEP Environmental Monitoring Program Benthos Metadata. C. D. o. W. Resources, editor. Division of Environmental Services, Bay-Delta Monitoring and Analysis Section, West Sacramento, CA. </w:t>
      </w:r>
      <w:hyperlink r:id="rId67" w:history="1">
        <w:r w:rsidRPr="00E15568">
          <w:rPr>
            <w:rStyle w:val="Hyperlink"/>
          </w:rPr>
          <w:t>http://www.water.ca.gov/bdma/meta/benthic.cfm</w:t>
        </w:r>
      </w:hyperlink>
      <w:r w:rsidRPr="00E15568">
        <w:t>.</w:t>
      </w:r>
    </w:p>
    <w:p w14:paraId="0FC87781" w14:textId="15AA39B2" w:rsidR="00E15568" w:rsidRPr="00E15568" w:rsidRDefault="00E15568" w:rsidP="00E15568">
      <w:pPr>
        <w:pStyle w:val="EndNoteBibliography"/>
        <w:spacing w:after="0"/>
        <w:ind w:left="720" w:hanging="720"/>
      </w:pPr>
      <w:r w:rsidRPr="00E15568">
        <w:t xml:space="preserve">Whitley, S. N., and S. M. Bollens. 2014. Fish assemblages across a vegetation gradient in a restoring tidal freshwater wetland: diets and potential for resource competition. Environmental Biology of Fishes 97(6):659-674. </w:t>
      </w:r>
      <w:hyperlink r:id="rId68" w:history="1">
        <w:r w:rsidRPr="00E15568">
          <w:rPr>
            <w:rStyle w:val="Hyperlink"/>
          </w:rPr>
          <w:t>http://search.proquest.com/docview/1518010595?accountid=147320</w:t>
        </w:r>
      </w:hyperlink>
      <w:r w:rsidRPr="00E15568">
        <w:t>.</w:t>
      </w:r>
    </w:p>
    <w:p w14:paraId="5A67D492" w14:textId="0B56FD42" w:rsidR="00E15568" w:rsidRPr="00E15568" w:rsidRDefault="00E15568" w:rsidP="00E15568">
      <w:pPr>
        <w:pStyle w:val="EndNoteBibliography"/>
        <w:spacing w:after="0"/>
        <w:ind w:left="720" w:hanging="720"/>
      </w:pPr>
      <w:r w:rsidRPr="00E15568">
        <w:t xml:space="preserve">Williams, J. G. 2012. Juvenile Chinook Salmon (Oncorhynchus tshawytscha) in and Around the San Francisco Estuary. San Francisco Estuary and Watershed Science 10(3). </w:t>
      </w:r>
      <w:hyperlink r:id="rId69" w:history="1">
        <w:r w:rsidRPr="00E15568">
          <w:rPr>
            <w:rStyle w:val="Hyperlink"/>
          </w:rPr>
          <w:t>http://www.escholarship.org/uc/item/96f2t9xw</w:t>
        </w:r>
      </w:hyperlink>
      <w:r w:rsidRPr="00E15568">
        <w:t>.</w:t>
      </w:r>
    </w:p>
    <w:p w14:paraId="3C271673" w14:textId="77777777" w:rsidR="00E15568" w:rsidRPr="00E15568" w:rsidRDefault="00E15568" w:rsidP="00E15568">
      <w:pPr>
        <w:pStyle w:val="EndNoteBibliography"/>
        <w:ind w:left="720" w:hanging="720"/>
      </w:pPr>
      <w:r w:rsidRPr="00E15568">
        <w:t xml:space="preserve">Yoshiyama, R. M., F. W. Fisher, and P. B. Moyle. 1998. Historical abundance and decline of Chinook salmon in the Central Valley region of California. North American Journal of Fisheries Management 18(3):487-521. </w:t>
      </w:r>
    </w:p>
    <w:p w14:paraId="2E3C346B" w14:textId="6FB63549" w:rsidR="00C0435E" w:rsidRDefault="00C0435E" w:rsidP="00C0435E">
      <w:r>
        <w:fldChar w:fldCharType="end"/>
      </w:r>
    </w:p>
    <w:p w14:paraId="4A2CB6B5" w14:textId="37587951"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rtman, Rosemary@Wildlife" w:date="2019-05-01T15:39:00Z" w:initials="HR">
    <w:p w14:paraId="2E463750" w14:textId="1D8C793E" w:rsidR="008825FD" w:rsidRDefault="008825FD">
      <w:pPr>
        <w:pStyle w:val="CommentText"/>
      </w:pPr>
      <w:r>
        <w:rPr>
          <w:rStyle w:val="CommentReference"/>
        </w:rPr>
        <w:annotationRef/>
      </w:r>
      <w:r>
        <w:t>Bleh. I don’t know what I’m trying to say here.</w:t>
      </w:r>
    </w:p>
  </w:comment>
  <w:comment w:id="14" w:author="Hartman, Rosemary@Wildlife [2]" w:date="2019-04-05T06:56:00Z" w:initials="HR">
    <w:p w14:paraId="15BC5DD4" w14:textId="6527A5F0" w:rsidR="008825FD" w:rsidRDefault="008825FD">
      <w:pPr>
        <w:pStyle w:val="CommentText"/>
      </w:pPr>
      <w:r>
        <w:rPr>
          <w:rStyle w:val="CommentReference"/>
        </w:rPr>
        <w:annotationRef/>
      </w:r>
      <w:r>
        <w:t>We didn’t find much in the way of year-to-year differences, so it will be hard to tie it to water year. We also don’t have post-</w:t>
      </w:r>
      <w:proofErr w:type="spellStart"/>
      <w:r>
        <w:t>resotration</w:t>
      </w:r>
      <w:proofErr w:type="spellEnd"/>
      <w:r>
        <w:t xml:space="preserve"> data, so it’s </w:t>
      </w:r>
      <w:proofErr w:type="spellStart"/>
      <w:r>
        <w:t>gong</w:t>
      </w:r>
      <w:proofErr w:type="spellEnd"/>
      <w:r>
        <w:t xml:space="preserve"> to be hard to compare.</w:t>
      </w:r>
    </w:p>
  </w:comment>
  <w:comment w:id="15" w:author="Hartman, Rosemary@Wildlife [2]" w:date="2019-04-05T06:57:00Z" w:initials="HR">
    <w:p w14:paraId="089E82C0" w14:textId="440AB938" w:rsidR="008825FD" w:rsidRDefault="008825FD">
      <w:pPr>
        <w:pStyle w:val="CommentText"/>
      </w:pPr>
      <w:r>
        <w:rPr>
          <w:rStyle w:val="CommentReference"/>
        </w:rPr>
        <w:annotationRef/>
      </w:r>
    </w:p>
  </w:comment>
  <w:comment w:id="23" w:author="Hartman, Rosemary@Wildlife [2]" w:date="2018-12-26T16:12:00Z" w:initials="HR">
    <w:p w14:paraId="4701D46C" w14:textId="40A2208F" w:rsidR="008825FD" w:rsidRDefault="008825FD">
      <w:pPr>
        <w:pStyle w:val="CommentText"/>
      </w:pPr>
      <w:r>
        <w:rPr>
          <w:rStyle w:val="CommentReference"/>
        </w:rPr>
        <w:annotationRef/>
      </w:r>
      <w:r>
        <w:t>double check diameter of circular net</w:t>
      </w:r>
    </w:p>
  </w:comment>
  <w:comment w:id="29" w:author="Hartman, Rosemary@Wildlife [2]" w:date="2019-04-17T03:56:00Z" w:initials="HR">
    <w:p w14:paraId="22213E99" w14:textId="4AB73A57" w:rsidR="008825FD" w:rsidRDefault="008825FD">
      <w:pPr>
        <w:pStyle w:val="CommentText"/>
      </w:pPr>
      <w:r>
        <w:rPr>
          <w:rStyle w:val="CommentReference"/>
        </w:rPr>
        <w:annotationRef/>
      </w:r>
      <w:r>
        <w:t>need to revise once analysis is complete</w:t>
      </w:r>
    </w:p>
  </w:comment>
  <w:comment w:id="31" w:author="Hartman, Rosemary@Wildlife" w:date="2019-05-21T12:43:00Z" w:initials="HR">
    <w:p w14:paraId="4E7798F0" w14:textId="6BF3C99F" w:rsidR="008825FD" w:rsidRDefault="008825FD">
      <w:pPr>
        <w:pStyle w:val="CommentText"/>
      </w:pPr>
      <w:r>
        <w:rPr>
          <w:rStyle w:val="CommentReference"/>
        </w:rPr>
        <w:annotationRef/>
      </w:r>
      <w:r>
        <w:t>cite workplan</w:t>
      </w:r>
    </w:p>
  </w:comment>
  <w:comment w:id="39" w:author="Hartman, Rosemary@Wildlife" w:date="2019-05-20T14:35:00Z" w:initials="HR">
    <w:p w14:paraId="7A500799" w14:textId="3A68DF29" w:rsidR="008825FD" w:rsidRDefault="008825FD">
      <w:pPr>
        <w:pStyle w:val="CommentText"/>
      </w:pPr>
      <w:r>
        <w:rPr>
          <w:rStyle w:val="CommentReference"/>
        </w:rPr>
        <w:annotationRef/>
      </w:r>
      <w:r>
        <w:t>Did matt young’s research go into fall?</w:t>
      </w:r>
    </w:p>
  </w:comment>
  <w:comment w:id="44" w:author="Hartman, Rosemary@Wildlife" w:date="2019-05-17T14:02:00Z" w:initials="HR">
    <w:p w14:paraId="1EFF8305" w14:textId="74330520" w:rsidR="008825FD" w:rsidRDefault="008825FD">
      <w:pPr>
        <w:pStyle w:val="CommentText"/>
      </w:pPr>
      <w:r>
        <w:rPr>
          <w:rStyle w:val="CommentReference"/>
        </w:rPr>
        <w:annotationRef/>
      </w:r>
      <w:r>
        <w:t>Stacy and I discussed leaving this out for now, writing it up when we have all the data</w:t>
      </w:r>
    </w:p>
  </w:comment>
  <w:comment w:id="49" w:author="Hartman, Rosemary@Wildlife" w:date="2019-04-30T09:33:00Z" w:initials="HR">
    <w:p w14:paraId="5C96E0D8" w14:textId="67725728" w:rsidR="008825FD" w:rsidRDefault="008825FD">
      <w:pPr>
        <w:pStyle w:val="CommentText"/>
      </w:pPr>
      <w:r>
        <w:rPr>
          <w:rStyle w:val="CommentReference"/>
        </w:rPr>
        <w:annotationRef/>
      </w:r>
      <w:r>
        <w:t>cite document</w:t>
      </w:r>
    </w:p>
  </w:comment>
  <w:comment w:id="50" w:author="Hartman, Rosemary@Wildlife" w:date="2019-04-30T09:52:00Z" w:initials="HR">
    <w:p w14:paraId="6D778041" w14:textId="1446BDB6" w:rsidR="008825FD" w:rsidRDefault="008825FD">
      <w:pPr>
        <w:pStyle w:val="CommentText"/>
      </w:pPr>
      <w:r>
        <w:rPr>
          <w:rStyle w:val="CommentReference"/>
        </w:rPr>
        <w:annotationRef/>
      </w:r>
      <w:r>
        <w:t>check pore size</w:t>
      </w:r>
    </w:p>
  </w:comment>
  <w:comment w:id="53" w:author="Hartman, Rosemary@Wildlife" w:date="2019-05-01T15:28:00Z" w:initials="HR">
    <w:p w14:paraId="6A83771C" w14:textId="1397A92D" w:rsidR="008825FD" w:rsidRDefault="008825FD">
      <w:pPr>
        <w:pStyle w:val="CommentText"/>
      </w:pPr>
      <w:r>
        <w:rPr>
          <w:rStyle w:val="CommentReference"/>
        </w:rPr>
        <w:annotationRef/>
      </w:r>
      <w:r>
        <w:t>Get reference</w:t>
      </w:r>
    </w:p>
  </w:comment>
  <w:comment w:id="76" w:author="Hartman, Rosemary@Wildlife [2]" w:date="2019-01-29T07:01:00Z" w:initials="HR">
    <w:p w14:paraId="7CE71C1E" w14:textId="7073138C" w:rsidR="008825FD" w:rsidRDefault="008825FD">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463750" w15:done="0"/>
  <w15:commentEx w15:paraId="15BC5DD4" w15:done="0"/>
  <w15:commentEx w15:paraId="089E82C0" w15:paraIdParent="15BC5DD4" w15:done="0"/>
  <w15:commentEx w15:paraId="4701D46C" w15:done="0"/>
  <w15:commentEx w15:paraId="22213E99" w15:done="0"/>
  <w15:commentEx w15:paraId="4E7798F0" w15:done="0"/>
  <w15:commentEx w15:paraId="7A500799" w15:done="0"/>
  <w15:commentEx w15:paraId="1EFF8305" w15:done="0"/>
  <w15:commentEx w15:paraId="5C96E0D8" w15:done="0"/>
  <w15:commentEx w15:paraId="6D778041" w15:done="0"/>
  <w15:commentEx w15:paraId="6A83771C"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463750" w16cid:durableId="20743C22"/>
  <w16cid:commentId w16cid:paraId="15BC5DD4" w16cid:durableId="20517AB3"/>
  <w16cid:commentId w16cid:paraId="089E82C0" w16cid:durableId="20517AEE"/>
  <w16cid:commentId w16cid:paraId="4701D46C" w16cid:durableId="1FCE26E1"/>
  <w16cid:commentId w16cid:paraId="22213E99" w16cid:durableId="20612289"/>
  <w16cid:commentId w16cid:paraId="4E7798F0" w16cid:durableId="208E70EA"/>
  <w16cid:commentId w16cid:paraId="7A500799" w16cid:durableId="208D39C9"/>
  <w16cid:commentId w16cid:paraId="1EFF8305" w16cid:durableId="20893D77"/>
  <w16cid:commentId w16cid:paraId="5C96E0D8" w16cid:durableId="207294F9"/>
  <w16cid:commentId w16cid:paraId="6D778041" w16cid:durableId="20729956"/>
  <w16cid:commentId w16cid:paraId="6A83771C" w16cid:durableId="20743987"/>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0D098" w14:textId="77777777" w:rsidR="00C46A54" w:rsidRDefault="00C46A54">
      <w:pPr>
        <w:spacing w:after="0" w:line="240" w:lineRule="auto"/>
      </w:pPr>
      <w:r>
        <w:separator/>
      </w:r>
    </w:p>
  </w:endnote>
  <w:endnote w:type="continuationSeparator" w:id="0">
    <w:p w14:paraId="0A00C222" w14:textId="77777777" w:rsidR="00C46A54" w:rsidRDefault="00C46A54">
      <w:pPr>
        <w:spacing w:after="0" w:line="240" w:lineRule="auto"/>
      </w:pPr>
      <w:r>
        <w:continuationSeparator/>
      </w:r>
    </w:p>
  </w:endnote>
  <w:endnote w:type="continuationNotice" w:id="1">
    <w:p w14:paraId="3E6C329C" w14:textId="77777777" w:rsidR="00C46A54" w:rsidRDefault="00C46A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panose1 w:val="00000000000000000000"/>
    <w:charset w:val="00"/>
    <w:family w:val="roman"/>
    <w:notTrueType/>
    <w:pitch w:val="default"/>
  </w:font>
  <w:font w:name="Trebuchet MS Bold">
    <w:panose1 w:val="020B0703020202020204"/>
    <w:charset w:val="00"/>
    <w:family w:val="roman"/>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BF947" w14:textId="77777777" w:rsidR="008825FD" w:rsidRDefault="008825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8825FD" w:rsidRDefault="008825FD">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C2457" w14:textId="77777777" w:rsidR="008825FD" w:rsidRDefault="00882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3AC44" w14:textId="77777777" w:rsidR="00C46A54" w:rsidRDefault="00C46A54">
      <w:pPr>
        <w:spacing w:after="0" w:line="240" w:lineRule="auto"/>
      </w:pPr>
      <w:r>
        <w:separator/>
      </w:r>
    </w:p>
  </w:footnote>
  <w:footnote w:type="continuationSeparator" w:id="0">
    <w:p w14:paraId="765B5140" w14:textId="77777777" w:rsidR="00C46A54" w:rsidRDefault="00C46A54">
      <w:pPr>
        <w:spacing w:after="0" w:line="240" w:lineRule="auto"/>
      </w:pPr>
      <w:r>
        <w:continuationSeparator/>
      </w:r>
    </w:p>
  </w:footnote>
  <w:footnote w:type="continuationNotice" w:id="1">
    <w:p w14:paraId="1182273E" w14:textId="77777777" w:rsidR="00C46A54" w:rsidRDefault="00C46A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6023" w14:textId="77777777" w:rsidR="008825FD" w:rsidRDefault="008825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44DD8E98" w:rsidR="008825FD" w:rsidRDefault="008825FD">
    <w:pPr>
      <w:pStyle w:val="Header"/>
      <w:tabs>
        <w:tab w:val="clear" w:pos="9360"/>
        <w:tab w:val="right" w:pos="9340"/>
      </w:tabs>
    </w:pPr>
    <w:r>
      <w:t>2018 Fish Restoration Program Report</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199CD" w14:textId="77777777" w:rsidR="008825FD" w:rsidRDefault="008825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E12"/>
    <w:multiLevelType w:val="hybridMultilevel"/>
    <w:tmpl w:val="94923012"/>
    <w:lvl w:ilvl="0" w:tplc="49D4AA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477C1D"/>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4261D"/>
    <w:multiLevelType w:val="hybridMultilevel"/>
    <w:tmpl w:val="DC5EA8C2"/>
    <w:lvl w:ilvl="0" w:tplc="7E5C30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549043B"/>
    <w:multiLevelType w:val="hybridMultilevel"/>
    <w:tmpl w:val="ED300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8588C"/>
    <w:multiLevelType w:val="hybridMultilevel"/>
    <w:tmpl w:val="8350F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6" w15:restartNumberingAfterBreak="0">
    <w:nsid w:val="0E2B3714"/>
    <w:multiLevelType w:val="hybridMultilevel"/>
    <w:tmpl w:val="928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310DB3"/>
    <w:multiLevelType w:val="hybridMultilevel"/>
    <w:tmpl w:val="9B300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B45D76"/>
    <w:multiLevelType w:val="hybridMultilevel"/>
    <w:tmpl w:val="F078B678"/>
    <w:lvl w:ilvl="0" w:tplc="126ACA8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CD4B20"/>
    <w:multiLevelType w:val="hybridMultilevel"/>
    <w:tmpl w:val="842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2F3DCA"/>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4744D2"/>
    <w:multiLevelType w:val="hybridMultilevel"/>
    <w:tmpl w:val="120EF0AE"/>
    <w:lvl w:ilvl="0" w:tplc="8AB824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CF5332"/>
    <w:multiLevelType w:val="hybridMultilevel"/>
    <w:tmpl w:val="936E63B0"/>
    <w:lvl w:ilvl="0" w:tplc="5BAE903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C3F3A8D"/>
    <w:multiLevelType w:val="hybridMultilevel"/>
    <w:tmpl w:val="D5DC150C"/>
    <w:lvl w:ilvl="0" w:tplc="D88064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F6E4778"/>
    <w:multiLevelType w:val="hybridMultilevel"/>
    <w:tmpl w:val="092AF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3620DD"/>
    <w:multiLevelType w:val="hybridMultilevel"/>
    <w:tmpl w:val="3110A44A"/>
    <w:lvl w:ilvl="0" w:tplc="E9481B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06FB9"/>
    <w:multiLevelType w:val="hybridMultilevel"/>
    <w:tmpl w:val="F2B009AC"/>
    <w:lvl w:ilvl="0" w:tplc="BE2C1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15:restartNumberingAfterBreak="0">
    <w:nsid w:val="42893B9B"/>
    <w:multiLevelType w:val="hybridMultilevel"/>
    <w:tmpl w:val="1AA806BE"/>
    <w:lvl w:ilvl="0" w:tplc="E1BEE7D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2096D"/>
    <w:multiLevelType w:val="hybridMultilevel"/>
    <w:tmpl w:val="A6BE5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15:restartNumberingAfterBreak="0">
    <w:nsid w:val="49144CA5"/>
    <w:multiLevelType w:val="hybridMultilevel"/>
    <w:tmpl w:val="53204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4EAE2713"/>
    <w:multiLevelType w:val="hybridMultilevel"/>
    <w:tmpl w:val="513A7584"/>
    <w:lvl w:ilvl="0" w:tplc="B8ECBB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13071DD"/>
    <w:multiLevelType w:val="hybridMultilevel"/>
    <w:tmpl w:val="900A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2E396C"/>
    <w:multiLevelType w:val="hybridMultilevel"/>
    <w:tmpl w:val="9120FA96"/>
    <w:lvl w:ilvl="0" w:tplc="0BA664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101721"/>
    <w:multiLevelType w:val="hybridMultilevel"/>
    <w:tmpl w:val="EF0A1820"/>
    <w:lvl w:ilvl="0" w:tplc="D9648F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E004D3"/>
    <w:multiLevelType w:val="hybridMultilevel"/>
    <w:tmpl w:val="1AE05CE2"/>
    <w:lvl w:ilvl="0" w:tplc="EDCADE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76E4E25"/>
    <w:multiLevelType w:val="hybridMultilevel"/>
    <w:tmpl w:val="43B25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5F66F3"/>
    <w:multiLevelType w:val="hybridMultilevel"/>
    <w:tmpl w:val="51907B02"/>
    <w:lvl w:ilvl="0" w:tplc="B29C7E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7164DA"/>
    <w:multiLevelType w:val="hybridMultilevel"/>
    <w:tmpl w:val="EEDC0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5E2B6E20"/>
    <w:multiLevelType w:val="hybridMultilevel"/>
    <w:tmpl w:val="36F4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1E462B"/>
    <w:multiLevelType w:val="hybridMultilevel"/>
    <w:tmpl w:val="C778E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307B1"/>
    <w:multiLevelType w:val="hybridMultilevel"/>
    <w:tmpl w:val="45F09CFE"/>
    <w:lvl w:ilvl="0" w:tplc="72CEA9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39B6E1A"/>
    <w:multiLevelType w:val="hybridMultilevel"/>
    <w:tmpl w:val="47BC4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0C6867"/>
    <w:multiLevelType w:val="hybridMultilevel"/>
    <w:tmpl w:val="5ACEEA92"/>
    <w:lvl w:ilvl="0" w:tplc="EE8CF20C">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1" w15:restartNumberingAfterBreak="0">
    <w:nsid w:val="65F825C5"/>
    <w:multiLevelType w:val="hybridMultilevel"/>
    <w:tmpl w:val="DAD6E01C"/>
    <w:lvl w:ilvl="0" w:tplc="692664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69076D27"/>
    <w:multiLevelType w:val="hybridMultilevel"/>
    <w:tmpl w:val="9B103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D54EE6"/>
    <w:multiLevelType w:val="hybridMultilevel"/>
    <w:tmpl w:val="DE4A7FE8"/>
    <w:lvl w:ilvl="0" w:tplc="03C85AE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BB67F0B"/>
    <w:multiLevelType w:val="hybridMultilevel"/>
    <w:tmpl w:val="58EEFE72"/>
    <w:lvl w:ilvl="0" w:tplc="B92EC1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6BDD5C79"/>
    <w:multiLevelType w:val="hybridMultilevel"/>
    <w:tmpl w:val="B50A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C56EC1"/>
    <w:multiLevelType w:val="hybridMultilevel"/>
    <w:tmpl w:val="82C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6D384E"/>
    <w:multiLevelType w:val="hybridMultilevel"/>
    <w:tmpl w:val="93C8E998"/>
    <w:lvl w:ilvl="0" w:tplc="02E8EF6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7D353EE0"/>
    <w:multiLevelType w:val="hybridMultilevel"/>
    <w:tmpl w:val="951AB006"/>
    <w:lvl w:ilvl="0" w:tplc="F47E2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4"/>
  </w:num>
  <w:num w:numId="3">
    <w:abstractNumId w:val="25"/>
  </w:num>
  <w:num w:numId="4">
    <w:abstractNumId w:val="35"/>
  </w:num>
  <w:num w:numId="5">
    <w:abstractNumId w:val="19"/>
  </w:num>
  <w:num w:numId="6">
    <w:abstractNumId w:val="23"/>
  </w:num>
  <w:num w:numId="7">
    <w:abstractNumId w:val="20"/>
  </w:num>
  <w:num w:numId="8">
    <w:abstractNumId w:val="17"/>
  </w:num>
  <w:num w:numId="9">
    <w:abstractNumId w:val="21"/>
  </w:num>
  <w:num w:numId="10">
    <w:abstractNumId w:val="37"/>
  </w:num>
  <w:num w:numId="11">
    <w:abstractNumId w:val="22"/>
  </w:num>
  <w:num w:numId="12">
    <w:abstractNumId w:val="15"/>
  </w:num>
  <w:num w:numId="13">
    <w:abstractNumId w:val="42"/>
  </w:num>
  <w:num w:numId="14">
    <w:abstractNumId w:val="29"/>
  </w:num>
  <w:num w:numId="15">
    <w:abstractNumId w:val="33"/>
  </w:num>
  <w:num w:numId="16">
    <w:abstractNumId w:val="12"/>
  </w:num>
  <w:num w:numId="17">
    <w:abstractNumId w:val="9"/>
  </w:num>
  <w:num w:numId="18">
    <w:abstractNumId w:val="28"/>
  </w:num>
  <w:num w:numId="19">
    <w:abstractNumId w:val="18"/>
  </w:num>
  <w:num w:numId="20">
    <w:abstractNumId w:val="30"/>
  </w:num>
  <w:num w:numId="21">
    <w:abstractNumId w:val="26"/>
  </w:num>
  <w:num w:numId="22">
    <w:abstractNumId w:val="44"/>
  </w:num>
  <w:num w:numId="23">
    <w:abstractNumId w:val="43"/>
  </w:num>
  <w:num w:numId="24">
    <w:abstractNumId w:val="2"/>
  </w:num>
  <w:num w:numId="25">
    <w:abstractNumId w:val="8"/>
  </w:num>
  <w:num w:numId="26">
    <w:abstractNumId w:val="41"/>
  </w:num>
  <w:num w:numId="27">
    <w:abstractNumId w:val="48"/>
  </w:num>
  <w:num w:numId="28">
    <w:abstractNumId w:val="27"/>
  </w:num>
  <w:num w:numId="29">
    <w:abstractNumId w:val="14"/>
  </w:num>
  <w:num w:numId="30">
    <w:abstractNumId w:val="32"/>
  </w:num>
  <w:num w:numId="31">
    <w:abstractNumId w:val="0"/>
  </w:num>
  <w:num w:numId="32">
    <w:abstractNumId w:val="38"/>
  </w:num>
  <w:num w:numId="33">
    <w:abstractNumId w:val="47"/>
  </w:num>
  <w:num w:numId="34">
    <w:abstractNumId w:val="13"/>
  </w:num>
  <w:num w:numId="35">
    <w:abstractNumId w:val="16"/>
  </w:num>
  <w:num w:numId="36">
    <w:abstractNumId w:val="40"/>
  </w:num>
  <w:num w:numId="37">
    <w:abstractNumId w:val="10"/>
  </w:num>
  <w:num w:numId="38">
    <w:abstractNumId w:val="24"/>
  </w:num>
  <w:num w:numId="39">
    <w:abstractNumId w:val="1"/>
  </w:num>
  <w:num w:numId="40">
    <w:abstractNumId w:val="45"/>
  </w:num>
  <w:num w:numId="41">
    <w:abstractNumId w:val="36"/>
  </w:num>
  <w:num w:numId="42">
    <w:abstractNumId w:val="7"/>
  </w:num>
  <w:num w:numId="43">
    <w:abstractNumId w:val="46"/>
  </w:num>
  <w:num w:numId="44">
    <w:abstractNumId w:val="31"/>
  </w:num>
  <w:num w:numId="45">
    <w:abstractNumId w:val="6"/>
  </w:num>
  <w:num w:numId="46">
    <w:abstractNumId w:val="4"/>
  </w:num>
  <w:num w:numId="47">
    <w:abstractNumId w:val="3"/>
  </w:num>
  <w:num w:numId="48">
    <w:abstractNumId w:val="39"/>
  </w:num>
  <w:num w:numId="49">
    <w:abstractNumId w:val="11"/>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Rosemary.Hartman@wildlife.ca.gov::7df20e5c-ad23-4563-947d-8871cad42ac3"/>
  </w15:person>
  <w15:person w15:author="Hartman, Rosemary@Wildlife [2]">
    <w15:presenceInfo w15:providerId="AD" w15:userId="S-1-5-21-3546993493-1090657416-820600998-24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apvv5dmwfftked0f5padvbva2xpxpx0esz&quot;&gt;FRPA-Converted rkh&lt;record-ids&gt;&lt;item&gt;180&lt;/item&gt;&lt;item&gt;222&lt;/item&gt;&lt;item&gt;364&lt;/item&gt;&lt;item&gt;598&lt;/item&gt;&lt;item&gt;902&lt;/item&gt;&lt;item&gt;1082&lt;/item&gt;&lt;item&gt;1099&lt;/item&gt;&lt;item&gt;1103&lt;/item&gt;&lt;item&gt;1452&lt;/item&gt;&lt;item&gt;1522&lt;/item&gt;&lt;item&gt;1533&lt;/item&gt;&lt;item&gt;1536&lt;/item&gt;&lt;item&gt;1569&lt;/item&gt;&lt;item&gt;1593&lt;/item&gt;&lt;item&gt;1624&lt;/item&gt;&lt;item&gt;1626&lt;/item&gt;&lt;item&gt;1912&lt;/item&gt;&lt;item&gt;1913&lt;/item&gt;&lt;item&gt;1923&lt;/item&gt;&lt;item&gt;1997&lt;/item&gt;&lt;item&gt;2207&lt;/item&gt;&lt;item&gt;2239&lt;/item&gt;&lt;item&gt;2241&lt;/item&gt;&lt;item&gt;2244&lt;/item&gt;&lt;item&gt;2295&lt;/item&gt;&lt;item&gt;2436&lt;/item&gt;&lt;item&gt;2477&lt;/item&gt;&lt;item&gt;2582&lt;/item&gt;&lt;item&gt;2789&lt;/item&gt;&lt;item&gt;2847&lt;/item&gt;&lt;item&gt;2849&lt;/item&gt;&lt;item&gt;2931&lt;/item&gt;&lt;item&gt;2955&lt;/item&gt;&lt;item&gt;2960&lt;/item&gt;&lt;item&gt;2966&lt;/item&gt;&lt;item&gt;2999&lt;/item&gt;&lt;item&gt;3006&lt;/item&gt;&lt;item&gt;3011&lt;/item&gt;&lt;item&gt;3012&lt;/item&gt;&lt;item&gt;3104&lt;/item&gt;&lt;item&gt;3174&lt;/item&gt;&lt;item&gt;3175&lt;/item&gt;&lt;item&gt;3178&lt;/item&gt;&lt;/record-ids&gt;&lt;/item&gt;&lt;/Libraries&gt;"/>
  </w:docVars>
  <w:rsids>
    <w:rsidRoot w:val="00A27634"/>
    <w:rsid w:val="00001495"/>
    <w:rsid w:val="0000345F"/>
    <w:rsid w:val="0000444B"/>
    <w:rsid w:val="00005B97"/>
    <w:rsid w:val="00015DEC"/>
    <w:rsid w:val="00016554"/>
    <w:rsid w:val="00026582"/>
    <w:rsid w:val="00026900"/>
    <w:rsid w:val="0003468F"/>
    <w:rsid w:val="000348A0"/>
    <w:rsid w:val="00035F20"/>
    <w:rsid w:val="00036197"/>
    <w:rsid w:val="00036FB2"/>
    <w:rsid w:val="000513A6"/>
    <w:rsid w:val="00051A5E"/>
    <w:rsid w:val="000527ED"/>
    <w:rsid w:val="00056F69"/>
    <w:rsid w:val="00061A8C"/>
    <w:rsid w:val="0006202E"/>
    <w:rsid w:val="0006310E"/>
    <w:rsid w:val="00067FA7"/>
    <w:rsid w:val="00073C04"/>
    <w:rsid w:val="000841F2"/>
    <w:rsid w:val="0008458E"/>
    <w:rsid w:val="00096F9D"/>
    <w:rsid w:val="000975B5"/>
    <w:rsid w:val="000B36FB"/>
    <w:rsid w:val="000C107C"/>
    <w:rsid w:val="000C7824"/>
    <w:rsid w:val="000D4384"/>
    <w:rsid w:val="000D4856"/>
    <w:rsid w:val="000E485F"/>
    <w:rsid w:val="000E5379"/>
    <w:rsid w:val="000E59B2"/>
    <w:rsid w:val="000E5EBA"/>
    <w:rsid w:val="000E7293"/>
    <w:rsid w:val="000F18C7"/>
    <w:rsid w:val="000F1ED8"/>
    <w:rsid w:val="000F3D71"/>
    <w:rsid w:val="00100AD3"/>
    <w:rsid w:val="00104106"/>
    <w:rsid w:val="00106179"/>
    <w:rsid w:val="00114A86"/>
    <w:rsid w:val="00120B83"/>
    <w:rsid w:val="00124E3B"/>
    <w:rsid w:val="00127F21"/>
    <w:rsid w:val="00132847"/>
    <w:rsid w:val="00132D2D"/>
    <w:rsid w:val="0013436E"/>
    <w:rsid w:val="00141368"/>
    <w:rsid w:val="00142331"/>
    <w:rsid w:val="001430AF"/>
    <w:rsid w:val="0014369B"/>
    <w:rsid w:val="00146E36"/>
    <w:rsid w:val="00150919"/>
    <w:rsid w:val="001616E3"/>
    <w:rsid w:val="00162653"/>
    <w:rsid w:val="00167699"/>
    <w:rsid w:val="00170BE3"/>
    <w:rsid w:val="00170CCB"/>
    <w:rsid w:val="00172DD8"/>
    <w:rsid w:val="00172F2D"/>
    <w:rsid w:val="0017586D"/>
    <w:rsid w:val="0017738C"/>
    <w:rsid w:val="00184CEF"/>
    <w:rsid w:val="00186201"/>
    <w:rsid w:val="0018706D"/>
    <w:rsid w:val="001960A1"/>
    <w:rsid w:val="001A0F50"/>
    <w:rsid w:val="001A24E6"/>
    <w:rsid w:val="001A3270"/>
    <w:rsid w:val="001A4439"/>
    <w:rsid w:val="001A4BBD"/>
    <w:rsid w:val="001B03AB"/>
    <w:rsid w:val="001B60A9"/>
    <w:rsid w:val="001C168D"/>
    <w:rsid w:val="001C2E0E"/>
    <w:rsid w:val="001C5D0C"/>
    <w:rsid w:val="001D2C3E"/>
    <w:rsid w:val="001D370D"/>
    <w:rsid w:val="001D3CBA"/>
    <w:rsid w:val="001D5C10"/>
    <w:rsid w:val="001D6995"/>
    <w:rsid w:val="001E1ABD"/>
    <w:rsid w:val="001E2057"/>
    <w:rsid w:val="001E35E5"/>
    <w:rsid w:val="001E4797"/>
    <w:rsid w:val="001E4B5E"/>
    <w:rsid w:val="001E5A92"/>
    <w:rsid w:val="001F13AC"/>
    <w:rsid w:val="001F1AAA"/>
    <w:rsid w:val="001F449C"/>
    <w:rsid w:val="001F637D"/>
    <w:rsid w:val="001F76EF"/>
    <w:rsid w:val="0020456D"/>
    <w:rsid w:val="00204F4E"/>
    <w:rsid w:val="00206AD3"/>
    <w:rsid w:val="002109AE"/>
    <w:rsid w:val="00211B4F"/>
    <w:rsid w:val="00212473"/>
    <w:rsid w:val="00212E01"/>
    <w:rsid w:val="002200DE"/>
    <w:rsid w:val="0023062C"/>
    <w:rsid w:val="00232E24"/>
    <w:rsid w:val="002335A5"/>
    <w:rsid w:val="002339DB"/>
    <w:rsid w:val="002348BE"/>
    <w:rsid w:val="00245C7B"/>
    <w:rsid w:val="00257C96"/>
    <w:rsid w:val="00260EBB"/>
    <w:rsid w:val="00262370"/>
    <w:rsid w:val="002636F9"/>
    <w:rsid w:val="0026600B"/>
    <w:rsid w:val="00274852"/>
    <w:rsid w:val="0028137B"/>
    <w:rsid w:val="00287B46"/>
    <w:rsid w:val="00291F0F"/>
    <w:rsid w:val="00292645"/>
    <w:rsid w:val="002A331B"/>
    <w:rsid w:val="002A335B"/>
    <w:rsid w:val="002A7FD9"/>
    <w:rsid w:val="002B3FE6"/>
    <w:rsid w:val="002B6D03"/>
    <w:rsid w:val="002C06F6"/>
    <w:rsid w:val="002C33A7"/>
    <w:rsid w:val="002C502A"/>
    <w:rsid w:val="002C50FB"/>
    <w:rsid w:val="002D47EB"/>
    <w:rsid w:val="002E4068"/>
    <w:rsid w:val="002E5AD6"/>
    <w:rsid w:val="002E5DBC"/>
    <w:rsid w:val="002F4FF9"/>
    <w:rsid w:val="003002E0"/>
    <w:rsid w:val="003109B0"/>
    <w:rsid w:val="00313829"/>
    <w:rsid w:val="00324FC0"/>
    <w:rsid w:val="003256C0"/>
    <w:rsid w:val="00327C04"/>
    <w:rsid w:val="00327F28"/>
    <w:rsid w:val="0033566F"/>
    <w:rsid w:val="0034055B"/>
    <w:rsid w:val="0034467E"/>
    <w:rsid w:val="00346409"/>
    <w:rsid w:val="00352473"/>
    <w:rsid w:val="00360460"/>
    <w:rsid w:val="003637A8"/>
    <w:rsid w:val="00364CE1"/>
    <w:rsid w:val="00371248"/>
    <w:rsid w:val="0038025A"/>
    <w:rsid w:val="00383111"/>
    <w:rsid w:val="003876FF"/>
    <w:rsid w:val="00387CAC"/>
    <w:rsid w:val="003918A8"/>
    <w:rsid w:val="003942B0"/>
    <w:rsid w:val="003950FE"/>
    <w:rsid w:val="0039682F"/>
    <w:rsid w:val="003975AF"/>
    <w:rsid w:val="003A23C3"/>
    <w:rsid w:val="003A5F56"/>
    <w:rsid w:val="003B0171"/>
    <w:rsid w:val="003B0E2F"/>
    <w:rsid w:val="003B0E58"/>
    <w:rsid w:val="003B1921"/>
    <w:rsid w:val="003B2A28"/>
    <w:rsid w:val="003C49C9"/>
    <w:rsid w:val="003C700C"/>
    <w:rsid w:val="003D759C"/>
    <w:rsid w:val="003E2169"/>
    <w:rsid w:val="003E66BD"/>
    <w:rsid w:val="003F11AB"/>
    <w:rsid w:val="003F1B2E"/>
    <w:rsid w:val="003F2F0C"/>
    <w:rsid w:val="003F4720"/>
    <w:rsid w:val="003F4E36"/>
    <w:rsid w:val="003F5902"/>
    <w:rsid w:val="00404C29"/>
    <w:rsid w:val="00410070"/>
    <w:rsid w:val="004113AF"/>
    <w:rsid w:val="00420E1B"/>
    <w:rsid w:val="00422A64"/>
    <w:rsid w:val="00424239"/>
    <w:rsid w:val="00424578"/>
    <w:rsid w:val="004248AD"/>
    <w:rsid w:val="00430874"/>
    <w:rsid w:val="00435AD2"/>
    <w:rsid w:val="004367A0"/>
    <w:rsid w:val="00437363"/>
    <w:rsid w:val="00442ADA"/>
    <w:rsid w:val="00456936"/>
    <w:rsid w:val="00457A81"/>
    <w:rsid w:val="00463B5C"/>
    <w:rsid w:val="00464071"/>
    <w:rsid w:val="0046706B"/>
    <w:rsid w:val="00471D53"/>
    <w:rsid w:val="00474F86"/>
    <w:rsid w:val="004814A8"/>
    <w:rsid w:val="00482734"/>
    <w:rsid w:val="004827A9"/>
    <w:rsid w:val="00483E85"/>
    <w:rsid w:val="004841D5"/>
    <w:rsid w:val="00486002"/>
    <w:rsid w:val="00486ACF"/>
    <w:rsid w:val="00493082"/>
    <w:rsid w:val="00494A26"/>
    <w:rsid w:val="004A17D6"/>
    <w:rsid w:val="004A65AC"/>
    <w:rsid w:val="004B10DD"/>
    <w:rsid w:val="004B324D"/>
    <w:rsid w:val="004B582B"/>
    <w:rsid w:val="004B76C4"/>
    <w:rsid w:val="004C182E"/>
    <w:rsid w:val="004C4562"/>
    <w:rsid w:val="004C4EF3"/>
    <w:rsid w:val="004C5977"/>
    <w:rsid w:val="004C7A01"/>
    <w:rsid w:val="004D1BE2"/>
    <w:rsid w:val="004D27AA"/>
    <w:rsid w:val="004D3A89"/>
    <w:rsid w:val="004D3B90"/>
    <w:rsid w:val="004D3CF7"/>
    <w:rsid w:val="004D4E2D"/>
    <w:rsid w:val="004E039D"/>
    <w:rsid w:val="004E1D7F"/>
    <w:rsid w:val="004E4F1C"/>
    <w:rsid w:val="004F244C"/>
    <w:rsid w:val="004F290C"/>
    <w:rsid w:val="004F7B85"/>
    <w:rsid w:val="00500686"/>
    <w:rsid w:val="00503C98"/>
    <w:rsid w:val="005055E3"/>
    <w:rsid w:val="00511A5F"/>
    <w:rsid w:val="00520FA9"/>
    <w:rsid w:val="00525349"/>
    <w:rsid w:val="00537C2F"/>
    <w:rsid w:val="00540E3A"/>
    <w:rsid w:val="00547330"/>
    <w:rsid w:val="0055298E"/>
    <w:rsid w:val="0055315D"/>
    <w:rsid w:val="00555DDC"/>
    <w:rsid w:val="00560E17"/>
    <w:rsid w:val="00562959"/>
    <w:rsid w:val="00565FC5"/>
    <w:rsid w:val="00573E63"/>
    <w:rsid w:val="00575204"/>
    <w:rsid w:val="0057549B"/>
    <w:rsid w:val="0057666D"/>
    <w:rsid w:val="00576DF4"/>
    <w:rsid w:val="0058066E"/>
    <w:rsid w:val="0058312C"/>
    <w:rsid w:val="0058402F"/>
    <w:rsid w:val="00585DA2"/>
    <w:rsid w:val="00593797"/>
    <w:rsid w:val="0059462B"/>
    <w:rsid w:val="005A5255"/>
    <w:rsid w:val="005A7D52"/>
    <w:rsid w:val="005B02A2"/>
    <w:rsid w:val="005B346D"/>
    <w:rsid w:val="005B76BE"/>
    <w:rsid w:val="005C7121"/>
    <w:rsid w:val="005D190D"/>
    <w:rsid w:val="005D6199"/>
    <w:rsid w:val="005E2672"/>
    <w:rsid w:val="005E2AF7"/>
    <w:rsid w:val="005E39DB"/>
    <w:rsid w:val="005F58B9"/>
    <w:rsid w:val="005F5F7E"/>
    <w:rsid w:val="00612342"/>
    <w:rsid w:val="00612DE0"/>
    <w:rsid w:val="006147BF"/>
    <w:rsid w:val="006355DC"/>
    <w:rsid w:val="006363B9"/>
    <w:rsid w:val="0064488F"/>
    <w:rsid w:val="0065066F"/>
    <w:rsid w:val="00650A58"/>
    <w:rsid w:val="00654037"/>
    <w:rsid w:val="00661D85"/>
    <w:rsid w:val="006649CD"/>
    <w:rsid w:val="00665B97"/>
    <w:rsid w:val="0067147F"/>
    <w:rsid w:val="00671C37"/>
    <w:rsid w:val="006733D0"/>
    <w:rsid w:val="00674BAC"/>
    <w:rsid w:val="00675EEA"/>
    <w:rsid w:val="0067793C"/>
    <w:rsid w:val="006843BD"/>
    <w:rsid w:val="00685815"/>
    <w:rsid w:val="00690A74"/>
    <w:rsid w:val="006947B3"/>
    <w:rsid w:val="00697C79"/>
    <w:rsid w:val="006A0472"/>
    <w:rsid w:val="006A0AC7"/>
    <w:rsid w:val="006A2ADF"/>
    <w:rsid w:val="006A491A"/>
    <w:rsid w:val="006B05FB"/>
    <w:rsid w:val="006B096A"/>
    <w:rsid w:val="006B0D73"/>
    <w:rsid w:val="006B264F"/>
    <w:rsid w:val="006B30EF"/>
    <w:rsid w:val="006C3A32"/>
    <w:rsid w:val="006C4891"/>
    <w:rsid w:val="006C69C5"/>
    <w:rsid w:val="006D1AE5"/>
    <w:rsid w:val="006D1BFF"/>
    <w:rsid w:val="006D3B16"/>
    <w:rsid w:val="006D601C"/>
    <w:rsid w:val="006D6D1F"/>
    <w:rsid w:val="006E6AD6"/>
    <w:rsid w:val="006E7DD5"/>
    <w:rsid w:val="006F19A7"/>
    <w:rsid w:val="006F2BCC"/>
    <w:rsid w:val="006F462F"/>
    <w:rsid w:val="00714AC3"/>
    <w:rsid w:val="00715B71"/>
    <w:rsid w:val="0072131E"/>
    <w:rsid w:val="007263FB"/>
    <w:rsid w:val="0073160C"/>
    <w:rsid w:val="00731F96"/>
    <w:rsid w:val="00733A19"/>
    <w:rsid w:val="0073653E"/>
    <w:rsid w:val="00737EC8"/>
    <w:rsid w:val="0074128D"/>
    <w:rsid w:val="0075364B"/>
    <w:rsid w:val="00754E6E"/>
    <w:rsid w:val="00755F1B"/>
    <w:rsid w:val="00762728"/>
    <w:rsid w:val="00762B5E"/>
    <w:rsid w:val="00782BCA"/>
    <w:rsid w:val="00783150"/>
    <w:rsid w:val="00787C63"/>
    <w:rsid w:val="007955EE"/>
    <w:rsid w:val="007A6743"/>
    <w:rsid w:val="007A7657"/>
    <w:rsid w:val="007B0944"/>
    <w:rsid w:val="007B0AB4"/>
    <w:rsid w:val="007C100D"/>
    <w:rsid w:val="007C4A1E"/>
    <w:rsid w:val="007C7DED"/>
    <w:rsid w:val="007D0365"/>
    <w:rsid w:val="007D7049"/>
    <w:rsid w:val="007E08D9"/>
    <w:rsid w:val="007E0F9F"/>
    <w:rsid w:val="007E2AF9"/>
    <w:rsid w:val="007E42F8"/>
    <w:rsid w:val="007E49B8"/>
    <w:rsid w:val="007F0B91"/>
    <w:rsid w:val="007F3629"/>
    <w:rsid w:val="007F4697"/>
    <w:rsid w:val="007F73EA"/>
    <w:rsid w:val="00813443"/>
    <w:rsid w:val="00815963"/>
    <w:rsid w:val="00834E6A"/>
    <w:rsid w:val="00835089"/>
    <w:rsid w:val="00840D88"/>
    <w:rsid w:val="008414E0"/>
    <w:rsid w:val="00841DE9"/>
    <w:rsid w:val="00850091"/>
    <w:rsid w:val="00850B89"/>
    <w:rsid w:val="00854EA1"/>
    <w:rsid w:val="00855BCB"/>
    <w:rsid w:val="008560F5"/>
    <w:rsid w:val="00862879"/>
    <w:rsid w:val="00862C42"/>
    <w:rsid w:val="00863277"/>
    <w:rsid w:val="00865FBA"/>
    <w:rsid w:val="008714A5"/>
    <w:rsid w:val="00872CDA"/>
    <w:rsid w:val="0087549A"/>
    <w:rsid w:val="008825FD"/>
    <w:rsid w:val="0089482B"/>
    <w:rsid w:val="00895938"/>
    <w:rsid w:val="0089699F"/>
    <w:rsid w:val="008A394D"/>
    <w:rsid w:val="008B037D"/>
    <w:rsid w:val="008B0736"/>
    <w:rsid w:val="008C14E8"/>
    <w:rsid w:val="008C670C"/>
    <w:rsid w:val="008D1CC8"/>
    <w:rsid w:val="008D4C4D"/>
    <w:rsid w:val="008D5578"/>
    <w:rsid w:val="008D6E83"/>
    <w:rsid w:val="008D72B7"/>
    <w:rsid w:val="008E08AB"/>
    <w:rsid w:val="008E3C79"/>
    <w:rsid w:val="008E6A18"/>
    <w:rsid w:val="008F3AF9"/>
    <w:rsid w:val="008F3FC2"/>
    <w:rsid w:val="008F4689"/>
    <w:rsid w:val="008F4F65"/>
    <w:rsid w:val="00901A77"/>
    <w:rsid w:val="00904542"/>
    <w:rsid w:val="00906616"/>
    <w:rsid w:val="0091397C"/>
    <w:rsid w:val="00927467"/>
    <w:rsid w:val="009278C2"/>
    <w:rsid w:val="00930546"/>
    <w:rsid w:val="0094066F"/>
    <w:rsid w:val="00945F05"/>
    <w:rsid w:val="00946CAB"/>
    <w:rsid w:val="009516EF"/>
    <w:rsid w:val="009574D9"/>
    <w:rsid w:val="00957700"/>
    <w:rsid w:val="00957E15"/>
    <w:rsid w:val="00960BB5"/>
    <w:rsid w:val="009655E0"/>
    <w:rsid w:val="00971C93"/>
    <w:rsid w:val="00976A91"/>
    <w:rsid w:val="009862C7"/>
    <w:rsid w:val="00986682"/>
    <w:rsid w:val="00992978"/>
    <w:rsid w:val="00996CE3"/>
    <w:rsid w:val="009A4B4A"/>
    <w:rsid w:val="009A7F58"/>
    <w:rsid w:val="009B3CE0"/>
    <w:rsid w:val="009B432D"/>
    <w:rsid w:val="009B67E9"/>
    <w:rsid w:val="009B6E15"/>
    <w:rsid w:val="009C0E07"/>
    <w:rsid w:val="009E736F"/>
    <w:rsid w:val="009E7682"/>
    <w:rsid w:val="009F05B4"/>
    <w:rsid w:val="009F6D45"/>
    <w:rsid w:val="009F7207"/>
    <w:rsid w:val="009F731B"/>
    <w:rsid w:val="00A01AC6"/>
    <w:rsid w:val="00A02055"/>
    <w:rsid w:val="00A036B3"/>
    <w:rsid w:val="00A04FDC"/>
    <w:rsid w:val="00A0716C"/>
    <w:rsid w:val="00A22DED"/>
    <w:rsid w:val="00A242AF"/>
    <w:rsid w:val="00A27634"/>
    <w:rsid w:val="00A31570"/>
    <w:rsid w:val="00A32501"/>
    <w:rsid w:val="00A328C4"/>
    <w:rsid w:val="00A32F35"/>
    <w:rsid w:val="00A33A6F"/>
    <w:rsid w:val="00A35AA4"/>
    <w:rsid w:val="00A4319A"/>
    <w:rsid w:val="00A44062"/>
    <w:rsid w:val="00A44E2E"/>
    <w:rsid w:val="00A45309"/>
    <w:rsid w:val="00A46213"/>
    <w:rsid w:val="00A505D6"/>
    <w:rsid w:val="00A5441F"/>
    <w:rsid w:val="00A54786"/>
    <w:rsid w:val="00A618C7"/>
    <w:rsid w:val="00A6359E"/>
    <w:rsid w:val="00A82E6B"/>
    <w:rsid w:val="00A87B3D"/>
    <w:rsid w:val="00A91192"/>
    <w:rsid w:val="00A93BE3"/>
    <w:rsid w:val="00A972F4"/>
    <w:rsid w:val="00A97FDB"/>
    <w:rsid w:val="00AA0F60"/>
    <w:rsid w:val="00AA5C94"/>
    <w:rsid w:val="00AB1066"/>
    <w:rsid w:val="00AB69C5"/>
    <w:rsid w:val="00AB79EC"/>
    <w:rsid w:val="00AC03DB"/>
    <w:rsid w:val="00AC3222"/>
    <w:rsid w:val="00AD1F90"/>
    <w:rsid w:val="00AD3920"/>
    <w:rsid w:val="00AD392D"/>
    <w:rsid w:val="00AD55F2"/>
    <w:rsid w:val="00AE09A7"/>
    <w:rsid w:val="00AE15AA"/>
    <w:rsid w:val="00AE56D7"/>
    <w:rsid w:val="00AE73E7"/>
    <w:rsid w:val="00AF499C"/>
    <w:rsid w:val="00AF5F82"/>
    <w:rsid w:val="00AF6179"/>
    <w:rsid w:val="00AF65EB"/>
    <w:rsid w:val="00AF66AD"/>
    <w:rsid w:val="00AF6965"/>
    <w:rsid w:val="00B022AD"/>
    <w:rsid w:val="00B03A1A"/>
    <w:rsid w:val="00B058C7"/>
    <w:rsid w:val="00B12634"/>
    <w:rsid w:val="00B14E38"/>
    <w:rsid w:val="00B23F34"/>
    <w:rsid w:val="00B264BD"/>
    <w:rsid w:val="00B26EC0"/>
    <w:rsid w:val="00B40B03"/>
    <w:rsid w:val="00B5455D"/>
    <w:rsid w:val="00B618F3"/>
    <w:rsid w:val="00B65EF5"/>
    <w:rsid w:val="00B676C1"/>
    <w:rsid w:val="00B73149"/>
    <w:rsid w:val="00B82835"/>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356A"/>
    <w:rsid w:val="00BD3675"/>
    <w:rsid w:val="00BE1134"/>
    <w:rsid w:val="00BE22A0"/>
    <w:rsid w:val="00BE3E52"/>
    <w:rsid w:val="00BE5423"/>
    <w:rsid w:val="00BE54D8"/>
    <w:rsid w:val="00BE6773"/>
    <w:rsid w:val="00BE76F9"/>
    <w:rsid w:val="00BF2BCE"/>
    <w:rsid w:val="00C0435E"/>
    <w:rsid w:val="00C12D39"/>
    <w:rsid w:val="00C16D0F"/>
    <w:rsid w:val="00C212F8"/>
    <w:rsid w:val="00C21500"/>
    <w:rsid w:val="00C22785"/>
    <w:rsid w:val="00C30862"/>
    <w:rsid w:val="00C36800"/>
    <w:rsid w:val="00C36E09"/>
    <w:rsid w:val="00C370CB"/>
    <w:rsid w:val="00C37A53"/>
    <w:rsid w:val="00C4375D"/>
    <w:rsid w:val="00C46A54"/>
    <w:rsid w:val="00C509FE"/>
    <w:rsid w:val="00C555C8"/>
    <w:rsid w:val="00C61CE3"/>
    <w:rsid w:val="00C63028"/>
    <w:rsid w:val="00C76385"/>
    <w:rsid w:val="00C801BD"/>
    <w:rsid w:val="00C830BF"/>
    <w:rsid w:val="00C9653E"/>
    <w:rsid w:val="00CA3B47"/>
    <w:rsid w:val="00CA6297"/>
    <w:rsid w:val="00CC248D"/>
    <w:rsid w:val="00CC5BB1"/>
    <w:rsid w:val="00CD15C1"/>
    <w:rsid w:val="00CD48A1"/>
    <w:rsid w:val="00CD6D68"/>
    <w:rsid w:val="00CE1F75"/>
    <w:rsid w:val="00CE3CE5"/>
    <w:rsid w:val="00CF1C15"/>
    <w:rsid w:val="00CF2BBE"/>
    <w:rsid w:val="00CF4045"/>
    <w:rsid w:val="00CF6AD6"/>
    <w:rsid w:val="00D04648"/>
    <w:rsid w:val="00D0513C"/>
    <w:rsid w:val="00D11944"/>
    <w:rsid w:val="00D170F2"/>
    <w:rsid w:val="00D174ED"/>
    <w:rsid w:val="00D2471F"/>
    <w:rsid w:val="00D25A40"/>
    <w:rsid w:val="00D27543"/>
    <w:rsid w:val="00D30241"/>
    <w:rsid w:val="00D35978"/>
    <w:rsid w:val="00D36868"/>
    <w:rsid w:val="00D47CED"/>
    <w:rsid w:val="00D50842"/>
    <w:rsid w:val="00D53C64"/>
    <w:rsid w:val="00D57030"/>
    <w:rsid w:val="00D608CA"/>
    <w:rsid w:val="00D62DD4"/>
    <w:rsid w:val="00D64CDF"/>
    <w:rsid w:val="00D65F3D"/>
    <w:rsid w:val="00D75FC7"/>
    <w:rsid w:val="00D7623E"/>
    <w:rsid w:val="00D77360"/>
    <w:rsid w:val="00D86F8F"/>
    <w:rsid w:val="00D92F7D"/>
    <w:rsid w:val="00D957A6"/>
    <w:rsid w:val="00D95B10"/>
    <w:rsid w:val="00DA2D41"/>
    <w:rsid w:val="00DA6A92"/>
    <w:rsid w:val="00DB03C7"/>
    <w:rsid w:val="00DB075D"/>
    <w:rsid w:val="00DD1AB6"/>
    <w:rsid w:val="00DD3C7A"/>
    <w:rsid w:val="00DD4B64"/>
    <w:rsid w:val="00DD4D93"/>
    <w:rsid w:val="00DD5548"/>
    <w:rsid w:val="00DE1EF9"/>
    <w:rsid w:val="00DE22C7"/>
    <w:rsid w:val="00DE5C1D"/>
    <w:rsid w:val="00DF16F9"/>
    <w:rsid w:val="00DF1D1A"/>
    <w:rsid w:val="00DF62B5"/>
    <w:rsid w:val="00E005DE"/>
    <w:rsid w:val="00E01A4F"/>
    <w:rsid w:val="00E02103"/>
    <w:rsid w:val="00E02670"/>
    <w:rsid w:val="00E15568"/>
    <w:rsid w:val="00E16246"/>
    <w:rsid w:val="00E163E5"/>
    <w:rsid w:val="00E170EA"/>
    <w:rsid w:val="00E21093"/>
    <w:rsid w:val="00E22DCF"/>
    <w:rsid w:val="00E234AD"/>
    <w:rsid w:val="00E25C17"/>
    <w:rsid w:val="00E2658F"/>
    <w:rsid w:val="00E2687D"/>
    <w:rsid w:val="00E335FD"/>
    <w:rsid w:val="00E35C59"/>
    <w:rsid w:val="00E45942"/>
    <w:rsid w:val="00E542EC"/>
    <w:rsid w:val="00E56397"/>
    <w:rsid w:val="00E60641"/>
    <w:rsid w:val="00E62242"/>
    <w:rsid w:val="00E62992"/>
    <w:rsid w:val="00E67D51"/>
    <w:rsid w:val="00E70C0F"/>
    <w:rsid w:val="00E73960"/>
    <w:rsid w:val="00E74A31"/>
    <w:rsid w:val="00E74C1F"/>
    <w:rsid w:val="00E75BFD"/>
    <w:rsid w:val="00E75E62"/>
    <w:rsid w:val="00E8030B"/>
    <w:rsid w:val="00E86C5D"/>
    <w:rsid w:val="00E9179C"/>
    <w:rsid w:val="00E917E0"/>
    <w:rsid w:val="00E94F56"/>
    <w:rsid w:val="00EA21AC"/>
    <w:rsid w:val="00EA4EB4"/>
    <w:rsid w:val="00EB0222"/>
    <w:rsid w:val="00EB04E4"/>
    <w:rsid w:val="00EC34F4"/>
    <w:rsid w:val="00EC41B8"/>
    <w:rsid w:val="00EC6B9B"/>
    <w:rsid w:val="00EC7C8A"/>
    <w:rsid w:val="00ED077E"/>
    <w:rsid w:val="00ED18EE"/>
    <w:rsid w:val="00EE27DF"/>
    <w:rsid w:val="00EE44D3"/>
    <w:rsid w:val="00EF0D85"/>
    <w:rsid w:val="00EF3754"/>
    <w:rsid w:val="00F017C6"/>
    <w:rsid w:val="00F11AFD"/>
    <w:rsid w:val="00F13F8E"/>
    <w:rsid w:val="00F14858"/>
    <w:rsid w:val="00F21D09"/>
    <w:rsid w:val="00F23A4E"/>
    <w:rsid w:val="00F26350"/>
    <w:rsid w:val="00F27CF9"/>
    <w:rsid w:val="00F326FB"/>
    <w:rsid w:val="00F41E90"/>
    <w:rsid w:val="00F45C89"/>
    <w:rsid w:val="00F56D89"/>
    <w:rsid w:val="00F57718"/>
    <w:rsid w:val="00F640C3"/>
    <w:rsid w:val="00F6728C"/>
    <w:rsid w:val="00F75567"/>
    <w:rsid w:val="00F80258"/>
    <w:rsid w:val="00F829AA"/>
    <w:rsid w:val="00F96F16"/>
    <w:rsid w:val="00FA3456"/>
    <w:rsid w:val="00FA373A"/>
    <w:rsid w:val="00FA5153"/>
    <w:rsid w:val="00FA6A93"/>
    <w:rsid w:val="00FA71D8"/>
    <w:rsid w:val="00FB107E"/>
    <w:rsid w:val="00FB1B6C"/>
    <w:rsid w:val="00FB2B04"/>
    <w:rsid w:val="00FC0F80"/>
    <w:rsid w:val="00FC60B1"/>
    <w:rsid w:val="00FC7475"/>
    <w:rsid w:val="00FD0970"/>
    <w:rsid w:val="00FD67DB"/>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847"/>
  </w:style>
  <w:style w:type="paragraph" w:styleId="Heading1">
    <w:name w:val="heading 1"/>
    <w:basedOn w:val="Normal"/>
    <w:next w:val="Normal"/>
    <w:link w:val="Heading1Char"/>
    <w:uiPriority w:val="9"/>
    <w:qFormat/>
    <w:rsid w:val="00132847"/>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3284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3284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32847"/>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32847"/>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32847"/>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32847"/>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32847"/>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32847"/>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847"/>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3284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3284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3284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3284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3284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13284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13284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32847"/>
    <w:rPr>
      <w:rFonts w:asciiTheme="majorHAnsi" w:eastAsiaTheme="majorEastAsia" w:hAnsiTheme="majorHAnsi" w:cstheme="majorBidi"/>
      <w:i/>
      <w:iCs/>
      <w:color w:val="244061" w:themeColor="accent1" w:themeShade="8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132847"/>
    <w:pPr>
      <w:outlineLvl w:val="9"/>
    </w:pPr>
  </w:style>
  <w:style w:type="paragraph" w:styleId="TOC2">
    <w:name w:val="toc 2"/>
    <w:uiPriority w:val="39"/>
    <w:rsid w:val="00A27634"/>
    <w:pPr>
      <w:spacing w:after="0"/>
      <w:ind w:left="220"/>
    </w:pPr>
    <w:rPr>
      <w:smallCaps/>
      <w:sz w:val="20"/>
      <w:szCs w:val="20"/>
    </w:rPr>
  </w:style>
  <w:style w:type="paragraph" w:styleId="TOC3">
    <w:name w:val="toc 3"/>
    <w:uiPriority w:val="39"/>
    <w:rsid w:val="00A27634"/>
    <w:pPr>
      <w:spacing w:after="0"/>
      <w:ind w:left="440"/>
    </w:pPr>
    <w:rPr>
      <w:i/>
      <w:iCs/>
      <w:sz w:val="20"/>
      <w:szCs w:val="20"/>
    </w:rPr>
  </w:style>
  <w:style w:type="paragraph" w:styleId="TOC4">
    <w:name w:val="toc 4"/>
    <w:uiPriority w:val="39"/>
    <w:rsid w:val="00A27634"/>
    <w:pPr>
      <w:spacing w:after="0"/>
      <w:ind w:left="660"/>
    </w:pPr>
    <w:rPr>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13284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132847"/>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rsid w:val="0013284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32847"/>
    <w:rPr>
      <w:rFonts w:asciiTheme="majorHAnsi" w:eastAsiaTheme="majorEastAsia" w:hAnsiTheme="majorHAnsi" w:cstheme="majorBidi"/>
      <w:caps/>
      <w:color w:val="1F497D" w:themeColor="text2"/>
      <w:spacing w:val="-15"/>
      <w:sz w:val="72"/>
      <w:szCs w:val="72"/>
    </w:rPr>
  </w:style>
  <w:style w:type="character" w:styleId="Strong">
    <w:name w:val="Strong"/>
    <w:basedOn w:val="DefaultParagraphFont"/>
    <w:uiPriority w:val="22"/>
    <w:qFormat/>
    <w:rsid w:val="00132847"/>
    <w:rPr>
      <w:b/>
      <w:bCs/>
    </w:rPr>
  </w:style>
  <w:style w:type="character" w:styleId="Emphasis">
    <w:name w:val="Emphasis"/>
    <w:basedOn w:val="DefaultParagraphFont"/>
    <w:uiPriority w:val="20"/>
    <w:qFormat/>
    <w:rsid w:val="00132847"/>
    <w:rPr>
      <w:i/>
      <w:iCs/>
    </w:rPr>
  </w:style>
  <w:style w:type="paragraph" w:styleId="NoSpacing">
    <w:name w:val="No Spacing"/>
    <w:link w:val="NoSpacingChar"/>
    <w:uiPriority w:val="1"/>
    <w:qFormat/>
    <w:rsid w:val="00132847"/>
    <w:pPr>
      <w:spacing w:after="0" w:line="240" w:lineRule="auto"/>
    </w:pPr>
  </w:style>
  <w:style w:type="paragraph" w:styleId="Quote">
    <w:name w:val="Quote"/>
    <w:basedOn w:val="Normal"/>
    <w:next w:val="Normal"/>
    <w:link w:val="QuoteChar"/>
    <w:uiPriority w:val="29"/>
    <w:qFormat/>
    <w:rsid w:val="00132847"/>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32847"/>
    <w:rPr>
      <w:color w:val="1F497D" w:themeColor="text2"/>
      <w:sz w:val="24"/>
      <w:szCs w:val="24"/>
    </w:rPr>
  </w:style>
  <w:style w:type="paragraph" w:styleId="IntenseQuote">
    <w:name w:val="Intense Quote"/>
    <w:basedOn w:val="Normal"/>
    <w:next w:val="Normal"/>
    <w:link w:val="IntenseQuoteChar"/>
    <w:uiPriority w:val="30"/>
    <w:qFormat/>
    <w:rsid w:val="0013284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32847"/>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32847"/>
    <w:rPr>
      <w:i/>
      <w:iCs/>
      <w:color w:val="595959" w:themeColor="text1" w:themeTint="A6"/>
    </w:rPr>
  </w:style>
  <w:style w:type="character" w:styleId="IntenseEmphasis">
    <w:name w:val="Intense Emphasis"/>
    <w:basedOn w:val="DefaultParagraphFont"/>
    <w:uiPriority w:val="21"/>
    <w:qFormat/>
    <w:rsid w:val="00132847"/>
    <w:rPr>
      <w:b/>
      <w:bCs/>
      <w:i/>
      <w:iCs/>
    </w:rPr>
  </w:style>
  <w:style w:type="character" w:styleId="SubtleReference">
    <w:name w:val="Subtle Reference"/>
    <w:basedOn w:val="DefaultParagraphFont"/>
    <w:uiPriority w:val="31"/>
    <w:qFormat/>
    <w:rsid w:val="0013284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32847"/>
    <w:rPr>
      <w:b/>
      <w:bCs/>
      <w:smallCaps/>
      <w:color w:val="1F497D" w:themeColor="text2"/>
      <w:u w:val="single"/>
    </w:rPr>
  </w:style>
  <w:style w:type="character" w:styleId="BookTitle">
    <w:name w:val="Book Title"/>
    <w:basedOn w:val="DefaultParagraphFont"/>
    <w:uiPriority w:val="33"/>
    <w:qFormat/>
    <w:rsid w:val="00132847"/>
    <w:rPr>
      <w:b/>
      <w:bCs/>
      <w:smallCaps/>
      <w:spacing w:val="10"/>
    </w:rPr>
  </w:style>
  <w:style w:type="paragraph" w:styleId="Caption">
    <w:name w:val="caption"/>
    <w:basedOn w:val="Normal"/>
    <w:next w:val="Normal"/>
    <w:uiPriority w:val="35"/>
    <w:unhideWhenUsed/>
    <w:qFormat/>
    <w:rsid w:val="00132847"/>
    <w:pPr>
      <w:spacing w:line="240" w:lineRule="auto"/>
    </w:pPr>
    <w:rPr>
      <w:b/>
      <w:bCs/>
      <w:smallCaps/>
      <w:color w:val="1F497D" w:themeColor="text2"/>
    </w:rPr>
  </w:style>
  <w:style w:type="character" w:customStyle="1" w:styleId="NoSpacingChar">
    <w:name w:val="No Spacing Char"/>
    <w:basedOn w:val="DefaultParagraphFont"/>
    <w:link w:val="NoSpacing"/>
    <w:uiPriority w:val="1"/>
    <w:rsid w:val="00A27634"/>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eastAsiaTheme="minorHAns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Calibri"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 w:type="character" w:styleId="FollowedHyperlink">
    <w:name w:val="FollowedHyperlink"/>
    <w:basedOn w:val="DefaultParagraphFont"/>
    <w:uiPriority w:val="99"/>
    <w:semiHidden/>
    <w:unhideWhenUsed/>
    <w:rsid w:val="00D36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047364">
      <w:bodyDiv w:val="1"/>
      <w:marLeft w:val="0"/>
      <w:marRight w:val="0"/>
      <w:marTop w:val="0"/>
      <w:marBottom w:val="0"/>
      <w:divBdr>
        <w:top w:val="none" w:sz="0" w:space="0" w:color="auto"/>
        <w:left w:val="none" w:sz="0" w:space="0" w:color="auto"/>
        <w:bottom w:val="none" w:sz="0" w:space="0" w:color="auto"/>
        <w:right w:val="none" w:sz="0" w:space="0" w:color="auto"/>
      </w:divBdr>
    </w:div>
    <w:div w:id="311103202">
      <w:bodyDiv w:val="1"/>
      <w:marLeft w:val="0"/>
      <w:marRight w:val="0"/>
      <w:marTop w:val="0"/>
      <w:marBottom w:val="0"/>
      <w:divBdr>
        <w:top w:val="none" w:sz="0" w:space="0" w:color="auto"/>
        <w:left w:val="none" w:sz="0" w:space="0" w:color="auto"/>
        <w:bottom w:val="none" w:sz="0" w:space="0" w:color="auto"/>
        <w:right w:val="none" w:sz="0" w:space="0" w:color="auto"/>
      </w:divBdr>
    </w:div>
    <w:div w:id="466120021">
      <w:bodyDiv w:val="1"/>
      <w:marLeft w:val="0"/>
      <w:marRight w:val="0"/>
      <w:marTop w:val="0"/>
      <w:marBottom w:val="0"/>
      <w:divBdr>
        <w:top w:val="none" w:sz="0" w:space="0" w:color="auto"/>
        <w:left w:val="none" w:sz="0" w:space="0" w:color="auto"/>
        <w:bottom w:val="none" w:sz="0" w:space="0" w:color="auto"/>
        <w:right w:val="none" w:sz="0" w:space="0" w:color="auto"/>
      </w:divBdr>
    </w:div>
    <w:div w:id="554002607">
      <w:bodyDiv w:val="1"/>
      <w:marLeft w:val="0"/>
      <w:marRight w:val="0"/>
      <w:marTop w:val="0"/>
      <w:marBottom w:val="0"/>
      <w:divBdr>
        <w:top w:val="none" w:sz="0" w:space="0" w:color="auto"/>
        <w:left w:val="none" w:sz="0" w:space="0" w:color="auto"/>
        <w:bottom w:val="none" w:sz="0" w:space="0" w:color="auto"/>
        <w:right w:val="none" w:sz="0" w:space="0" w:color="auto"/>
      </w:divBdr>
    </w:div>
    <w:div w:id="572618409">
      <w:bodyDiv w:val="1"/>
      <w:marLeft w:val="0"/>
      <w:marRight w:val="0"/>
      <w:marTop w:val="0"/>
      <w:marBottom w:val="0"/>
      <w:divBdr>
        <w:top w:val="none" w:sz="0" w:space="0" w:color="auto"/>
        <w:left w:val="none" w:sz="0" w:space="0" w:color="auto"/>
        <w:bottom w:val="none" w:sz="0" w:space="0" w:color="auto"/>
        <w:right w:val="none" w:sz="0" w:space="0" w:color="auto"/>
      </w:divBdr>
    </w:div>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904560233">
      <w:bodyDiv w:val="1"/>
      <w:marLeft w:val="0"/>
      <w:marRight w:val="0"/>
      <w:marTop w:val="0"/>
      <w:marBottom w:val="0"/>
      <w:divBdr>
        <w:top w:val="none" w:sz="0" w:space="0" w:color="auto"/>
        <w:left w:val="none" w:sz="0" w:space="0" w:color="auto"/>
        <w:bottom w:val="none" w:sz="0" w:space="0" w:color="auto"/>
        <w:right w:val="none" w:sz="0" w:space="0" w:color="auto"/>
      </w:divBdr>
    </w:div>
    <w:div w:id="911310718">
      <w:bodyDiv w:val="1"/>
      <w:marLeft w:val="0"/>
      <w:marRight w:val="0"/>
      <w:marTop w:val="0"/>
      <w:marBottom w:val="0"/>
      <w:divBdr>
        <w:top w:val="none" w:sz="0" w:space="0" w:color="auto"/>
        <w:left w:val="none" w:sz="0" w:space="0" w:color="auto"/>
        <w:bottom w:val="none" w:sz="0" w:space="0" w:color="auto"/>
        <w:right w:val="none" w:sz="0" w:space="0" w:color="auto"/>
      </w:divBdr>
    </w:div>
    <w:div w:id="1009481991">
      <w:bodyDiv w:val="1"/>
      <w:marLeft w:val="0"/>
      <w:marRight w:val="0"/>
      <w:marTop w:val="0"/>
      <w:marBottom w:val="0"/>
      <w:divBdr>
        <w:top w:val="none" w:sz="0" w:space="0" w:color="auto"/>
        <w:left w:val="none" w:sz="0" w:space="0" w:color="auto"/>
        <w:bottom w:val="none" w:sz="0" w:space="0" w:color="auto"/>
        <w:right w:val="none" w:sz="0" w:space="0" w:color="auto"/>
      </w:divBdr>
    </w:div>
    <w:div w:id="1064260090">
      <w:bodyDiv w:val="1"/>
      <w:marLeft w:val="0"/>
      <w:marRight w:val="0"/>
      <w:marTop w:val="0"/>
      <w:marBottom w:val="0"/>
      <w:divBdr>
        <w:top w:val="none" w:sz="0" w:space="0" w:color="auto"/>
        <w:left w:val="none" w:sz="0" w:space="0" w:color="auto"/>
        <w:bottom w:val="none" w:sz="0" w:space="0" w:color="auto"/>
        <w:right w:val="none" w:sz="0" w:space="0" w:color="auto"/>
      </w:divBdr>
    </w:div>
    <w:div w:id="1112476535">
      <w:bodyDiv w:val="1"/>
      <w:marLeft w:val="0"/>
      <w:marRight w:val="0"/>
      <w:marTop w:val="0"/>
      <w:marBottom w:val="0"/>
      <w:divBdr>
        <w:top w:val="none" w:sz="0" w:space="0" w:color="auto"/>
        <w:left w:val="none" w:sz="0" w:space="0" w:color="auto"/>
        <w:bottom w:val="none" w:sz="0" w:space="0" w:color="auto"/>
        <w:right w:val="none" w:sz="0" w:space="0" w:color="auto"/>
      </w:divBdr>
    </w:div>
    <w:div w:id="1329482447">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1620792344">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water.ca.gov/environmentalservices/docs/frpa/frp_monitoring_pilot_phase_I_final_report.pdf" TargetMode="External"/><Relationship Id="rId63" Type="http://schemas.openxmlformats.org/officeDocument/2006/relationships/hyperlink" Target="http://dx.doi.org/10.1890/ES12-00251.1" TargetMode="External"/><Relationship Id="rId68" Type="http://schemas.openxmlformats.org/officeDocument/2006/relationships/hyperlink" Target="http://search.proquest.com/docview/1518010595?accountid=147320"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hyperlink" Target="http://www.water.ca.gov/environmentalservices/docs/frpa/pilot_phase_II_report_FINAL_3MAY2017.pdf" TargetMode="External"/><Relationship Id="rId66" Type="http://schemas.openxmlformats.org/officeDocument/2006/relationships/hyperlink" Target="https://doi.org/10.1080/05384680.1958.11904091"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www.jstor.org/stable/2838250" TargetMode="External"/><Relationship Id="rId61" Type="http://schemas.openxmlformats.org/officeDocument/2006/relationships/hyperlink" Target="http://www.escholarship.org/uc/item/0p01q99s"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hyperlink" Target="https://onlinelibrary.wiley.com/doi/abs/10.1002/tafs.10028" TargetMode="External"/><Relationship Id="rId65" Type="http://schemas.openxmlformats.org/officeDocument/2006/relationships/hyperlink" Target="http://www.escholarship.org/uc/item/3w96c3d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hyperlink" Target="https://nrm.dfg.ca.gov/FileHandler.ashx?DocumentId=103301" TargetMode="External"/><Relationship Id="rId64" Type="http://schemas.openxmlformats.org/officeDocument/2006/relationships/hyperlink" Target="https://doi.org/10.1139/cjfas-2014-0528" TargetMode="External"/><Relationship Id="rId69" Type="http://schemas.openxmlformats.org/officeDocument/2006/relationships/hyperlink" Target="http://www.escholarship.org/uc/item/96f2t9xw"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doi.org/10.1007/s12237-016-0091-3" TargetMode="External"/><Relationship Id="rId67" Type="http://schemas.openxmlformats.org/officeDocument/2006/relationships/hyperlink" Target="http://www.water.ca.gov/bdma/meta/benthic.cfm" TargetMode="External"/><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hyperlink" Target="http://www.sciencedirect.com/science/article/pii/S0022098115300022"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3B96A-05F7-4881-943A-583B2ED74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8285</TotalTime>
  <Pages>51</Pages>
  <Words>18648</Words>
  <Characters>106297</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124696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Rosemary@Wildlife</cp:lastModifiedBy>
  <cp:revision>32</cp:revision>
  <cp:lastPrinted>2016-06-01T15:53:00Z</cp:lastPrinted>
  <dcterms:created xsi:type="dcterms:W3CDTF">2018-02-21T03:48:00Z</dcterms:created>
  <dcterms:modified xsi:type="dcterms:W3CDTF">2019-05-21T21:54:00Z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
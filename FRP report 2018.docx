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3340084D"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08828608" w:rsidR="00A036B3" w:rsidRDefault="003C49C9" w:rsidP="001E35E5">
      <w:pPr>
        <w:jc w:val="center"/>
        <w:rPr>
          <w:rFonts w:ascii="Times New Roman" w:hAnsi="Times New Roman" w:cs="Times New Roman"/>
        </w:rPr>
        <w:sectPr w:rsidR="00A036B3" w:rsidSect="001A4BB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Draft December 26, 2018</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val="0"/>
          <w:bCs w:val="0"/>
          <w:color w:val="auto"/>
          <w:sz w:val="22"/>
          <w:szCs w:val="22"/>
        </w:rPr>
        <w:id w:val="-670723812"/>
        <w:docPartObj>
          <w:docPartGallery w:val="Table of Contents"/>
          <w:docPartUnique/>
        </w:docPartObj>
      </w:sdtPr>
      <w:sdtEndPr>
        <w:rPr>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A31570">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A31570">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A31570">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A31570">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A31570">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A31570">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A31570">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A31570">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A31570">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A31570">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A31570">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A31570">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A31570">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A31570">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A31570">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A31570">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A31570">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A31570">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A31570">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A31570">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A31570">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A31570">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A31570">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A31570">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A31570">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A31570">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A31570">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A31570">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A31570">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A31570">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A31570">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A31570">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A31570">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A31570">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A31570">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A31570">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A31570">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A31570">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A31570">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A31570">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commentRangeStart w:id="4"/>
      <w:r>
        <w:t>Preface</w:t>
      </w:r>
      <w:bookmarkEnd w:id="3"/>
    </w:p>
    <w:p w14:paraId="6BB8DC1B" w14:textId="77777777" w:rsidR="00430874" w:rsidRPr="00036197" w:rsidRDefault="00A27634" w:rsidP="001A4BBD">
      <w:pPr>
        <w:pStyle w:val="Body"/>
        <w:spacing w:after="0" w:line="240" w:lineRule="auto"/>
        <w:rPr>
          <w:rFonts w:ascii="Times New Roman" w:hAnsi="Times New Roman" w:cs="Times New Roman"/>
          <w:sz w:val="24"/>
          <w:szCs w:val="24"/>
        </w:rPr>
      </w:pPr>
      <w:r w:rsidRPr="00036197">
        <w:rPr>
          <w:rFonts w:ascii="Times New Roman" w:hAnsi="Times New Roman" w:cs="Times New Roman"/>
          <w:sz w:val="24"/>
          <w:szCs w:val="24"/>
        </w:rPr>
        <w:t xml:space="preserve">Much of the tidal </w:t>
      </w:r>
      <w:commentRangeEnd w:id="4"/>
      <w:r w:rsidR="003C49C9">
        <w:rPr>
          <w:rStyle w:val="CommentReference"/>
          <w:rFonts w:asciiTheme="minorHAnsi" w:eastAsiaTheme="minorEastAsia" w:hAnsiTheme="minorHAnsi" w:cstheme="minorBidi"/>
          <w:color w:val="auto"/>
        </w:rPr>
        <w:commentReference w:id="4"/>
      </w:r>
      <w:r w:rsidRPr="00036197">
        <w:rPr>
          <w:rFonts w:ascii="Times New Roman" w:hAnsi="Times New Roman" w:cs="Times New Roman"/>
          <w:sz w:val="24"/>
          <w:szCs w:val="24"/>
        </w:rPr>
        <w:t xml:space="preserve">wetland restoration in the </w:t>
      </w:r>
      <w:r w:rsidR="003F1B2E" w:rsidRPr="00036197">
        <w:rPr>
          <w:rFonts w:ascii="Times New Roman" w:hAnsi="Times New Roman" w:cs="Times New Roman"/>
          <w:sz w:val="24"/>
          <w:szCs w:val="24"/>
        </w:rPr>
        <w:t>Sacramento-</w:t>
      </w:r>
      <w:r w:rsidRPr="00036197">
        <w:rPr>
          <w:rFonts w:ascii="Times New Roman" w:hAnsi="Times New Roman" w:cs="Times New Roman"/>
          <w:sz w:val="24"/>
          <w:szCs w:val="24"/>
        </w:rPr>
        <w:t>San</w:t>
      </w:r>
      <w:r w:rsidR="00096F9D" w:rsidRPr="00036197">
        <w:rPr>
          <w:rFonts w:ascii="Times New Roman" w:hAnsi="Times New Roman" w:cs="Times New Roman"/>
          <w:sz w:val="24"/>
          <w:szCs w:val="24"/>
        </w:rPr>
        <w:t xml:space="preserve"> </w:t>
      </w:r>
      <w:r w:rsidRPr="00036197">
        <w:rPr>
          <w:rFonts w:ascii="Times New Roman" w:hAnsi="Times New Roman" w:cs="Times New Roman"/>
          <w:sz w:val="24"/>
          <w:szCs w:val="24"/>
        </w:rPr>
        <w:t xml:space="preserve">Joaquin Delta and Suisun </w:t>
      </w:r>
      <w:r w:rsidR="003F1B2E" w:rsidRPr="00036197">
        <w:rPr>
          <w:rFonts w:ascii="Times New Roman" w:hAnsi="Times New Roman" w:cs="Times New Roman"/>
          <w:sz w:val="24"/>
          <w:szCs w:val="24"/>
        </w:rPr>
        <w:t>M</w:t>
      </w:r>
      <w:r w:rsidRPr="00036197">
        <w:rPr>
          <w:rFonts w:ascii="Times New Roman" w:hAnsi="Times New Roman" w:cs="Times New Roman"/>
          <w:sz w:val="24"/>
          <w:szCs w:val="24"/>
        </w:rPr>
        <w:t xml:space="preserve">arsh (the Upper SF Estuary) is being constructed under the </w:t>
      </w:r>
      <w:r w:rsidR="005E2672" w:rsidRPr="00036197">
        <w:rPr>
          <w:rFonts w:ascii="Times New Roman" w:hAnsi="Times New Roman" w:cs="Times New Roman"/>
          <w:sz w:val="24"/>
          <w:szCs w:val="24"/>
        </w:rPr>
        <w:t>premise</w:t>
      </w:r>
      <w:r w:rsidRPr="00036197">
        <w:rPr>
          <w:rFonts w:ascii="Times New Roman" w:hAnsi="Times New Roman" w:cs="Times New Roman"/>
          <w:sz w:val="24"/>
          <w:szCs w:val="24"/>
        </w:rPr>
        <w:t xml:space="preserve"> that wetland restoration will increase the resilience of threatened fish. However, </w:t>
      </w:r>
      <w:r w:rsidR="00DF62B5" w:rsidRPr="00036197">
        <w:rPr>
          <w:rFonts w:ascii="Times New Roman" w:hAnsi="Times New Roman" w:cs="Times New Roman"/>
          <w:sz w:val="24"/>
          <w:szCs w:val="24"/>
        </w:rPr>
        <w:t>extracting patterns</w:t>
      </w:r>
      <w:r w:rsidR="00DF62B5">
        <w:rPr>
          <w:rFonts w:ascii="Times New Roman" w:hAnsi="Times New Roman" w:cs="Times New Roman"/>
          <w:sz w:val="24"/>
          <w:szCs w:val="24"/>
        </w:rPr>
        <w:t xml:space="preserve"> is</w:t>
      </w:r>
      <w:r w:rsidR="00DF62B5" w:rsidRPr="00036197">
        <w:rPr>
          <w:rFonts w:ascii="Times New Roman" w:hAnsi="Times New Roman" w:cs="Times New Roman"/>
          <w:sz w:val="24"/>
          <w:szCs w:val="24"/>
        </w:rPr>
        <w:t xml:space="preserve"> very difficult </w:t>
      </w:r>
      <w:r w:rsidR="00DF62B5">
        <w:rPr>
          <w:rFonts w:ascii="Times New Roman" w:hAnsi="Times New Roman" w:cs="Times New Roman"/>
          <w:sz w:val="24"/>
          <w:szCs w:val="24"/>
        </w:rPr>
        <w:t xml:space="preserve">because of </w:t>
      </w:r>
      <w:r w:rsidRPr="00036197">
        <w:rPr>
          <w:rFonts w:ascii="Times New Roman" w:hAnsi="Times New Roman" w:cs="Times New Roman"/>
          <w:sz w:val="24"/>
          <w:szCs w:val="24"/>
        </w:rPr>
        <w:t xml:space="preserve">the extreme spatial and temporal variability inherent in estuaries in </w:t>
      </w:r>
      <w:r w:rsidR="002C50FB" w:rsidRPr="00036197">
        <w:rPr>
          <w:rFonts w:ascii="Times New Roman" w:hAnsi="Times New Roman" w:cs="Times New Roman"/>
          <w:sz w:val="24"/>
          <w:szCs w:val="24"/>
        </w:rPr>
        <w:t>general</w:t>
      </w:r>
      <w:r w:rsidR="006B096A">
        <w:rPr>
          <w:rFonts w:ascii="Times New Roman" w:hAnsi="Times New Roman" w:cs="Times New Roman"/>
          <w:sz w:val="24"/>
          <w:szCs w:val="24"/>
        </w:rPr>
        <w:t>,</w:t>
      </w:r>
      <w:r w:rsidRPr="00036197">
        <w:rPr>
          <w:rFonts w:ascii="Times New Roman" w:hAnsi="Times New Roman" w:cs="Times New Roman"/>
          <w:sz w:val="24"/>
          <w:szCs w:val="24"/>
        </w:rPr>
        <w:t xml:space="preserve"> and California estuaries in particular. Given limited funds, we must determine the correct level of replication to answer management questions without cost becoming prohibitive. </w:t>
      </w:r>
    </w:p>
    <w:p w14:paraId="2DE0D672" w14:textId="77777777" w:rsidR="00430874" w:rsidRPr="00036197" w:rsidRDefault="00430874" w:rsidP="001A4BBD">
      <w:pPr>
        <w:pStyle w:val="Body"/>
        <w:spacing w:after="0" w:line="240" w:lineRule="auto"/>
        <w:rPr>
          <w:rFonts w:ascii="Times New Roman" w:hAnsi="Times New Roman" w:cs="Times New Roman"/>
          <w:sz w:val="24"/>
          <w:szCs w:val="24"/>
        </w:rPr>
      </w:pPr>
    </w:p>
    <w:p w14:paraId="258F96C7" w14:textId="1CEF6B46" w:rsidR="00D30241" w:rsidRDefault="00430874" w:rsidP="009278C2">
      <w:pPr>
        <w:spacing w:after="0"/>
        <w:rPr>
          <w:rFonts w:ascii="Times New Roman" w:hAnsi="Times New Roman" w:cs="Times New Roman"/>
          <w:sz w:val="24"/>
          <w:szCs w:val="24"/>
        </w:rPr>
      </w:pPr>
      <w:r w:rsidRPr="00036197">
        <w:rPr>
          <w:rFonts w:ascii="Times New Roman" w:hAnsi="Times New Roman" w:cs="Times New Roman"/>
          <w:sz w:val="24"/>
          <w:szCs w:val="24"/>
        </w:rPr>
        <w:t xml:space="preserve">The Fish Restoration Program Monitoring Team (FRP) </w:t>
      </w:r>
      <w:r w:rsidR="006B096A">
        <w:rPr>
          <w:rFonts w:ascii="Times New Roman" w:hAnsi="Times New Roman" w:cs="Times New Roman"/>
          <w:sz w:val="24"/>
          <w:szCs w:val="24"/>
        </w:rPr>
        <w:t>i</w:t>
      </w:r>
      <w:r w:rsidRPr="00036197">
        <w:rPr>
          <w:rFonts w:ascii="Times New Roman" w:hAnsi="Times New Roman" w:cs="Times New Roman"/>
          <w:sz w:val="24"/>
          <w:szCs w:val="24"/>
        </w:rPr>
        <w:t xml:space="preserve">s tasked with developing monitoring plans for tidal wetland sites </w:t>
      </w:r>
      <w:r w:rsidR="006B096A">
        <w:rPr>
          <w:rFonts w:ascii="Times New Roman" w:hAnsi="Times New Roman" w:cs="Times New Roman"/>
          <w:sz w:val="24"/>
          <w:szCs w:val="24"/>
        </w:rPr>
        <w:t>restored</w:t>
      </w:r>
      <w:r w:rsidRPr="00036197">
        <w:rPr>
          <w:rFonts w:ascii="Times New Roman" w:hAnsi="Times New Roman" w:cs="Times New Roman"/>
          <w:sz w:val="24"/>
          <w:szCs w:val="24"/>
        </w:rPr>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3C49C9">
        <w:rPr>
          <w:rFonts w:ascii="Calibri" w:hAnsi="Calibri" w:cs="Calibri"/>
          <w:color w:val="000000"/>
        </w:rPr>
        <w:br/>
      </w:r>
      <w:r w:rsidR="003C49C9">
        <w:rPr>
          <w:rStyle w:val="fontstyle01"/>
        </w:rPr>
        <w:t>fish (Sherman et al. 2017). These were the basis for recommendations for sampling methods to evaluate</w:t>
      </w:r>
      <w:r w:rsidR="003C49C9">
        <w:rPr>
          <w:rFonts w:ascii="Calibri" w:hAnsi="Calibri" w:cs="Calibri"/>
          <w:color w:val="000000"/>
        </w:rPr>
        <w:br/>
      </w:r>
      <w:r w:rsidR="003C49C9">
        <w:rPr>
          <w:rStyle w:val="fontstyle01"/>
        </w:rPr>
        <w:t>effectiveness of restoration projects (PWT 2017b). However, there are still outstanding questions as to</w:t>
      </w:r>
      <w:r w:rsidR="003C49C9">
        <w:rPr>
          <w:rFonts w:ascii="Calibri" w:hAnsi="Calibri" w:cs="Calibri"/>
          <w:color w:val="000000"/>
        </w:rPr>
        <w:br/>
      </w:r>
      <w:r w:rsidR="003C49C9">
        <w:rPr>
          <w:rStyle w:val="fontstyle01"/>
        </w:rPr>
        <w:t>the appropriate temporal and spatial sampling strategies to test these hypotheses.</w:t>
      </w:r>
    </w:p>
    <w:p w14:paraId="10980F16" w14:textId="77777777" w:rsidR="00D30241" w:rsidRPr="00036197" w:rsidRDefault="00D30241" w:rsidP="009278C2">
      <w:pPr>
        <w:spacing w:after="0"/>
        <w:rPr>
          <w:rFonts w:ascii="Times New Roman" w:hAnsi="Times New Roman" w:cs="Times New Roman"/>
          <w:sz w:val="24"/>
          <w:szCs w:val="24"/>
        </w:rPr>
      </w:pPr>
    </w:p>
    <w:p w14:paraId="34877AB6" w14:textId="77777777" w:rsidR="00A27634" w:rsidRPr="00036197" w:rsidRDefault="00B022AD" w:rsidP="001A4BBD">
      <w:pPr>
        <w:rPr>
          <w:rFonts w:ascii="Times New Roman" w:hAnsi="Times New Roman" w:cs="Times New Roman"/>
          <w:sz w:val="24"/>
        </w:rPr>
      </w:pPr>
      <w:r>
        <w:rPr>
          <w:rFonts w:ascii="Times New Roman" w:hAnsi="Times New Roman" w:cs="Times New Roman"/>
          <w:sz w:val="24"/>
          <w:szCs w:val="24"/>
        </w:rPr>
        <w:t>Meso</w:t>
      </w:r>
      <w:r w:rsidR="00E163E5">
        <w:rPr>
          <w:rFonts w:ascii="Times New Roman" w:hAnsi="Times New Roman" w:cs="Times New Roman"/>
          <w:sz w:val="24"/>
          <w:szCs w:val="24"/>
        </w:rPr>
        <w:t>-</w:t>
      </w:r>
      <w:r>
        <w:rPr>
          <w:rFonts w:ascii="Times New Roman" w:hAnsi="Times New Roman" w:cs="Times New Roman"/>
          <w:sz w:val="24"/>
          <w:szCs w:val="24"/>
        </w:rPr>
        <w:t xml:space="preserve"> and </w:t>
      </w:r>
      <w:r w:rsidR="00D04648">
        <w:rPr>
          <w:rFonts w:ascii="Times New Roman" w:hAnsi="Times New Roman" w:cs="Times New Roman"/>
          <w:sz w:val="24"/>
          <w:szCs w:val="24"/>
        </w:rPr>
        <w:t>m</w:t>
      </w:r>
      <w:r>
        <w:rPr>
          <w:rFonts w:ascii="Times New Roman" w:hAnsi="Times New Roman" w:cs="Times New Roman"/>
          <w:sz w:val="24"/>
          <w:szCs w:val="24"/>
        </w:rPr>
        <w:t xml:space="preserve">acroinvertebrates, including amphipods, mysids, insects, copepods and isopods, are important food resources </w:t>
      </w:r>
      <w:r w:rsidR="00D04648">
        <w:rPr>
          <w:rFonts w:ascii="Times New Roman" w:hAnsi="Times New Roman" w:cs="Times New Roman"/>
          <w:sz w:val="24"/>
          <w:szCs w:val="24"/>
        </w:rPr>
        <w:t>for tidal wetland fish, but are often patchi</w:t>
      </w:r>
      <w:r>
        <w:rPr>
          <w:rFonts w:ascii="Times New Roman" w:hAnsi="Times New Roman" w:cs="Times New Roman"/>
          <w:sz w:val="24"/>
          <w:szCs w:val="24"/>
        </w:rPr>
        <w:t>ly distributed and highly variable</w:t>
      </w:r>
      <w:r w:rsidR="00D04648">
        <w:rPr>
          <w:rFonts w:ascii="Times New Roman" w:hAnsi="Times New Roman" w:cs="Times New Roman"/>
          <w:sz w:val="24"/>
          <w:szCs w:val="24"/>
        </w:rPr>
        <w:t xml:space="preserve"> </w:t>
      </w:r>
      <w:r w:rsidRPr="00036197">
        <w:rPr>
          <w:rFonts w:ascii="Times New Roman" w:hAnsi="Times New Roman" w:cs="Times New Roman"/>
          <w:noProof/>
          <w:sz w:val="24"/>
        </w:rPr>
        <w:t>(Slater and Baxter 2014, Whitley and Bollens 2014, Baxter et al. 2015, David et al. 2016)</w:t>
      </w:r>
      <w:r w:rsidR="00D04648">
        <w:rPr>
          <w:rFonts w:ascii="Times New Roman" w:hAnsi="Times New Roman" w:cs="Times New Roman"/>
          <w:sz w:val="24"/>
          <w:szCs w:val="24"/>
        </w:rPr>
        <w:t>. The</w:t>
      </w:r>
      <w:r>
        <w:rPr>
          <w:rFonts w:ascii="Times New Roman" w:hAnsi="Times New Roman" w:cs="Times New Roman"/>
          <w:sz w:val="24"/>
          <w:szCs w:val="24"/>
        </w:rPr>
        <w:t xml:space="preserve"> </w:t>
      </w:r>
      <w:r w:rsidR="00D04648">
        <w:rPr>
          <w:rFonts w:ascii="Times New Roman" w:hAnsi="Times New Roman" w:cs="Times New Roman"/>
          <w:sz w:val="24"/>
          <w:szCs w:val="24"/>
        </w:rPr>
        <w:t>spatial and temporal variability inherent in these taxa</w:t>
      </w:r>
      <w:r>
        <w:rPr>
          <w:rFonts w:ascii="Times New Roman" w:hAnsi="Times New Roman" w:cs="Times New Roman"/>
          <w:sz w:val="24"/>
          <w:szCs w:val="24"/>
        </w:rPr>
        <w:t xml:space="preserve"> make them difficult to monitor. </w:t>
      </w:r>
      <w:r>
        <w:rPr>
          <w:rFonts w:ascii="Times New Roman" w:hAnsi="Times New Roman" w:cs="Times New Roman"/>
          <w:sz w:val="24"/>
        </w:rPr>
        <w:t>While we have already tested several monitoring methods</w:t>
      </w:r>
      <w:r w:rsidR="00D04648">
        <w:rPr>
          <w:rFonts w:ascii="Times New Roman" w:hAnsi="Times New Roman" w:cs="Times New Roman"/>
          <w:sz w:val="24"/>
        </w:rPr>
        <w:t xml:space="preserve"> for these groups of invertebrates</w:t>
      </w:r>
      <w:r>
        <w:rPr>
          <w:rFonts w:ascii="Times New Roman" w:hAnsi="Times New Roman" w:cs="Times New Roman"/>
          <w:sz w:val="24"/>
        </w:rPr>
        <w:t xml:space="preserve">, </w:t>
      </w:r>
      <w:r w:rsidR="00D04648">
        <w:rPr>
          <w:rFonts w:ascii="Times New Roman" w:hAnsi="Times New Roman" w:cs="Times New Roman"/>
          <w:sz w:val="24"/>
        </w:rPr>
        <w:t>monitoring</w:t>
      </w:r>
      <w:r>
        <w:rPr>
          <w:rFonts w:ascii="Times New Roman" w:hAnsi="Times New Roman" w:cs="Times New Roman"/>
          <w:sz w:val="24"/>
        </w:rPr>
        <w:t xml:space="preserve"> change over time </w:t>
      </w:r>
      <w:r w:rsidR="00D04648">
        <w:rPr>
          <w:rFonts w:ascii="Times New Roman" w:hAnsi="Times New Roman" w:cs="Times New Roman"/>
          <w:sz w:val="24"/>
        </w:rPr>
        <w:t>requires understanding</w:t>
      </w:r>
      <w:r>
        <w:rPr>
          <w:rFonts w:ascii="Times New Roman" w:hAnsi="Times New Roman" w:cs="Times New Roman"/>
          <w:sz w:val="24"/>
        </w:rPr>
        <w:t xml:space="preserve"> the level of spatial and temporal replication </w:t>
      </w:r>
      <w:r w:rsidR="00D04648">
        <w:rPr>
          <w:rFonts w:ascii="Times New Roman" w:hAnsi="Times New Roman" w:cs="Times New Roman"/>
          <w:sz w:val="24"/>
        </w:rPr>
        <w:t>necessary for statistical validity</w:t>
      </w:r>
      <w:r>
        <w:rPr>
          <w:rFonts w:ascii="Times New Roman" w:hAnsi="Times New Roman" w:cs="Times New Roman"/>
          <w:sz w:val="24"/>
        </w:rPr>
        <w:t xml:space="preserve">. </w:t>
      </w:r>
      <w:r w:rsidR="00A27634" w:rsidRPr="00036197">
        <w:rPr>
          <w:rFonts w:ascii="Times New Roman" w:hAnsi="Times New Roman" w:cs="Times New Roman"/>
          <w:sz w:val="24"/>
        </w:rPr>
        <w:t xml:space="preserve">Information on </w:t>
      </w:r>
      <w:r>
        <w:rPr>
          <w:rFonts w:ascii="Times New Roman" w:hAnsi="Times New Roman" w:cs="Times New Roman"/>
          <w:sz w:val="24"/>
        </w:rPr>
        <w:t>meso</w:t>
      </w:r>
      <w:r w:rsidR="00E163E5">
        <w:rPr>
          <w:rFonts w:ascii="Times New Roman" w:hAnsi="Times New Roman" w:cs="Times New Roman"/>
          <w:sz w:val="24"/>
        </w:rPr>
        <w:t>-</w:t>
      </w:r>
      <w:r>
        <w:rPr>
          <w:rFonts w:ascii="Times New Roman" w:hAnsi="Times New Roman" w:cs="Times New Roman"/>
          <w:sz w:val="24"/>
        </w:rPr>
        <w:t xml:space="preserve"> and macroinvertebrates</w:t>
      </w:r>
      <w:r w:rsidR="00A27634" w:rsidRPr="00036197">
        <w:rPr>
          <w:rFonts w:ascii="Times New Roman" w:hAnsi="Times New Roman" w:cs="Times New Roman"/>
          <w:sz w:val="24"/>
        </w:rPr>
        <w:t xml:space="preserve"> is necessary to address framework hypotheses F2-F5, which were derived from the PWT’s Food Web Conceptual Model (Secondary Production tier</w:t>
      </w:r>
      <w:r w:rsidR="00100AD3" w:rsidRPr="00036197">
        <w:rPr>
          <w:rFonts w:ascii="Times New Roman" w:hAnsi="Times New Roman" w:cs="Times New Roman"/>
          <w:sz w:val="24"/>
        </w:rPr>
        <w:t>, Hartman et al</w:t>
      </w:r>
      <w:r w:rsidR="000E59B2">
        <w:rPr>
          <w:rFonts w:ascii="Times New Roman" w:hAnsi="Times New Roman" w:cs="Times New Roman"/>
          <w:sz w:val="24"/>
        </w:rPr>
        <w:t>.</w:t>
      </w:r>
      <w:r w:rsidR="00100AD3" w:rsidRPr="00036197">
        <w:rPr>
          <w:rFonts w:ascii="Times New Roman" w:hAnsi="Times New Roman" w:cs="Times New Roman"/>
          <w:sz w:val="24"/>
        </w:rPr>
        <w:t xml:space="preserve">, In </w:t>
      </w:r>
      <w:r w:rsidR="00EF0D85">
        <w:rPr>
          <w:rFonts w:ascii="Times New Roman" w:hAnsi="Times New Roman" w:cs="Times New Roman"/>
          <w:sz w:val="24"/>
        </w:rPr>
        <w:t>Press</w:t>
      </w:r>
      <w:r w:rsidR="00A27634" w:rsidRPr="00036197">
        <w:rPr>
          <w:rFonts w:ascii="Times New Roman" w:hAnsi="Times New Roman" w:cs="Times New Roman"/>
          <w:sz w:val="24"/>
        </w:rPr>
        <w:t>) and Chinook Salmon Tidal Wetland Model (Environmental Drivers and Habitat Attributes tiers</w:t>
      </w:r>
      <w:r w:rsidR="00100AD3" w:rsidRPr="00036197">
        <w:rPr>
          <w:rFonts w:ascii="Times New Roman" w:hAnsi="Times New Roman" w:cs="Times New Roman"/>
          <w:sz w:val="24"/>
        </w:rPr>
        <w:t xml:space="preserve">, Goertler et al. In </w:t>
      </w:r>
      <w:r w:rsidR="00EF0D85">
        <w:rPr>
          <w:rFonts w:ascii="Times New Roman" w:hAnsi="Times New Roman" w:cs="Times New Roman"/>
          <w:sz w:val="24"/>
        </w:rPr>
        <w:t>Press</w:t>
      </w:r>
      <w:r w:rsidR="00A27634" w:rsidRPr="00036197">
        <w:rPr>
          <w:rFonts w:ascii="Times New Roman" w:hAnsi="Times New Roman" w:cs="Times New Roman"/>
          <w:sz w:val="24"/>
        </w:rPr>
        <w:t>).</w:t>
      </w:r>
    </w:p>
    <w:p w14:paraId="4C7B690A" w14:textId="77777777" w:rsidR="00430874" w:rsidRPr="00036197" w:rsidRDefault="00862879" w:rsidP="001A4BBD">
      <w:pPr>
        <w:rPr>
          <w:rFonts w:ascii="Times New Roman" w:hAnsi="Times New Roman" w:cs="Times New Roman"/>
          <w:sz w:val="24"/>
        </w:rPr>
      </w:pPr>
      <w:r>
        <w:rPr>
          <w:rFonts w:ascii="Times New Roman" w:hAnsi="Times New Roman" w:cs="Times New Roman"/>
          <w:sz w:val="24"/>
        </w:rPr>
        <w:t xml:space="preserve">Even for </w:t>
      </w:r>
      <w:r w:rsidR="00D04648">
        <w:rPr>
          <w:rFonts w:ascii="Times New Roman" w:hAnsi="Times New Roman" w:cs="Times New Roman"/>
          <w:sz w:val="24"/>
        </w:rPr>
        <w:t>established methods, such as zooplankton trawls</w:t>
      </w:r>
      <w:r>
        <w:rPr>
          <w:rFonts w:ascii="Times New Roman" w:hAnsi="Times New Roman" w:cs="Times New Roman"/>
          <w:sz w:val="24"/>
        </w:rPr>
        <w:t xml:space="preserve">, more research is needed to determine the spatial and temporal extent of inference that can be made for a given metric. Multiple long-term monitoring </w:t>
      </w:r>
      <w:r w:rsidR="00E163E5">
        <w:rPr>
          <w:rFonts w:ascii="Times New Roman" w:hAnsi="Times New Roman" w:cs="Times New Roman"/>
          <w:sz w:val="24"/>
        </w:rPr>
        <w:t xml:space="preserve">surveys </w:t>
      </w:r>
      <w:r w:rsidR="00430874" w:rsidRPr="00036197">
        <w:rPr>
          <w:rFonts w:ascii="Times New Roman" w:hAnsi="Times New Roman" w:cs="Times New Roman"/>
          <w:sz w:val="24"/>
        </w:rPr>
        <w:t>sampl</w:t>
      </w:r>
      <w:r>
        <w:rPr>
          <w:rFonts w:ascii="Times New Roman" w:hAnsi="Times New Roman" w:cs="Times New Roman"/>
          <w:sz w:val="24"/>
        </w:rPr>
        <w:t>e</w:t>
      </w:r>
      <w:r w:rsidR="00430874" w:rsidRPr="00036197">
        <w:rPr>
          <w:rFonts w:ascii="Times New Roman" w:hAnsi="Times New Roman" w:cs="Times New Roman"/>
          <w:sz w:val="24"/>
        </w:rPr>
        <w:t xml:space="preserve"> the pelagic realm for zooplankton</w:t>
      </w:r>
      <w:r>
        <w:rPr>
          <w:rFonts w:ascii="Times New Roman" w:hAnsi="Times New Roman" w:cs="Times New Roman"/>
          <w:sz w:val="24"/>
        </w:rPr>
        <w:t xml:space="preserve"> using well-established methods</w:t>
      </w:r>
      <w:r w:rsidR="00430874" w:rsidRPr="00036197">
        <w:rPr>
          <w:rFonts w:ascii="Times New Roman" w:hAnsi="Times New Roman" w:cs="Times New Roman"/>
          <w:sz w:val="24"/>
        </w:rPr>
        <w:t xml:space="preserve"> (Hennessy et al</w:t>
      </w:r>
      <w:r w:rsidR="000E59B2">
        <w:rPr>
          <w:rFonts w:ascii="Times New Roman" w:hAnsi="Times New Roman" w:cs="Times New Roman"/>
          <w:sz w:val="24"/>
        </w:rPr>
        <w:t>.</w:t>
      </w:r>
      <w:r w:rsidR="00430874" w:rsidRPr="00036197">
        <w:rPr>
          <w:rFonts w:ascii="Times New Roman" w:hAnsi="Times New Roman" w:cs="Times New Roman"/>
          <w:sz w:val="24"/>
        </w:rPr>
        <w:t xml:space="preserve"> 2009)</w:t>
      </w:r>
      <w:r w:rsidR="008D6E83">
        <w:rPr>
          <w:rFonts w:ascii="Times New Roman" w:hAnsi="Times New Roman" w:cs="Times New Roman"/>
          <w:sz w:val="24"/>
        </w:rPr>
        <w:t>.</w:t>
      </w:r>
      <w:r w:rsidR="00430874" w:rsidRPr="00036197">
        <w:rPr>
          <w:rFonts w:ascii="Times New Roman" w:hAnsi="Times New Roman" w:cs="Times New Roman"/>
          <w:sz w:val="24"/>
        </w:rPr>
        <w:t xml:space="preserve"> However, it is unclear </w:t>
      </w:r>
      <w:r w:rsidR="008D6E83">
        <w:rPr>
          <w:rFonts w:ascii="Times New Roman" w:hAnsi="Times New Roman" w:cs="Times New Roman"/>
          <w:sz w:val="24"/>
        </w:rPr>
        <w:t xml:space="preserve">the extent to which </w:t>
      </w:r>
      <w:r w:rsidR="00430874" w:rsidRPr="00036197">
        <w:rPr>
          <w:rFonts w:ascii="Times New Roman" w:hAnsi="Times New Roman" w:cs="Times New Roman"/>
          <w:sz w:val="24"/>
        </w:rPr>
        <w:t xml:space="preserve">zooplankton </w:t>
      </w:r>
      <w:r w:rsidR="008C670C">
        <w:rPr>
          <w:rFonts w:ascii="Times New Roman" w:hAnsi="Times New Roman" w:cs="Times New Roman"/>
          <w:sz w:val="24"/>
        </w:rPr>
        <w:lastRenderedPageBreak/>
        <w:t xml:space="preserve">communities </w:t>
      </w:r>
      <w:r w:rsidR="00430874" w:rsidRPr="00036197">
        <w:rPr>
          <w:rFonts w:ascii="Times New Roman" w:hAnsi="Times New Roman" w:cs="Times New Roman"/>
          <w:sz w:val="24"/>
        </w:rPr>
        <w:t xml:space="preserve">differ </w:t>
      </w:r>
      <w:r w:rsidR="008D6E83">
        <w:rPr>
          <w:rFonts w:ascii="Times New Roman" w:hAnsi="Times New Roman" w:cs="Times New Roman"/>
          <w:sz w:val="24"/>
        </w:rPr>
        <w:t>between</w:t>
      </w:r>
      <w:r w:rsidR="008D6E83" w:rsidRPr="00036197">
        <w:rPr>
          <w:rFonts w:ascii="Times New Roman" w:hAnsi="Times New Roman" w:cs="Times New Roman"/>
          <w:sz w:val="24"/>
        </w:rPr>
        <w:t xml:space="preserve"> </w:t>
      </w:r>
      <w:r w:rsidR="00430874" w:rsidRPr="00036197">
        <w:rPr>
          <w:rFonts w:ascii="Times New Roman" w:hAnsi="Times New Roman" w:cs="Times New Roman"/>
          <w:sz w:val="24"/>
        </w:rPr>
        <w:t xml:space="preserve">the </w:t>
      </w:r>
      <w:r>
        <w:rPr>
          <w:rFonts w:ascii="Times New Roman" w:hAnsi="Times New Roman" w:cs="Times New Roman"/>
          <w:sz w:val="24"/>
        </w:rPr>
        <w:t>deep</w:t>
      </w:r>
      <w:r w:rsidR="00430874" w:rsidRPr="00036197">
        <w:rPr>
          <w:rFonts w:ascii="Times New Roman" w:hAnsi="Times New Roman" w:cs="Times New Roman"/>
          <w:sz w:val="24"/>
        </w:rPr>
        <w:t xml:space="preserve"> channel habitat currently sampled and the wetlands that our program will sample</w:t>
      </w:r>
      <w:r w:rsidR="00D04648">
        <w:rPr>
          <w:rFonts w:ascii="Times New Roman" w:hAnsi="Times New Roman" w:cs="Times New Roman"/>
          <w:sz w:val="24"/>
        </w:rPr>
        <w:t xml:space="preserve"> (Kimmerer et al</w:t>
      </w:r>
      <w:r w:rsidR="000E59B2">
        <w:rPr>
          <w:rFonts w:ascii="Times New Roman" w:hAnsi="Times New Roman" w:cs="Times New Roman"/>
          <w:sz w:val="24"/>
        </w:rPr>
        <w:t>.</w:t>
      </w:r>
      <w:r w:rsidR="00D04648">
        <w:rPr>
          <w:rFonts w:ascii="Times New Roman" w:hAnsi="Times New Roman" w:cs="Times New Roman"/>
          <w:sz w:val="24"/>
        </w:rPr>
        <w:t xml:space="preserve"> 1998, 2002</w:t>
      </w:r>
      <w:r w:rsidR="00E163E5">
        <w:rPr>
          <w:rFonts w:ascii="Times New Roman" w:hAnsi="Times New Roman" w:cs="Times New Roman"/>
          <w:sz w:val="24"/>
        </w:rPr>
        <w:t>; Bollens et al</w:t>
      </w:r>
      <w:r w:rsidR="000E59B2">
        <w:rPr>
          <w:rFonts w:ascii="Times New Roman" w:hAnsi="Times New Roman" w:cs="Times New Roman"/>
          <w:sz w:val="24"/>
        </w:rPr>
        <w:t>.</w:t>
      </w:r>
      <w:r w:rsidR="00E163E5">
        <w:rPr>
          <w:rFonts w:ascii="Times New Roman" w:hAnsi="Times New Roman" w:cs="Times New Roman"/>
          <w:sz w:val="24"/>
        </w:rPr>
        <w:t xml:space="preserve"> 2014</w:t>
      </w:r>
      <w:r w:rsidR="00D04648">
        <w:rPr>
          <w:rFonts w:ascii="Times New Roman" w:hAnsi="Times New Roman" w:cs="Times New Roman"/>
          <w:sz w:val="24"/>
        </w:rPr>
        <w:t>)</w:t>
      </w:r>
      <w:r w:rsidR="00430874" w:rsidRPr="00036197">
        <w:rPr>
          <w:rFonts w:ascii="Times New Roman" w:hAnsi="Times New Roman" w:cs="Times New Roman"/>
          <w:sz w:val="24"/>
        </w:rPr>
        <w:t>.</w:t>
      </w:r>
      <w:r w:rsidR="008D6E83">
        <w:rPr>
          <w:rFonts w:ascii="Times New Roman" w:hAnsi="Times New Roman" w:cs="Times New Roman"/>
          <w:sz w:val="24"/>
        </w:rPr>
        <w:t xml:space="preserve"> </w:t>
      </w:r>
      <w:r>
        <w:rPr>
          <w:rFonts w:ascii="Times New Roman" w:hAnsi="Times New Roman" w:cs="Times New Roman"/>
          <w:sz w:val="24"/>
        </w:rPr>
        <w:t xml:space="preserve">Understanding differences in communities between channels and wetlands is also necessary to detect exchange between these habitats that is predicted to increase food availability in the channel </w:t>
      </w:r>
      <w:r w:rsidR="00430874" w:rsidRPr="00036197">
        <w:rPr>
          <w:rFonts w:ascii="Times New Roman" w:hAnsi="Times New Roman" w:cs="Times New Roman"/>
          <w:sz w:val="24"/>
        </w:rPr>
        <w:t>(Framework hypotheses F8-F10</w:t>
      </w:r>
      <w:r w:rsidR="00986682">
        <w:rPr>
          <w:rFonts w:ascii="Times New Roman" w:hAnsi="Times New Roman" w:cs="Times New Roman"/>
          <w:sz w:val="24"/>
        </w:rPr>
        <w:t xml:space="preserve">, </w:t>
      </w:r>
      <w:r w:rsidR="00430874" w:rsidRPr="00036197">
        <w:rPr>
          <w:rFonts w:ascii="Times New Roman" w:hAnsi="Times New Roman" w:cs="Times New Roman"/>
          <w:sz w:val="24"/>
        </w:rPr>
        <w:t>Hartman et al</w:t>
      </w:r>
      <w:r w:rsidR="000E59B2">
        <w:rPr>
          <w:rFonts w:ascii="Times New Roman" w:hAnsi="Times New Roman" w:cs="Times New Roman"/>
          <w:sz w:val="24"/>
        </w:rPr>
        <w:t>.</w:t>
      </w:r>
      <w:r w:rsidR="00430874" w:rsidRPr="00036197">
        <w:rPr>
          <w:rFonts w:ascii="Times New Roman" w:hAnsi="Times New Roman" w:cs="Times New Roman"/>
          <w:sz w:val="24"/>
        </w:rPr>
        <w:t xml:space="preserve">, in </w:t>
      </w:r>
      <w:r w:rsidR="00EF0D85">
        <w:rPr>
          <w:rFonts w:ascii="Times New Roman" w:hAnsi="Times New Roman" w:cs="Times New Roman"/>
          <w:sz w:val="24"/>
        </w:rPr>
        <w:t>I</w:t>
      </w:r>
      <w:r w:rsidR="00EF0D85" w:rsidRPr="00036197">
        <w:rPr>
          <w:rFonts w:ascii="Times New Roman" w:hAnsi="Times New Roman" w:cs="Times New Roman"/>
          <w:sz w:val="24"/>
        </w:rPr>
        <w:t xml:space="preserve">n </w:t>
      </w:r>
      <w:r w:rsidR="00EF0D85">
        <w:rPr>
          <w:rFonts w:ascii="Times New Roman" w:hAnsi="Times New Roman" w:cs="Times New Roman"/>
          <w:sz w:val="24"/>
        </w:rPr>
        <w:t>Press</w:t>
      </w:r>
      <w:r w:rsidR="00430874" w:rsidRPr="00036197">
        <w:rPr>
          <w:rFonts w:ascii="Times New Roman" w:hAnsi="Times New Roman" w:cs="Times New Roman"/>
          <w:sz w:val="24"/>
        </w:rPr>
        <w:t>).</w:t>
      </w:r>
    </w:p>
    <w:p w14:paraId="35798511" w14:textId="77777777" w:rsidR="00A27634" w:rsidRPr="00036197" w:rsidRDefault="00862879" w:rsidP="001A4BBD">
      <w:pPr>
        <w:rPr>
          <w:rFonts w:ascii="Times New Roman" w:hAnsi="Times New Roman" w:cs="Times New Roman"/>
          <w:sz w:val="24"/>
          <w:szCs w:val="24"/>
        </w:rPr>
      </w:pPr>
      <w:r>
        <w:rPr>
          <w:rFonts w:ascii="Times New Roman" w:hAnsi="Times New Roman" w:cs="Times New Roman"/>
          <w:sz w:val="24"/>
        </w:rPr>
        <w:t xml:space="preserve">Fish are also highly variable across the Upper SF Estuary. </w:t>
      </w:r>
      <w:r w:rsidR="00A27634" w:rsidRPr="00036197">
        <w:rPr>
          <w:rFonts w:ascii="Times New Roman" w:hAnsi="Times New Roman" w:cs="Times New Roman"/>
          <w:sz w:val="24"/>
        </w:rPr>
        <w:t>Although fishes ranging from larvae to adults are sampled regularly, just a few sampling programs focus on small channel/shallow water/vegetation edge habitats. We have tested several different types of gear for catching fish in these habitats</w:t>
      </w:r>
      <w:r w:rsidR="00B40B03">
        <w:rPr>
          <w:rFonts w:ascii="Times New Roman" w:hAnsi="Times New Roman" w:cs="Times New Roman"/>
          <w:sz w:val="24"/>
        </w:rPr>
        <w:t xml:space="preserve"> in</w:t>
      </w:r>
      <w:r w:rsidR="00A27634" w:rsidRPr="00036197">
        <w:rPr>
          <w:rFonts w:ascii="Times New Roman" w:hAnsi="Times New Roman" w:cs="Times New Roman"/>
          <w:sz w:val="24"/>
        </w:rPr>
        <w:t xml:space="preserve"> the</w:t>
      </w:r>
      <w:r w:rsidR="00B40B03">
        <w:rPr>
          <w:rFonts w:ascii="Times New Roman" w:hAnsi="Times New Roman" w:cs="Times New Roman"/>
          <w:sz w:val="24"/>
        </w:rPr>
        <w:t xml:space="preserve"> North</w:t>
      </w:r>
      <w:r w:rsidR="00A27634" w:rsidRPr="00036197">
        <w:rPr>
          <w:rFonts w:ascii="Times New Roman" w:hAnsi="Times New Roman" w:cs="Times New Roman"/>
          <w:sz w:val="24"/>
        </w:rPr>
        <w:t xml:space="preserve"> Delta (Cache Slough</w:t>
      </w:r>
      <w:r w:rsidR="00B40B03">
        <w:rPr>
          <w:rFonts w:ascii="Times New Roman" w:hAnsi="Times New Roman" w:cs="Times New Roman"/>
          <w:sz w:val="24"/>
        </w:rPr>
        <w:t xml:space="preserve"> Region</w:t>
      </w:r>
      <w:r w:rsidR="00A27634" w:rsidRPr="00036197">
        <w:rPr>
          <w:rFonts w:ascii="Times New Roman" w:hAnsi="Times New Roman" w:cs="Times New Roman"/>
          <w:sz w:val="24"/>
        </w:rPr>
        <w:t xml:space="preserve">). We need a better understanding of </w:t>
      </w:r>
      <w:r w:rsidR="00DD1AB6" w:rsidRPr="00036197">
        <w:rPr>
          <w:rFonts w:ascii="Times New Roman" w:hAnsi="Times New Roman" w:cs="Times New Roman"/>
          <w:sz w:val="24"/>
        </w:rPr>
        <w:t xml:space="preserve">the function of these gears across estuarine gradients and </w:t>
      </w:r>
      <w:r w:rsidR="00A27634" w:rsidRPr="00036197">
        <w:rPr>
          <w:rFonts w:ascii="Times New Roman" w:hAnsi="Times New Roman" w:cs="Times New Roman"/>
          <w:sz w:val="24"/>
        </w:rPr>
        <w:t xml:space="preserve">how catches compare to long-term IEP monitoring. Fish community sampling </w:t>
      </w:r>
      <w:r w:rsidR="00DD1AB6" w:rsidRPr="00036197">
        <w:rPr>
          <w:rFonts w:ascii="Times New Roman" w:hAnsi="Times New Roman" w:cs="Times New Roman"/>
          <w:sz w:val="24"/>
        </w:rPr>
        <w:t xml:space="preserve">in long-term monitoring </w:t>
      </w:r>
      <w:r w:rsidR="00A27634" w:rsidRPr="00036197">
        <w:rPr>
          <w:rFonts w:ascii="Times New Roman" w:hAnsi="Times New Roman" w:cs="Times New Roman"/>
          <w:sz w:val="24"/>
        </w:rPr>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rPr>
          <w:rFonts w:ascii="Times New Roman" w:hAnsi="Times New Roman" w:cs="Times New Roman"/>
          <w:sz w:val="24"/>
        </w:rPr>
        <w:t xml:space="preserve"> (Goertler et al</w:t>
      </w:r>
      <w:r w:rsidR="000E59B2">
        <w:rPr>
          <w:rFonts w:ascii="Times New Roman" w:hAnsi="Times New Roman" w:cs="Times New Roman"/>
          <w:sz w:val="24"/>
        </w:rPr>
        <w:t>.</w:t>
      </w:r>
      <w:r w:rsidR="00100AD3" w:rsidRPr="00036197">
        <w:rPr>
          <w:rFonts w:ascii="Times New Roman" w:hAnsi="Times New Roman" w:cs="Times New Roman"/>
          <w:sz w:val="24"/>
        </w:rPr>
        <w:t xml:space="preserve">, In </w:t>
      </w:r>
      <w:r w:rsidR="00EF0D85">
        <w:rPr>
          <w:rFonts w:ascii="Times New Roman" w:hAnsi="Times New Roman" w:cs="Times New Roman"/>
          <w:sz w:val="24"/>
        </w:rPr>
        <w:t>Press</w:t>
      </w:r>
      <w:r w:rsidR="00100AD3" w:rsidRPr="00036197">
        <w:rPr>
          <w:rFonts w:ascii="Times New Roman" w:hAnsi="Times New Roman" w:cs="Times New Roman"/>
          <w:sz w:val="24"/>
        </w:rPr>
        <w:t>)</w:t>
      </w:r>
      <w:r w:rsidR="00A27634" w:rsidRPr="00036197">
        <w:rPr>
          <w:rFonts w:ascii="Times New Roman" w:hAnsi="Times New Roman" w:cs="Times New Roman"/>
          <w:sz w:val="24"/>
        </w:rPr>
        <w:t>.</w:t>
      </w:r>
    </w:p>
    <w:p w14:paraId="11F2AE40" w14:textId="77777777" w:rsidR="00A27634" w:rsidRPr="00E170EA" w:rsidRDefault="00A27634" w:rsidP="00E170EA">
      <w:pPr>
        <w:pStyle w:val="Heading2"/>
      </w:pPr>
      <w:bookmarkStart w:id="5" w:name="_Toc433352571"/>
      <w:bookmarkStart w:id="6" w:name="_Toc536509171"/>
      <w:r w:rsidRPr="00E170EA">
        <w:t>Pilot Monitoring Phases</w:t>
      </w:r>
      <w:bookmarkEnd w:id="5"/>
      <w:bookmarkEnd w:id="6"/>
    </w:p>
    <w:p w14:paraId="26139542" w14:textId="7C5CFC0D" w:rsidR="00A27634" w:rsidRPr="00036197" w:rsidRDefault="00A27634" w:rsidP="001A4BBD">
      <w:pPr>
        <w:pStyle w:val="Body"/>
        <w:spacing w:after="0"/>
        <w:rPr>
          <w:rFonts w:ascii="Times New Roman" w:hAnsi="Times New Roman" w:cs="Times New Roman"/>
          <w:sz w:val="24"/>
          <w:szCs w:val="24"/>
        </w:rPr>
      </w:pPr>
      <w:r w:rsidRPr="00036197">
        <w:rPr>
          <w:rFonts w:ascii="Times New Roman" w:hAnsi="Times New Roman" w:cs="Times New Roman"/>
          <w:sz w:val="24"/>
          <w:szCs w:val="24"/>
        </w:rPr>
        <w:t>We conducted a Phase I “gear exploration” from July to October</w:t>
      </w:r>
      <w:r w:rsidR="00DD1AB6" w:rsidRPr="00036197">
        <w:rPr>
          <w:rFonts w:ascii="Times New Roman" w:hAnsi="Times New Roman" w:cs="Times New Roman"/>
          <w:sz w:val="24"/>
          <w:szCs w:val="24"/>
        </w:rPr>
        <w:t xml:space="preserve"> 2015</w:t>
      </w:r>
      <w:r w:rsidR="003637A8">
        <w:rPr>
          <w:rFonts w:ascii="Times New Roman" w:hAnsi="Times New Roman" w:cs="Times New Roman"/>
          <w:sz w:val="24"/>
          <w:szCs w:val="24"/>
        </w:rPr>
        <w:t xml:space="preserve"> (Contreras et al. 2016)</w:t>
      </w:r>
      <w:r w:rsidRPr="00036197">
        <w:rPr>
          <w:rFonts w:ascii="Times New Roman" w:hAnsi="Times New Roman" w:cs="Times New Roman"/>
          <w:sz w:val="24"/>
          <w:szCs w:val="24"/>
        </w:rPr>
        <w:t>. Based on results from that effort, successful methods were selected for inclusion in the second phase of pilot work.  Phase II occurred from February through July 2016, and provided a more rigorous evaluation of gear feasibility during the time of year listed fish are most likely to be using wetlands</w:t>
      </w:r>
      <w:r w:rsidR="003637A8">
        <w:rPr>
          <w:rFonts w:ascii="Times New Roman" w:hAnsi="Times New Roman" w:cs="Times New Roman"/>
          <w:sz w:val="24"/>
          <w:szCs w:val="24"/>
        </w:rPr>
        <w:t xml:space="preserve"> (Contreras et al. 2017)</w:t>
      </w:r>
      <w:r w:rsidRPr="00036197">
        <w:rPr>
          <w:rFonts w:ascii="Times New Roman" w:hAnsi="Times New Roman" w:cs="Times New Roman"/>
          <w:sz w:val="24"/>
          <w:szCs w:val="24"/>
        </w:rPr>
        <w:t xml:space="preserve">. Phase II included quantitative comparisons </w:t>
      </w:r>
      <w:r w:rsidR="00BB6260">
        <w:rPr>
          <w:rFonts w:ascii="Times New Roman" w:hAnsi="Times New Roman" w:cs="Times New Roman"/>
          <w:sz w:val="24"/>
          <w:szCs w:val="24"/>
        </w:rPr>
        <w:t>of</w:t>
      </w:r>
      <w:r w:rsidRPr="00036197">
        <w:rPr>
          <w:rFonts w:ascii="Times New Roman" w:hAnsi="Times New Roman" w:cs="Times New Roman"/>
          <w:sz w:val="24"/>
          <w:szCs w:val="24"/>
        </w:rPr>
        <w:t xml:space="preserve"> </w:t>
      </w:r>
      <w:r w:rsidR="00AF499C">
        <w:rPr>
          <w:rFonts w:ascii="Times New Roman" w:hAnsi="Times New Roman" w:cs="Times New Roman"/>
          <w:sz w:val="24"/>
          <w:szCs w:val="24"/>
        </w:rPr>
        <w:t>abundance</w:t>
      </w:r>
      <w:r w:rsidRPr="00036197">
        <w:rPr>
          <w:rFonts w:ascii="Times New Roman" w:hAnsi="Times New Roman" w:cs="Times New Roman"/>
          <w:sz w:val="24"/>
          <w:szCs w:val="24"/>
        </w:rPr>
        <w:t xml:space="preserve">, </w:t>
      </w:r>
      <w:r w:rsidR="00AF499C">
        <w:rPr>
          <w:rFonts w:ascii="Times New Roman" w:hAnsi="Times New Roman" w:cs="Times New Roman"/>
          <w:sz w:val="24"/>
          <w:szCs w:val="24"/>
        </w:rPr>
        <w:t>size, composition</w:t>
      </w:r>
      <w:r w:rsidRPr="00036197">
        <w:rPr>
          <w:rFonts w:ascii="Times New Roman" w:hAnsi="Times New Roman" w:cs="Times New Roman"/>
          <w:sz w:val="24"/>
          <w:szCs w:val="24"/>
        </w:rPr>
        <w:t xml:space="preserve">, and </w:t>
      </w:r>
      <w:r w:rsidR="00AF499C">
        <w:rPr>
          <w:rFonts w:ascii="Times New Roman" w:hAnsi="Times New Roman" w:cs="Times New Roman"/>
          <w:sz w:val="24"/>
          <w:szCs w:val="24"/>
        </w:rPr>
        <w:t xml:space="preserve">diversity </w:t>
      </w:r>
      <w:r w:rsidR="005F5F7E">
        <w:rPr>
          <w:rFonts w:ascii="Times New Roman" w:hAnsi="Times New Roman" w:cs="Times New Roman"/>
          <w:sz w:val="24"/>
          <w:szCs w:val="24"/>
        </w:rPr>
        <w:t>which led to recommended gear types</w:t>
      </w:r>
      <w:r w:rsidRPr="00036197">
        <w:rPr>
          <w:rFonts w:ascii="Times New Roman" w:hAnsi="Times New Roman" w:cs="Times New Roman"/>
          <w:sz w:val="24"/>
          <w:szCs w:val="24"/>
        </w:rPr>
        <w:t xml:space="preserve">. </w:t>
      </w:r>
      <w:r w:rsidR="005F5F7E">
        <w:rPr>
          <w:rFonts w:ascii="Times New Roman" w:hAnsi="Times New Roman" w:cs="Times New Roman"/>
          <w:sz w:val="24"/>
          <w:szCs w:val="24"/>
        </w:rPr>
        <w:t>T</w:t>
      </w:r>
      <w:r w:rsidR="00E67D51">
        <w:rPr>
          <w:rFonts w:ascii="Times New Roman" w:hAnsi="Times New Roman" w:cs="Times New Roman"/>
          <w:sz w:val="24"/>
          <w:szCs w:val="24"/>
        </w:rPr>
        <w:t>he</w:t>
      </w:r>
      <w:r w:rsidRPr="00036197">
        <w:rPr>
          <w:rFonts w:ascii="Times New Roman" w:hAnsi="Times New Roman" w:cs="Times New Roman"/>
          <w:sz w:val="24"/>
          <w:szCs w:val="24"/>
        </w:rPr>
        <w:t xml:space="preserve"> </w:t>
      </w:r>
      <w:r w:rsidR="00E67D51">
        <w:rPr>
          <w:rFonts w:ascii="Times New Roman" w:hAnsi="Times New Roman" w:cs="Times New Roman"/>
          <w:sz w:val="24"/>
          <w:szCs w:val="24"/>
        </w:rPr>
        <w:t xml:space="preserve">recommended </w:t>
      </w:r>
      <w:r w:rsidR="005F5F7E">
        <w:rPr>
          <w:rFonts w:ascii="Times New Roman" w:hAnsi="Times New Roman" w:cs="Times New Roman"/>
          <w:sz w:val="24"/>
          <w:szCs w:val="24"/>
        </w:rPr>
        <w:t>gear types</w:t>
      </w:r>
      <w:r w:rsidRPr="00036197">
        <w:rPr>
          <w:rFonts w:ascii="Times New Roman" w:hAnsi="Times New Roman" w:cs="Times New Roman"/>
          <w:sz w:val="24"/>
          <w:szCs w:val="24"/>
        </w:rPr>
        <w:t xml:space="preserve"> from </w:t>
      </w:r>
      <w:r w:rsidR="005F5F7E">
        <w:rPr>
          <w:rFonts w:ascii="Times New Roman" w:hAnsi="Times New Roman" w:cs="Times New Roman"/>
          <w:sz w:val="24"/>
          <w:szCs w:val="24"/>
        </w:rPr>
        <w:t>P</w:t>
      </w:r>
      <w:r w:rsidRPr="00036197">
        <w:rPr>
          <w:rFonts w:ascii="Times New Roman" w:hAnsi="Times New Roman" w:cs="Times New Roman"/>
          <w:sz w:val="24"/>
          <w:szCs w:val="24"/>
        </w:rPr>
        <w:t>hase</w:t>
      </w:r>
      <w:r w:rsidR="00E67D51">
        <w:rPr>
          <w:rFonts w:ascii="Times New Roman" w:hAnsi="Times New Roman" w:cs="Times New Roman"/>
          <w:sz w:val="24"/>
          <w:szCs w:val="24"/>
        </w:rPr>
        <w:t xml:space="preserve"> II</w:t>
      </w:r>
      <w:r w:rsidRPr="00036197">
        <w:rPr>
          <w:rFonts w:ascii="Times New Roman" w:hAnsi="Times New Roman" w:cs="Times New Roman"/>
          <w:sz w:val="24"/>
          <w:szCs w:val="24"/>
        </w:rPr>
        <w:t xml:space="preserve"> </w:t>
      </w:r>
      <w:r w:rsidR="003C49C9">
        <w:rPr>
          <w:rFonts w:ascii="Times New Roman" w:hAnsi="Times New Roman" w:cs="Times New Roman"/>
          <w:sz w:val="24"/>
          <w:szCs w:val="24"/>
        </w:rPr>
        <w:t>were used in the</w:t>
      </w:r>
      <w:r w:rsidR="005F5F7E">
        <w:rPr>
          <w:rFonts w:ascii="Times New Roman" w:hAnsi="Times New Roman" w:cs="Times New Roman"/>
          <w:sz w:val="24"/>
          <w:szCs w:val="24"/>
        </w:rPr>
        <w:t xml:space="preserve"> Phase III study </w:t>
      </w:r>
      <w:r w:rsidR="003C49C9">
        <w:rPr>
          <w:rFonts w:ascii="Times New Roman" w:hAnsi="Times New Roman" w:cs="Times New Roman"/>
          <w:sz w:val="24"/>
          <w:szCs w:val="24"/>
        </w:rPr>
        <w:t>that further refined the spatial and temporal sampling schemes necessary to evaluate monitoring hypotheses, and began testing the extent to which IEP’s channel-based monitoring surveys can be used to make inferences on tidal wetlands.</w:t>
      </w:r>
    </w:p>
    <w:p w14:paraId="5851CDCE" w14:textId="77777777" w:rsidR="00A27634" w:rsidRPr="00036197" w:rsidRDefault="00A27634" w:rsidP="001A4BBD">
      <w:pPr>
        <w:pStyle w:val="Body"/>
        <w:spacing w:after="0"/>
        <w:rPr>
          <w:rFonts w:ascii="Times New Roman" w:hAnsi="Times New Roman" w:cs="Times New Roman"/>
          <w:sz w:val="24"/>
          <w:szCs w:val="24"/>
        </w:rPr>
      </w:pPr>
      <w:commentRangeStart w:id="7"/>
    </w:p>
    <w:p w14:paraId="555146F4" w14:textId="536C0C88" w:rsidR="00A27634" w:rsidRPr="00036197" w:rsidRDefault="00A27634" w:rsidP="001A4BBD">
      <w:pPr>
        <w:pStyle w:val="Body"/>
        <w:spacing w:after="0"/>
        <w:rPr>
          <w:rFonts w:ascii="Times New Roman" w:hAnsi="Times New Roman" w:cs="Times New Roman"/>
          <w:sz w:val="24"/>
          <w:szCs w:val="24"/>
        </w:rPr>
      </w:pPr>
      <w:r w:rsidRPr="00036197">
        <w:rPr>
          <w:rFonts w:ascii="Times New Roman" w:hAnsi="Times New Roman" w:cs="Times New Roman"/>
          <w:sz w:val="24"/>
          <w:szCs w:val="24"/>
        </w:rPr>
        <w:t xml:space="preserve">After each </w:t>
      </w:r>
      <w:r w:rsidR="001C5D0C">
        <w:rPr>
          <w:rFonts w:ascii="Times New Roman" w:hAnsi="Times New Roman" w:cs="Times New Roman"/>
          <w:sz w:val="24"/>
          <w:szCs w:val="24"/>
        </w:rPr>
        <w:t xml:space="preserve">pilot </w:t>
      </w:r>
      <w:r w:rsidRPr="00036197">
        <w:rPr>
          <w:rFonts w:ascii="Times New Roman" w:hAnsi="Times New Roman" w:cs="Times New Roman"/>
          <w:sz w:val="24"/>
          <w:szCs w:val="24"/>
        </w:rPr>
        <w:t xml:space="preserve">phase, results were </w:t>
      </w:r>
      <w:r w:rsidR="001C5D0C">
        <w:rPr>
          <w:rFonts w:ascii="Times New Roman" w:hAnsi="Times New Roman" w:cs="Times New Roman"/>
          <w:sz w:val="24"/>
          <w:szCs w:val="24"/>
        </w:rPr>
        <w:t xml:space="preserve">reviewed by </w:t>
      </w:r>
      <w:r w:rsidRPr="00036197">
        <w:rPr>
          <w:rFonts w:ascii="Times New Roman" w:hAnsi="Times New Roman" w:cs="Times New Roman"/>
          <w:sz w:val="24"/>
          <w:szCs w:val="24"/>
        </w:rPr>
        <w:t>the PWT before</w:t>
      </w:r>
      <w:r w:rsidR="001C5D0C">
        <w:rPr>
          <w:rFonts w:ascii="Times New Roman" w:hAnsi="Times New Roman" w:cs="Times New Roman"/>
          <w:sz w:val="24"/>
          <w:szCs w:val="24"/>
        </w:rPr>
        <w:t xml:space="preserve"> </w:t>
      </w:r>
      <w:r w:rsidRPr="00036197">
        <w:rPr>
          <w:rFonts w:ascii="Times New Roman" w:hAnsi="Times New Roman" w:cs="Times New Roman"/>
          <w:sz w:val="24"/>
          <w:szCs w:val="24"/>
        </w:rPr>
        <w:t>inclu</w:t>
      </w:r>
      <w:r w:rsidR="001C5D0C">
        <w:rPr>
          <w:rFonts w:ascii="Times New Roman" w:hAnsi="Times New Roman" w:cs="Times New Roman"/>
          <w:sz w:val="24"/>
          <w:szCs w:val="24"/>
        </w:rPr>
        <w:t>sion</w:t>
      </w:r>
      <w:r w:rsidRPr="00036197">
        <w:rPr>
          <w:rFonts w:ascii="Times New Roman" w:hAnsi="Times New Roman" w:cs="Times New Roman"/>
          <w:sz w:val="24"/>
          <w:szCs w:val="24"/>
        </w:rPr>
        <w:t xml:space="preserve"> in</w:t>
      </w:r>
      <w:r w:rsidR="001F637D">
        <w:rPr>
          <w:rFonts w:ascii="Times New Roman" w:hAnsi="Times New Roman" w:cs="Times New Roman"/>
          <w:sz w:val="24"/>
          <w:szCs w:val="24"/>
        </w:rPr>
        <w:t xml:space="preserve"> </w:t>
      </w:r>
      <w:r w:rsidR="00EF0D85">
        <w:rPr>
          <w:rFonts w:ascii="Times New Roman" w:hAnsi="Times New Roman" w:cs="Times New Roman"/>
          <w:sz w:val="24"/>
          <w:szCs w:val="24"/>
        </w:rPr>
        <w:t>development of plans for</w:t>
      </w:r>
      <w:r w:rsidRPr="00036197">
        <w:rPr>
          <w:rFonts w:ascii="Times New Roman" w:hAnsi="Times New Roman" w:cs="Times New Roman"/>
          <w:sz w:val="24"/>
          <w:szCs w:val="24"/>
        </w:rPr>
        <w:t xml:space="preserve"> the next phase. The results of </w:t>
      </w:r>
      <w:r w:rsidR="00D35978">
        <w:rPr>
          <w:rFonts w:ascii="Times New Roman" w:hAnsi="Times New Roman" w:cs="Times New Roman"/>
          <w:sz w:val="24"/>
          <w:szCs w:val="24"/>
        </w:rPr>
        <w:t>all our research will be</w:t>
      </w:r>
      <w:r w:rsidR="001C5D0C">
        <w:rPr>
          <w:rFonts w:ascii="Times New Roman" w:hAnsi="Times New Roman" w:cs="Times New Roman"/>
          <w:sz w:val="24"/>
          <w:szCs w:val="24"/>
        </w:rPr>
        <w:t xml:space="preserve"> considered by </w:t>
      </w:r>
      <w:r w:rsidRPr="00036197">
        <w:rPr>
          <w:rFonts w:ascii="Times New Roman" w:hAnsi="Times New Roman" w:cs="Times New Roman"/>
          <w:sz w:val="24"/>
          <w:szCs w:val="24"/>
        </w:rPr>
        <w:t xml:space="preserve">the PWT </w:t>
      </w:r>
      <w:r w:rsidR="001C5D0C">
        <w:rPr>
          <w:rFonts w:ascii="Times New Roman" w:hAnsi="Times New Roman" w:cs="Times New Roman"/>
          <w:sz w:val="24"/>
          <w:szCs w:val="24"/>
        </w:rPr>
        <w:t xml:space="preserve">in </w:t>
      </w:r>
      <w:r w:rsidRPr="00036197">
        <w:rPr>
          <w:rFonts w:ascii="Times New Roman" w:hAnsi="Times New Roman" w:cs="Times New Roman"/>
          <w:sz w:val="24"/>
          <w:szCs w:val="24"/>
        </w:rPr>
        <w:t>recommen</w:t>
      </w:r>
      <w:r w:rsidR="001C5D0C">
        <w:rPr>
          <w:rFonts w:ascii="Times New Roman" w:hAnsi="Times New Roman" w:cs="Times New Roman"/>
          <w:sz w:val="24"/>
          <w:szCs w:val="24"/>
        </w:rPr>
        <w:t>ding</w:t>
      </w:r>
      <w:r w:rsidRPr="00036197">
        <w:rPr>
          <w:rFonts w:ascii="Times New Roman" w:hAnsi="Times New Roman" w:cs="Times New Roman"/>
          <w:sz w:val="24"/>
          <w:szCs w:val="24"/>
        </w:rPr>
        <w:t xml:space="preserve"> methods for future long-term monitoring. Note that final decisions on the best approaches for long term sampling will be made based on the results of this pilot effort, as well as many additional factors such as take of </w:t>
      </w:r>
      <w:r w:rsidR="001C5D0C">
        <w:rPr>
          <w:rFonts w:ascii="Times New Roman" w:hAnsi="Times New Roman" w:cs="Times New Roman"/>
          <w:sz w:val="24"/>
          <w:szCs w:val="24"/>
        </w:rPr>
        <w:t>listed</w:t>
      </w:r>
      <w:r w:rsidRPr="00036197">
        <w:rPr>
          <w:rFonts w:ascii="Times New Roman" w:hAnsi="Times New Roman" w:cs="Times New Roman"/>
          <w:sz w:val="24"/>
          <w:szCs w:val="24"/>
        </w:rPr>
        <w:t xml:space="preserve"> species, logistics, cost, resource availability, and the availability of comparable data from other sampling programs.</w:t>
      </w:r>
      <w:commentRangeEnd w:id="7"/>
      <w:r w:rsidR="00D35978">
        <w:rPr>
          <w:rStyle w:val="CommentReference"/>
          <w:rFonts w:asciiTheme="minorHAnsi" w:eastAsiaTheme="minorEastAsia" w:hAnsiTheme="minorHAnsi" w:cstheme="minorBidi"/>
          <w:color w:val="auto"/>
        </w:rPr>
        <w:commentReference w:id="7"/>
      </w:r>
    </w:p>
    <w:p w14:paraId="2A1BE6CB" w14:textId="77777777" w:rsidR="00A27634" w:rsidRPr="00036197" w:rsidRDefault="00A27634" w:rsidP="001A4BBD">
      <w:pPr>
        <w:pStyle w:val="Body"/>
        <w:spacing w:after="0"/>
        <w:rPr>
          <w:rFonts w:ascii="Times New Roman" w:hAnsi="Times New Roman" w:cs="Times New Roman"/>
          <w:sz w:val="24"/>
          <w:szCs w:val="24"/>
        </w:rPr>
      </w:pPr>
    </w:p>
    <w:p w14:paraId="0B71BFA8" w14:textId="77777777" w:rsidR="00A27634" w:rsidRPr="00E170EA" w:rsidRDefault="00A27634" w:rsidP="00E170EA">
      <w:pPr>
        <w:pStyle w:val="Heading2"/>
      </w:pPr>
      <w:bookmarkStart w:id="8" w:name="_Toc433352572"/>
      <w:bookmarkStart w:id="9" w:name="_Toc536509172"/>
      <w:r w:rsidRPr="00E170EA">
        <w:t>Project Objectives</w:t>
      </w:r>
      <w:bookmarkEnd w:id="8"/>
      <w:bookmarkEnd w:id="9"/>
    </w:p>
    <w:p w14:paraId="25D25591" w14:textId="77777777" w:rsidR="002B6D03" w:rsidRDefault="002B6D03"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Pr>
          <w:rFonts w:ascii="Times New Roman" w:hAnsi="Times New Roman" w:cs="Times New Roman"/>
          <w:sz w:val="24"/>
          <w:szCs w:val="24"/>
        </w:rPr>
        <w:t xml:space="preserve"> Determine the extent to which long-term IEP sampling reflects conditions in nearby shallow-water and wetland habitats.</w:t>
      </w:r>
    </w:p>
    <w:p w14:paraId="112964BC" w14:textId="77777777" w:rsidR="003637A8" w:rsidRPr="00BE2116" w:rsidRDefault="00A87B3D"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Pr>
          <w:rFonts w:ascii="Times New Roman" w:hAnsi="Times New Roman" w:cs="Times New Roman"/>
          <w:sz w:val="24"/>
          <w:szCs w:val="24"/>
        </w:rPr>
        <w:lastRenderedPageBreak/>
        <w:t xml:space="preserve"> Determine whether gear efficiency evaluations are feasible using new sampling te</w:t>
      </w:r>
      <w:r w:rsidR="002B6D03">
        <w:rPr>
          <w:rFonts w:ascii="Times New Roman" w:hAnsi="Times New Roman" w:cs="Times New Roman"/>
          <w:sz w:val="24"/>
          <w:szCs w:val="24"/>
        </w:rPr>
        <w:t>chnology (</w:t>
      </w:r>
      <w:r w:rsidR="00AB79EC">
        <w:rPr>
          <w:rFonts w:ascii="Times New Roman" w:hAnsi="Times New Roman" w:cs="Times New Roman"/>
          <w:sz w:val="24"/>
          <w:szCs w:val="24"/>
        </w:rPr>
        <w:t>i</w:t>
      </w:r>
      <w:r w:rsidR="002B6D03">
        <w:rPr>
          <w:rFonts w:ascii="Times New Roman" w:hAnsi="Times New Roman" w:cs="Times New Roman"/>
          <w:sz w:val="24"/>
          <w:szCs w:val="24"/>
        </w:rPr>
        <w:t>.</w:t>
      </w:r>
      <w:r w:rsidR="00AB79EC">
        <w:rPr>
          <w:rFonts w:ascii="Times New Roman" w:hAnsi="Times New Roman" w:cs="Times New Roman"/>
          <w:sz w:val="24"/>
          <w:szCs w:val="24"/>
        </w:rPr>
        <w:t>e</w:t>
      </w:r>
      <w:r w:rsidR="002B6D03">
        <w:rPr>
          <w:rFonts w:ascii="Times New Roman" w:hAnsi="Times New Roman" w:cs="Times New Roman"/>
          <w:sz w:val="24"/>
          <w:szCs w:val="24"/>
        </w:rPr>
        <w:t>.</w:t>
      </w:r>
      <w:r w:rsidR="00EF0D85">
        <w:rPr>
          <w:rFonts w:ascii="Times New Roman" w:hAnsi="Times New Roman" w:cs="Times New Roman"/>
          <w:sz w:val="24"/>
          <w:szCs w:val="24"/>
        </w:rPr>
        <w:t>,</w:t>
      </w:r>
      <w:r w:rsidR="002B6D03">
        <w:rPr>
          <w:rFonts w:ascii="Times New Roman" w:hAnsi="Times New Roman" w:cs="Times New Roman"/>
          <w:sz w:val="24"/>
          <w:szCs w:val="24"/>
        </w:rPr>
        <w:t xml:space="preserve"> ARIS sonar).</w:t>
      </w:r>
      <w:r w:rsidR="003637A8">
        <w:rPr>
          <w:rFonts w:ascii="Times New Roman" w:hAnsi="Times New Roman" w:cs="Times New Roman"/>
          <w:sz w:val="24"/>
          <w:szCs w:val="24"/>
        </w:rPr>
        <w:t xml:space="preserve"> </w:t>
      </w:r>
    </w:p>
    <w:p w14:paraId="7C0A3797" w14:textId="77777777" w:rsidR="00A27634" w:rsidRPr="00BE2116" w:rsidRDefault="00A27634"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sidRPr="00BE2116">
        <w:rPr>
          <w:rFonts w:ascii="Times New Roman" w:hAnsi="Times New Roman" w:cs="Times New Roman"/>
          <w:sz w:val="24"/>
          <w:szCs w:val="24"/>
        </w:rPr>
        <w:t xml:space="preserve">Determine the level of spatial and temporal replication necessary to </w:t>
      </w:r>
      <w:r w:rsidR="001C5D0C">
        <w:rPr>
          <w:rFonts w:ascii="Times New Roman" w:hAnsi="Times New Roman" w:cs="Times New Roman"/>
          <w:sz w:val="24"/>
          <w:szCs w:val="24"/>
        </w:rPr>
        <w:t>make</w:t>
      </w:r>
      <w:r w:rsidRPr="00BE2116">
        <w:rPr>
          <w:rFonts w:ascii="Times New Roman" w:hAnsi="Times New Roman" w:cs="Times New Roman"/>
          <w:sz w:val="24"/>
          <w:szCs w:val="24"/>
        </w:rPr>
        <w:t xml:space="preserve"> sampling design recommendations for long-term monitoring.</w:t>
      </w:r>
    </w:p>
    <w:p w14:paraId="2F039E02" w14:textId="77777777" w:rsidR="00A27634" w:rsidRPr="00BE2116" w:rsidRDefault="00A27634"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sidRPr="00BE2116">
        <w:rPr>
          <w:rFonts w:ascii="Times New Roman" w:hAnsi="Times New Roman" w:cs="Times New Roman"/>
          <w:sz w:val="24"/>
          <w:szCs w:val="24"/>
        </w:rPr>
        <w:t xml:space="preserve">Begin developing a baseline of biomass, community composition, and fish condition for fish and invertebrates near </w:t>
      </w:r>
      <w:r w:rsidR="001C5D0C">
        <w:rPr>
          <w:rFonts w:ascii="Times New Roman" w:hAnsi="Times New Roman" w:cs="Times New Roman"/>
          <w:sz w:val="24"/>
          <w:szCs w:val="24"/>
        </w:rPr>
        <w:t>planned</w:t>
      </w:r>
      <w:r w:rsidRPr="00BE2116">
        <w:rPr>
          <w:rFonts w:ascii="Times New Roman" w:hAnsi="Times New Roman" w:cs="Times New Roman"/>
          <w:sz w:val="24"/>
          <w:szCs w:val="24"/>
        </w:rPr>
        <w:t xml:space="preserve"> tidal restoration </w:t>
      </w:r>
      <w:r w:rsidR="00291F0F">
        <w:rPr>
          <w:rFonts w:ascii="Times New Roman" w:hAnsi="Times New Roman" w:cs="Times New Roman"/>
          <w:sz w:val="24"/>
          <w:szCs w:val="24"/>
        </w:rPr>
        <w:t xml:space="preserve">and comparison </w:t>
      </w:r>
      <w:r w:rsidRPr="00BE2116">
        <w:rPr>
          <w:rFonts w:ascii="Times New Roman" w:hAnsi="Times New Roman" w:cs="Times New Roman"/>
          <w:sz w:val="24"/>
          <w:szCs w:val="24"/>
        </w:rPr>
        <w:t>sites. This will allow us to make pre-and-post-restoration comparisons for evaluating restoration progress.</w:t>
      </w:r>
    </w:p>
    <w:p w14:paraId="38D179D6" w14:textId="77777777" w:rsidR="00A27634" w:rsidRDefault="00A27634" w:rsidP="001A4BBD">
      <w:pPr>
        <w:pStyle w:val="ListParagraph"/>
        <w:spacing w:after="0" w:line="240" w:lineRule="auto"/>
        <w:rPr>
          <w:rFonts w:ascii="Times New Roman" w:hAnsi="Times New Roman" w:cs="Times New Roman"/>
        </w:rPr>
      </w:pPr>
    </w:p>
    <w:p w14:paraId="573BC8AE" w14:textId="77777777" w:rsidR="00387CAC" w:rsidRDefault="00387CAC" w:rsidP="001A4BBD">
      <w:pPr>
        <w:pStyle w:val="ListParagraph"/>
        <w:spacing w:after="0" w:line="240" w:lineRule="auto"/>
        <w:rPr>
          <w:rFonts w:ascii="Times New Roman" w:hAnsi="Times New Roman" w:cs="Times New Roman"/>
        </w:rPr>
      </w:pPr>
    </w:p>
    <w:p w14:paraId="72106F5C" w14:textId="7A2BCF48" w:rsidR="00D35978" w:rsidRPr="00BE2116" w:rsidRDefault="00D35978" w:rsidP="00D35978">
      <w:pPr>
        <w:pStyle w:val="Heading2"/>
      </w:pPr>
      <w:bookmarkStart w:id="10" w:name="_Toc415212242"/>
      <w:bookmarkStart w:id="11" w:name="_Toc433352589"/>
      <w:bookmarkEnd w:id="0"/>
      <w:r w:rsidRPr="00BE2116">
        <w:t xml:space="preserve"> </w:t>
      </w:r>
    </w:p>
    <w:p w14:paraId="1F7F09D5" w14:textId="15FE2BA4" w:rsidR="00FF27B7" w:rsidRPr="00BE2116" w:rsidRDefault="00D35978" w:rsidP="00FF27B7">
      <w:pPr>
        <w:pStyle w:val="Heading1"/>
      </w:pPr>
      <w:bookmarkStart w:id="12" w:name="_Toc536509173"/>
      <w:r>
        <w:t>Part</w:t>
      </w:r>
      <w:r w:rsidR="00FF27B7" w:rsidRPr="00BE2116">
        <w:t xml:space="preserve"> 1: </w:t>
      </w:r>
      <w:r w:rsidR="003918A8">
        <w:t xml:space="preserve">Phytoplankton and </w:t>
      </w:r>
      <w:r w:rsidR="00FF27B7">
        <w:t>Invertebrate spatial and temporal variability</w:t>
      </w:r>
      <w:bookmarkEnd w:id="12"/>
    </w:p>
    <w:p w14:paraId="67A8EB0C" w14:textId="77777777" w:rsidR="00FF27B7" w:rsidRPr="00E75E62" w:rsidRDefault="00FF27B7" w:rsidP="00FF27B7">
      <w:pPr>
        <w:pStyle w:val="Body"/>
        <w:rPr>
          <w:rFonts w:ascii="Times New Roman" w:hAnsi="Times New Roman" w:cs="Times New Roman"/>
          <w:sz w:val="24"/>
        </w:rPr>
      </w:pPr>
      <w:r w:rsidRPr="00E75E62">
        <w:rPr>
          <w:rFonts w:ascii="Times New Roman" w:hAnsi="Times New Roman" w:cs="Times New Roman"/>
          <w:sz w:val="24"/>
        </w:rPr>
        <w:t>Project Component Lead: Rosemary Hartman</w:t>
      </w:r>
    </w:p>
    <w:p w14:paraId="3D6C1060" w14:textId="6ED60F0E" w:rsidR="00463B5C" w:rsidRDefault="00463B5C" w:rsidP="00463B5C">
      <w:pPr>
        <w:pStyle w:val="Heading2"/>
      </w:pPr>
      <w:bookmarkStart w:id="13" w:name="_Toc536509174"/>
      <w:r>
        <w:t>Introduction</w:t>
      </w:r>
      <w:bookmarkEnd w:id="13"/>
    </w:p>
    <w:p w14:paraId="564E0DD0" w14:textId="2A774A59" w:rsidR="00FF27B7" w:rsidRDefault="00FF27B7" w:rsidP="00FF27B7">
      <w:pPr>
        <w:pStyle w:val="Body"/>
        <w:rPr>
          <w:rFonts w:ascii="Times New Roman" w:hAnsi="Times New Roman" w:cs="Times New Roman"/>
          <w:sz w:val="24"/>
          <w:szCs w:val="24"/>
        </w:rPr>
      </w:pPr>
      <w:r w:rsidRPr="00A01AC6">
        <w:rPr>
          <w:rFonts w:ascii="Times New Roman" w:hAnsi="Times New Roman" w:cs="Times New Roman"/>
          <w:sz w:val="24"/>
          <w:szCs w:val="24"/>
        </w:rPr>
        <w:t xml:space="preserve">Understanding the variability </w:t>
      </w:r>
      <w:r w:rsidR="00575204">
        <w:rPr>
          <w:rFonts w:ascii="Times New Roman" w:hAnsi="Times New Roman" w:cs="Times New Roman"/>
          <w:sz w:val="24"/>
          <w:szCs w:val="24"/>
        </w:rPr>
        <w:t xml:space="preserve">of zooplankton and macroinvertebrates </w:t>
      </w:r>
      <w:r w:rsidRPr="00A01AC6">
        <w:rPr>
          <w:rFonts w:ascii="Times New Roman" w:hAnsi="Times New Roman" w:cs="Times New Roman"/>
          <w:sz w:val="24"/>
          <w:szCs w:val="24"/>
        </w:rPr>
        <w:t>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(Sommer et al. 2001, Maier and Simenstad 2009, Bottom et al. 2011, David et al</w:t>
      </w:r>
      <w:r>
        <w:rPr>
          <w:rFonts w:ascii="Times New Roman" w:hAnsi="Times New Roman" w:cs="Times New Roman"/>
          <w:sz w:val="24"/>
          <w:szCs w:val="24"/>
        </w:rPr>
        <w:t>.</w:t>
      </w:r>
      <w:r w:rsidRPr="00A01AC6">
        <w:rPr>
          <w:rFonts w:ascii="Times New Roman" w:hAnsi="Times New Roman" w:cs="Times New Roman"/>
          <w:sz w:val="24"/>
          <w:szCs w:val="24"/>
        </w:rPr>
        <w:t xml:space="preserve"> 2016), and are a component of Delta Smelt diets when smelt occur in areas of high macrophyte production (Whitley and Bollens 2014). Because these groups are understudied, it is unclear how variable biom</w:t>
      </w:r>
      <w:r w:rsidR="001F637D">
        <w:rPr>
          <w:rFonts w:ascii="Times New Roman" w:hAnsi="Times New Roman" w:cs="Times New Roman"/>
          <w:sz w:val="24"/>
          <w:szCs w:val="24"/>
        </w:rPr>
        <w:t xml:space="preserve">ass and community composition </w:t>
      </w:r>
      <w:r w:rsidR="00EF0D85">
        <w:rPr>
          <w:rFonts w:ascii="Times New Roman" w:hAnsi="Times New Roman" w:cs="Times New Roman"/>
          <w:sz w:val="24"/>
          <w:szCs w:val="24"/>
        </w:rPr>
        <w:t>are</w:t>
      </w:r>
      <w:r w:rsidR="00EF0D85" w:rsidRPr="00A01AC6">
        <w:rPr>
          <w:rFonts w:ascii="Times New Roman" w:hAnsi="Times New Roman" w:cs="Times New Roman"/>
          <w:sz w:val="24"/>
          <w:szCs w:val="24"/>
        </w:rPr>
        <w:t xml:space="preserve"> </w:t>
      </w:r>
      <w:r w:rsidRPr="00A01AC6">
        <w:rPr>
          <w:rFonts w:ascii="Times New Roman" w:hAnsi="Times New Roman" w:cs="Times New Roman"/>
          <w:sz w:val="24"/>
          <w:szCs w:val="24"/>
        </w:rPr>
        <w:t xml:space="preserve">within a site, between sites and between seasons. Because epifaunal invertebrates are a smaller percentage of smelt diets (Slater and Baxter 2014) and are less mobile than zooplankton, it may only be necessary to sample these macroinvertebrates once or twice per year. If sampling is limited, we want to determine what time of year has greatest overlap between listed fish species and their food supply. </w:t>
      </w:r>
    </w:p>
    <w:p w14:paraId="4DC200AE" w14:textId="13B3EE39" w:rsidR="00575204" w:rsidRDefault="00575204" w:rsidP="00FF27B7">
      <w:pPr>
        <w:pStyle w:val="Body"/>
        <w:rPr>
          <w:rFonts w:ascii="Times New Roman" w:hAnsi="Times New Roman" w:cs="Times New Roman"/>
          <w:sz w:val="24"/>
          <w:szCs w:val="24"/>
        </w:rPr>
      </w:pPr>
      <w:r>
        <w:rPr>
          <w:rFonts w:ascii="Times New Roman" w:hAnsi="Times New Roman" w:cs="Times New Roman"/>
          <w:sz w:val="24"/>
          <w:szCs w:val="24"/>
        </w:rPr>
        <w:t>SAY SOMETHING ABOUT THE IMPORTANCE OF FALL FOOD AVAILABILITY!!</w:t>
      </w:r>
    </w:p>
    <w:p w14:paraId="7DB2C170" w14:textId="77777777" w:rsidR="00360460" w:rsidRDefault="00360460" w:rsidP="00360460">
      <w:r>
        <w:t xml:space="preserve">Phytoplankton are considered to be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instrText xml:space="preserve"> ADDIN EN.CITE &lt;EndNote&gt;&lt;Cite&gt;&lt;Author&gt;Orsi&lt;/Author&gt;&lt;Year&gt;1995&lt;/Year&gt;&lt;RecNum&gt;902&lt;/RecNum&gt;&lt;DisplayText&gt;(Orsi 1995)&lt;/DisplayText&gt;&lt;record&gt;&lt;rec-number&gt;902&lt;/rec-number&gt;&lt;foreign-keys&gt;&lt;key app="EN" db-id="a9apvv5dmwfftked0f5padvbva2xpxpx0esz" timestamp="1404403912"&gt;902&lt;/key&gt;&lt;/foreign-keys&gt;&lt;ref-type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r>
      <w:r>
        <w:instrText xml:space="preserve"> ADDIN EN.CITE &lt;EndNote&gt;&lt;Cite&gt;&lt;Author&gt;Bouley&lt;/Author&gt;&lt;Year&gt;2006&lt;/Year&gt;&lt;RecNum&gt;222&lt;/RecNum&gt;&lt;DisplayText&gt;(Bouley and Kimmerer 2006, Jassby 2008)&lt;/DisplayText&gt;&lt;record&gt;&lt;rec-number&gt;222&lt;/rec-number&gt;&lt;foreign-keys&gt;&lt;key app="EN" db-id="a9apvv5dmwfftked0f5padvbva2xpxpx0esz" timestamp="1404398559"&gt;222&lt;/key&gt;&lt;/foreign-keys&gt;&lt;ref-type name="Journal Article"&gt;17&lt;/ref-type&gt;&lt;contributors&gt;&lt;authors&gt;&lt;author&gt;Bouley, P.&lt;/author&gt;&lt;author&gt;Kimmerer, W. J.&lt;/author&gt;&lt;/authors&gt;&lt;/contributors&gt;&lt;titles&gt;&lt;title&gt;Ecology of a highly abundant, introduced cyclopoid copepod in a temperate estuary&lt;/title&gt;&lt;secondary-title&gt;Marine Ecology Progress Series&lt;/secondary-title&gt;&lt;/titles&gt;&lt;periodical&gt;&lt;full-title&gt;Marine Ecology Progress Series&lt;/full-title&gt;&lt;/periodical&gt;&lt;pages&gt;219-228&lt;/pages&gt;&lt;volume&gt;324&lt;/volume&gt;&lt;dates&gt;&lt;year&gt;2006&lt;/year&gt;&lt;pub-dates&gt;&lt;date&gt;2006&lt;/date&gt;&lt;/pub-dates&gt;&lt;/dates&gt;&lt;accession-num&gt;BIOSIS:PREV200700031243&lt;/accession-num&gt;&lt;label&gt;KH, Zooplankton&lt;/label&gt;&lt;urls&gt;&lt;related-urls&gt;&lt;url&gt;&amp;lt;Go to ISI&amp;gt;://PREV200700031243&lt;/url&gt;&lt;/related-urls&gt;&lt;/urls&gt;&lt;/record&gt;&lt;/Cite&gt;&lt;Cite&gt;&lt;Author&gt;Jassby&lt;/Author&gt;&lt;Year&gt;2008&lt;/Year&gt;&lt;RecNum&gt;598&lt;/RecNum&gt;&lt;record&gt;&lt;rec-number&gt;598&lt;/rec-number&gt;&lt;foreign-keys&gt;&lt;key app="EN" db-id="a9apvv5dmwfftked0f5padvbva2xpxpx0esz" timestamp="1404401944"&gt;598&lt;/key&gt;&lt;/foreign-keys&gt;&lt;ref-type name="Journal Article"&gt;17&lt;/ref-type&gt;&lt;contributors&gt;&lt;authors&gt;&lt;author&gt;Jassby, A.&lt;/author&gt;&lt;/authors&gt;&lt;/contributors&gt;&lt;titles&gt;&lt;title&gt;Phytoplankton in the upper San Francisco Estuary: recent biomass trends, their causes and their trophic significance&lt;/title&gt;&lt;secondary-title&gt;San Francisco Estuary and Watershed Science&lt;/secondary-title&gt;&lt;/titles&gt;&lt;periodical&gt;&lt;full-title&gt;San Francisco Estuary and Watershed Science&lt;/full-title&gt;&lt;/periodical&gt;&lt;pages&gt;24 pages&lt;/pages&gt;&lt;volume&gt;6&lt;/volume&gt;&lt;number&gt;1&lt;/number&gt;&lt;dates&gt;&lt;year&gt;2008&lt;/year&gt;&lt;/dates&gt;&lt;urls&gt;&lt;/urls&gt;&lt;/record&gt;&lt;/Cite&gt;&lt;/EndNote&gt;</w:instrText>
      </w:r>
      <w:r>
        <w:fldChar w:fldCharType="separate"/>
      </w:r>
      <w:r>
        <w:rPr>
          <w:noProof/>
        </w:rPr>
        <w:t>(Bouley and Kimmerer 2006, Jassby 2008)</w:t>
      </w:r>
      <w:r>
        <w:fldChar w:fldCharType="end"/>
      </w:r>
      <w:r w:rsidRPr="002039D2">
        <w:t xml:space="preserve"> </w:t>
      </w:r>
      <w:r>
        <w:fldChar w:fldCharType="begin"/>
      </w:r>
      <w:r>
        <w:instrText xml:space="preserve"> ADDIN EN.CITE &lt;EndNote&gt;&lt;Cite&gt;&lt;Author&gt;Cloern&lt;/Author&gt;&lt;Year&gt;2005&lt;/Year&gt;&lt;RecNum&gt;364&lt;/RecNum&gt;&lt;DisplayText&gt;(Cloern and Dufford 2005)&lt;/DisplayText&gt;&lt;record&gt;&lt;rec-number&gt;364&lt;/rec-number&gt;&lt;foreign-keys&gt;&lt;key app="EN" db-id="a9apvv5dmwfftked0f5padvbva2xpxpx0esz" timestamp="1404399440"&gt;364&lt;/key&gt;&lt;/foreign-keys&gt;&lt;ref-type name="Journal Article"&gt;17&lt;/ref-type&gt;&lt;contributors&gt;&lt;authors&gt;&lt;author&gt;Cloern, James E.&lt;/author&gt;&lt;author&gt;Dufford, Richard&lt;/author&gt;&lt;/authors&gt;&lt;/contributors&gt;&lt;titles&gt;&lt;title&gt;Phytoplankton community ecology: principles applied in San Francisco Bay&lt;/title&gt;&lt;secondary-title&gt;Marine Ecology Progress Series&lt;/secondary-title&gt;&lt;/titles&gt;&lt;periodical&gt;&lt;full-title&gt;Marine Ecology Progress Series&lt;/full-title&gt;&lt;/periodical&gt;&lt;pages&gt;11-28&lt;/pages&gt;&lt;volume&gt;285&lt;/volume&gt;&lt;dates&gt;&lt;year&gt;2005&lt;/year&gt;&lt;/dates&gt;&lt;accession-num&gt;BIOSIS:PREV200500194084&lt;/accession-num&gt;&lt;label&gt;KH, estuarine phytoplankton&lt;/label&gt;&lt;urls&gt;&lt;related-urls&gt;&lt;url&gt;&amp;lt;Go to ISI&amp;gt;://PREV200500194084&lt;/url&gt;&lt;/related-urls&gt;&lt;/urls&gt;&lt;/record&gt;&lt;/Cite&gt;&lt;/EndNote&gt;</w:instrText>
      </w:r>
      <w:r>
        <w:fldChar w:fldCharType="separate"/>
      </w:r>
      <w:r>
        <w:rPr>
          <w:noProof/>
        </w:rPr>
        <w:t>(Cloern and Dufford 2005)</w:t>
      </w:r>
      <w:r>
        <w:fldChar w:fldCharType="end"/>
      </w:r>
      <w:r>
        <w:t xml:space="preserve">. In the past, most evidence pointed to pelagic phytoplankton as the key driver of the Bay-Delta food web </w:t>
      </w:r>
      <w:r>
        <w:fldChar w:fldCharType="begin">
          <w:fldData xml:space="preserve">PEVuZE5vdGU+PENpdGU+PEF1dGhvcj5Tb2JjemFrPC9BdXRob3I+PFllYXI+MjAwMjwvWWVhcj48
UmVjTnVtPjE5MTI8L1JlY051bT48RGlzcGxheVRleHQ+KENhbnVlbCBldCBhbC4gMTk5NSwgU29i
Y3phayBldCBhbC4gMjAwMiwgU29iY3phayBldCBhbC4gMjAwNSk8L0Rpc3BsYXlUZXh0PjxyZWNv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instrText xml:space="preserve"> ADDIN EN.CITE </w:instrText>
      </w:r>
      <w:r>
        <w:fldChar w:fldCharType="begin">
          <w:fldData xml:space="preserve">PEVuZE5vdGU+PENpdGU+PEF1dGhvcj5Tb2JjemFrPC9BdXRob3I+PFllYXI+MjAwMjwvWWVhcj48
UmVjTnVtPjE5MTI8L1JlY051bT48RGlzcGxheVRleHQ+KENhbnVlbCBldCBhbC4gMTk5NSwgU29i
Y3phayBldCBhbC4gMjAwMiwgU29iY3phayBldCBhbC4gMjAwNSk8L0Rpc3BsYXlUZXh0PjxyZWNv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instrText xml:space="preserve"> ADDIN EN.CITE.DATA </w:instrText>
      </w:r>
      <w:r>
        <w:fldChar w:fldCharType="end"/>
      </w:r>
      <w:r>
        <w:fldChar w:fldCharType="separate"/>
      </w:r>
      <w:r>
        <w:rPr>
          <w:noProof/>
        </w:rPr>
        <w:t>(Canuel et al. 1995, Sobczak et al. 2002, Sobczak et al. 2005)</w:t>
      </w:r>
      <w:r>
        <w:fldChar w:fldCharType="end"/>
      </w:r>
      <w:r>
        <w:t xml:space="preserve">, however, more recent work suggests benthic, epiphytic, and wetland-derived carbon may plan a more important role than previously realized </w:t>
      </w:r>
      <w:r>
        <w:fldChar w:fldCharType="begin"/>
      </w:r>
      <w:r>
        <w:instrText xml:space="preserve"> ADDIN EN.CITE &lt;EndNote&gt;&lt;Cite&gt;&lt;Author&gt;Schroeter&lt;/Author&gt;&lt;Year&gt;2015&lt;/Year&gt;&lt;RecNum&gt;2477&lt;/RecNum&gt;&lt;DisplayText&gt;(Schroeter et al. 2015)&lt;/DisplayText&gt;&lt;record&gt;&lt;rec-number&gt;2477&lt;/rec-number&gt;&lt;foreign-keys&gt;&lt;key app="EN" db-id="a9apvv5dmwfftked0f5padvbva2xpxpx0esz" timestamp="1443710197"&gt;2477&lt;/key&gt;&lt;/foreign-keys&gt;&lt;ref-type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w:t>
      </w:r>
    </w:p>
    <w:p w14:paraId="4DB3DED9" w14:textId="77777777" w:rsidR="00360460" w:rsidRDefault="00360460" w:rsidP="00360460">
      <w:r>
        <w:lastRenderedPageBreak/>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we should first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FF27B7">
      <w:pPr>
        <w:pStyle w:val="Body"/>
        <w:rPr>
          <w:rFonts w:ascii="Times New Roman" w:hAnsi="Times New Roman" w:cs="Times New Roman"/>
          <w:sz w:val="24"/>
          <w:szCs w:val="24"/>
        </w:rPr>
      </w:pPr>
    </w:p>
    <w:p w14:paraId="0B74D855" w14:textId="77777777" w:rsidR="00FF27B7" w:rsidRDefault="00FF27B7" w:rsidP="00FF27B7">
      <w:pPr>
        <w:rPr>
          <w:rFonts w:ascii="Times New Roman" w:hAnsi="Times New Roman" w:cs="Times New Roman"/>
          <w:sz w:val="24"/>
          <w:szCs w:val="24"/>
        </w:rPr>
      </w:pPr>
      <w:r w:rsidRPr="00A01AC6">
        <w:rPr>
          <w:rFonts w:ascii="Times New Roman" w:hAnsi="Times New Roman" w:cs="Times New Roman"/>
          <w:sz w:val="24"/>
          <w:szCs w:val="24"/>
        </w:rPr>
        <w:t>Study questions:</w:t>
      </w:r>
    </w:p>
    <w:p w14:paraId="1C9BDA58" w14:textId="11E8D3CB" w:rsidR="00FF27B7" w:rsidRDefault="00FF27B7" w:rsidP="00C0435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How do invertebrate</w:t>
      </w:r>
      <w:r w:rsidR="00360460">
        <w:rPr>
          <w:rFonts w:ascii="Times New Roman" w:hAnsi="Times New Roman" w:cs="Times New Roman"/>
          <w:sz w:val="24"/>
          <w:szCs w:val="24"/>
        </w:rPr>
        <w:t xml:space="preserve"> and phytoplankton</w:t>
      </w:r>
      <w:r>
        <w:rPr>
          <w:rFonts w:ascii="Times New Roman" w:hAnsi="Times New Roman" w:cs="Times New Roman"/>
          <w:sz w:val="24"/>
          <w:szCs w:val="24"/>
        </w:rPr>
        <w:t xml:space="preserve"> communities change from year to year?</w:t>
      </w:r>
    </w:p>
    <w:p w14:paraId="221434EB" w14:textId="716A13BC" w:rsidR="00675EEA" w:rsidRDefault="00675EEA" w:rsidP="00C0435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How does water year type </w:t>
      </w:r>
      <w:r w:rsidR="003256C0">
        <w:rPr>
          <w:rFonts w:ascii="Times New Roman" w:hAnsi="Times New Roman" w:cs="Times New Roman"/>
          <w:sz w:val="24"/>
          <w:szCs w:val="24"/>
        </w:rPr>
        <w:t xml:space="preserve">affect </w:t>
      </w:r>
      <w:r w:rsidR="00360460">
        <w:rPr>
          <w:rFonts w:ascii="Times New Roman" w:hAnsi="Times New Roman" w:cs="Times New Roman"/>
          <w:sz w:val="24"/>
          <w:szCs w:val="24"/>
        </w:rPr>
        <w:t>community composition</w:t>
      </w:r>
      <w:r>
        <w:rPr>
          <w:rFonts w:ascii="Times New Roman" w:hAnsi="Times New Roman" w:cs="Times New Roman"/>
          <w:sz w:val="24"/>
          <w:szCs w:val="24"/>
        </w:rPr>
        <w:t>?</w:t>
      </w:r>
    </w:p>
    <w:p w14:paraId="7C3ED1C4" w14:textId="6CF4FB85" w:rsidR="00FF27B7" w:rsidRDefault="00675EEA" w:rsidP="00C0435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How do invertebrate communities change post-restoration?</w:t>
      </w:r>
      <w:r w:rsidR="00360460">
        <w:rPr>
          <w:rFonts w:ascii="Times New Roman" w:hAnsi="Times New Roman" w:cs="Times New Roman"/>
          <w:sz w:val="24"/>
          <w:szCs w:val="24"/>
        </w:rPr>
        <w:t xml:space="preserve"> (not assessed this year)</w:t>
      </w:r>
    </w:p>
    <w:p w14:paraId="11024777" w14:textId="77777777" w:rsidR="00FF27B7" w:rsidRPr="000B43E7" w:rsidRDefault="00FF27B7" w:rsidP="00C0435E">
      <w:pPr>
        <w:pStyle w:val="ListParagraph"/>
        <w:numPr>
          <w:ilvl w:val="0"/>
          <w:numId w:val="10"/>
        </w:numPr>
        <w:spacing w:after="0"/>
        <w:jc w:val="both"/>
        <w:rPr>
          <w:rFonts w:ascii="Times New Roman" w:hAnsi="Times New Roman" w:cs="Times New Roman"/>
          <w:sz w:val="24"/>
          <w:szCs w:val="24"/>
        </w:rPr>
      </w:pPr>
      <w:r w:rsidRPr="00A01AC6">
        <w:rPr>
          <w:rFonts w:ascii="Times New Roman" w:hAnsi="Times New Roman" w:cs="Times New Roman"/>
          <w:sz w:val="24"/>
          <w:szCs w:val="24"/>
        </w:rPr>
        <w:t>Are there significant differences between channel habitat, managed wetlands (pre-restoration), and tidal wetlands (</w:t>
      </w:r>
      <w:r w:rsidR="00F45C89">
        <w:rPr>
          <w:rFonts w:ascii="Times New Roman" w:hAnsi="Times New Roman" w:cs="Times New Roman"/>
          <w:sz w:val="24"/>
          <w:szCs w:val="24"/>
        </w:rPr>
        <w:t>remnant</w:t>
      </w:r>
      <w:r w:rsidR="00F45C89" w:rsidRPr="00A01AC6">
        <w:rPr>
          <w:rFonts w:ascii="Times New Roman" w:hAnsi="Times New Roman" w:cs="Times New Roman"/>
          <w:sz w:val="24"/>
          <w:szCs w:val="24"/>
        </w:rPr>
        <w:t xml:space="preserve"> </w:t>
      </w:r>
      <w:r w:rsidRPr="00A01AC6">
        <w:rPr>
          <w:rFonts w:ascii="Times New Roman" w:hAnsi="Times New Roman" w:cs="Times New Roman"/>
          <w:sz w:val="24"/>
          <w:szCs w:val="24"/>
        </w:rPr>
        <w:t xml:space="preserve">and/or post-restoration)? </w:t>
      </w:r>
    </w:p>
    <w:p w14:paraId="1F7C4C11" w14:textId="77777777" w:rsidR="00FF27B7" w:rsidRDefault="00FF27B7" w:rsidP="00C0435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What food is available for listed fish species throughout the year?</w:t>
      </w:r>
    </w:p>
    <w:p w14:paraId="7E7EE59D" w14:textId="77777777" w:rsidR="00FF27B7" w:rsidRDefault="00675EEA" w:rsidP="00C0435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 How do fall food resources compare to spring food resources?</w:t>
      </w:r>
    </w:p>
    <w:p w14:paraId="653BB623" w14:textId="6CE8C61C" w:rsidR="00FF27B7" w:rsidRDefault="00FF27B7" w:rsidP="00C0435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When during the spring is most important to sample?</w:t>
      </w:r>
    </w:p>
    <w:p w14:paraId="3EC75187" w14:textId="3AC2E324" w:rsidR="00FF27B7" w:rsidRPr="00BE2116" w:rsidRDefault="00463B5C" w:rsidP="00FF27B7">
      <w:pPr>
        <w:pStyle w:val="Heading2"/>
      </w:pPr>
      <w:bookmarkStart w:id="14" w:name="_Toc536509175"/>
      <w:r>
        <w:t>Methods</w:t>
      </w:r>
      <w:bookmarkEnd w:id="14"/>
    </w:p>
    <w:p w14:paraId="7F8F88B2" w14:textId="77777777" w:rsidR="00FF27B7" w:rsidRPr="00E75E62" w:rsidRDefault="00FF27B7" w:rsidP="00FF27B7">
      <w:pPr>
        <w:pStyle w:val="Heading3"/>
        <w:rPr>
          <w:rFonts w:ascii="Times New Roman" w:hAnsi="Times New Roman" w:cs="Times New Roman"/>
          <w:sz w:val="24"/>
          <w:szCs w:val="24"/>
        </w:rPr>
      </w:pPr>
      <w:bookmarkStart w:id="15" w:name="_Toc536509176"/>
      <w:r w:rsidRPr="00E75E62">
        <w:rPr>
          <w:rFonts w:ascii="Times New Roman" w:hAnsi="Times New Roman" w:cs="Times New Roman"/>
          <w:sz w:val="24"/>
          <w:szCs w:val="24"/>
        </w:rPr>
        <w:t>Sampling Sites</w:t>
      </w:r>
      <w:bookmarkEnd w:id="15"/>
    </w:p>
    <w:p w14:paraId="407C2101" w14:textId="7B4C90E2" w:rsidR="00FF27B7" w:rsidRDefault="00FF27B7" w:rsidP="00FF27B7">
      <w:pPr>
        <w:rPr>
          <w:rFonts w:ascii="Times New Roman" w:hAnsi="Times New Roman" w:cs="Times New Roman"/>
          <w:sz w:val="24"/>
          <w:szCs w:val="24"/>
        </w:rPr>
      </w:pPr>
      <w:r w:rsidRPr="00100AD3">
        <w:rPr>
          <w:rFonts w:ascii="Times New Roman" w:hAnsi="Times New Roman" w:cs="Times New Roman"/>
          <w:sz w:val="24"/>
          <w:szCs w:val="24"/>
        </w:rPr>
        <w:t xml:space="preserve">To answer </w:t>
      </w:r>
      <w:r w:rsidR="00B12634">
        <w:rPr>
          <w:rFonts w:ascii="Times New Roman" w:hAnsi="Times New Roman" w:cs="Times New Roman"/>
          <w:sz w:val="24"/>
          <w:szCs w:val="24"/>
        </w:rPr>
        <w:t>q</w:t>
      </w:r>
      <w:r w:rsidR="00B12634" w:rsidRPr="00100AD3">
        <w:rPr>
          <w:rFonts w:ascii="Times New Roman" w:hAnsi="Times New Roman" w:cs="Times New Roman"/>
          <w:sz w:val="24"/>
          <w:szCs w:val="24"/>
        </w:rPr>
        <w:t xml:space="preserve">uestions </w:t>
      </w:r>
      <w:r w:rsidRPr="00100AD3">
        <w:rPr>
          <w:rFonts w:ascii="Times New Roman" w:hAnsi="Times New Roman" w:cs="Times New Roman"/>
          <w:sz w:val="24"/>
          <w:szCs w:val="24"/>
        </w:rPr>
        <w:t xml:space="preserve">1 and 2, </w:t>
      </w:r>
      <w:r w:rsidR="007955EE">
        <w:rPr>
          <w:rFonts w:ascii="Times New Roman" w:hAnsi="Times New Roman" w:cs="Times New Roman"/>
          <w:sz w:val="24"/>
          <w:szCs w:val="24"/>
        </w:rPr>
        <w:t>sampled FRP restoration sites and surrounding wetlands</w:t>
      </w:r>
      <w:r w:rsidRPr="00100AD3">
        <w:rPr>
          <w:rFonts w:ascii="Times New Roman" w:hAnsi="Times New Roman" w:cs="Times New Roman"/>
          <w:sz w:val="24"/>
          <w:szCs w:val="24"/>
        </w:rPr>
        <w:t xml:space="preserve"> distributed across the Delta and Suisun </w:t>
      </w:r>
      <w:r>
        <w:rPr>
          <w:rFonts w:ascii="Times New Roman" w:hAnsi="Times New Roman" w:cs="Times New Roman"/>
          <w:sz w:val="24"/>
          <w:szCs w:val="24"/>
        </w:rPr>
        <w:t>M</w:t>
      </w:r>
      <w:r w:rsidRPr="00100AD3">
        <w:rPr>
          <w:rFonts w:ascii="Times New Roman" w:hAnsi="Times New Roman" w:cs="Times New Roman"/>
          <w:sz w:val="24"/>
          <w:szCs w:val="24"/>
        </w:rPr>
        <w:t xml:space="preserve">arsh </w:t>
      </w:r>
      <w:r w:rsidR="007955EE">
        <w:rPr>
          <w:rFonts w:ascii="Times New Roman" w:hAnsi="Times New Roman" w:cs="Times New Roman"/>
          <w:sz w:val="24"/>
          <w:szCs w:val="24"/>
        </w:rPr>
        <w:t>FRP</w:t>
      </w:r>
      <w:r w:rsidR="007955EE" w:rsidRPr="00100AD3">
        <w:rPr>
          <w:rFonts w:ascii="Times New Roman" w:hAnsi="Times New Roman" w:cs="Times New Roman"/>
          <w:sz w:val="24"/>
          <w:szCs w:val="24"/>
        </w:rPr>
        <w:t xml:space="preserve"> (Table 1, Figure 1)</w:t>
      </w:r>
      <w:r w:rsidR="007955EE">
        <w:rPr>
          <w:rFonts w:ascii="Times New Roman" w:hAnsi="Times New Roman" w:cs="Times New Roman"/>
          <w:sz w:val="24"/>
          <w:szCs w:val="24"/>
        </w:rPr>
        <w:t>. These sites</w:t>
      </w:r>
      <w:r w:rsidRPr="00100AD3">
        <w:rPr>
          <w:rFonts w:ascii="Times New Roman" w:hAnsi="Times New Roman" w:cs="Times New Roman"/>
          <w:sz w:val="24"/>
          <w:szCs w:val="24"/>
        </w:rPr>
        <w:t xml:space="preserve"> incorporate varying salinity and surrounding land use</w:t>
      </w:r>
      <w:r>
        <w:rPr>
          <w:rFonts w:ascii="Times New Roman" w:hAnsi="Times New Roman" w:cs="Times New Roman"/>
          <w:sz w:val="24"/>
          <w:szCs w:val="24"/>
        </w:rPr>
        <w:t xml:space="preserve"> (the “ecoclines” identified in the IEP TWM PWT conceptual models, see Hartman and Sherman, in </w:t>
      </w:r>
      <w:r w:rsidR="00EF0D85">
        <w:rPr>
          <w:rFonts w:ascii="Times New Roman" w:hAnsi="Times New Roman" w:cs="Times New Roman"/>
          <w:sz w:val="24"/>
          <w:szCs w:val="24"/>
        </w:rPr>
        <w:t>press</w:t>
      </w:r>
      <w:r>
        <w:rPr>
          <w:rFonts w:ascii="Times New Roman" w:hAnsi="Times New Roman" w:cs="Times New Roman"/>
          <w:sz w:val="24"/>
          <w:szCs w:val="24"/>
        </w:rPr>
        <w:t>)</w:t>
      </w:r>
      <w:r w:rsidRPr="00100AD3">
        <w:rPr>
          <w:rFonts w:ascii="Times New Roman" w:hAnsi="Times New Roman" w:cs="Times New Roman"/>
          <w:sz w:val="24"/>
          <w:szCs w:val="24"/>
        </w:rPr>
        <w:t xml:space="preserve">. </w:t>
      </w:r>
      <w:r>
        <w:rPr>
          <w:rFonts w:ascii="Times New Roman" w:hAnsi="Times New Roman" w:cs="Times New Roman"/>
          <w:sz w:val="24"/>
          <w:szCs w:val="24"/>
        </w:rPr>
        <w:t xml:space="preserve">Sites for 2018 </w:t>
      </w:r>
      <w:r w:rsidR="007955EE">
        <w:rPr>
          <w:rFonts w:ascii="Times New Roman" w:hAnsi="Times New Roman" w:cs="Times New Roman"/>
          <w:sz w:val="24"/>
          <w:szCs w:val="24"/>
        </w:rPr>
        <w:t>were</w:t>
      </w:r>
      <w:r w:rsidR="00360460">
        <w:rPr>
          <w:rFonts w:ascii="Times New Roman" w:hAnsi="Times New Roman" w:cs="Times New Roman"/>
          <w:sz w:val="24"/>
          <w:szCs w:val="24"/>
        </w:rPr>
        <w:t xml:space="preserve"> </w:t>
      </w:r>
      <w:r>
        <w:rPr>
          <w:rFonts w:ascii="Times New Roman" w:hAnsi="Times New Roman" w:cs="Times New Roman"/>
          <w:sz w:val="24"/>
          <w:szCs w:val="24"/>
        </w:rPr>
        <w:t>an expanded set of sites sampled in 2017, and repeating many of these sites will allow for year-to-year comparisons. Coupling pre-restoration sampling with comparison sites will allow for a Before-After, Control-Impact design</w:t>
      </w:r>
      <w:r w:rsidR="00675EEA">
        <w:rPr>
          <w:rFonts w:ascii="Times New Roman" w:hAnsi="Times New Roman" w:cs="Times New Roman"/>
          <w:sz w:val="24"/>
          <w:szCs w:val="24"/>
        </w:rPr>
        <w:t>, once restoration is completed on some of these sites</w:t>
      </w:r>
      <w:r>
        <w:rPr>
          <w:rFonts w:ascii="Times New Roman" w:hAnsi="Times New Roman" w:cs="Times New Roman"/>
          <w:sz w:val="24"/>
          <w:szCs w:val="24"/>
        </w:rPr>
        <w:t xml:space="preserve">. While we do not expect our restoration sites to develop exactly like the </w:t>
      </w:r>
      <w:r w:rsidR="00F45C89">
        <w:rPr>
          <w:rFonts w:ascii="Times New Roman" w:hAnsi="Times New Roman" w:cs="Times New Roman"/>
          <w:sz w:val="24"/>
          <w:szCs w:val="24"/>
        </w:rPr>
        <w:t xml:space="preserve">comparison </w:t>
      </w:r>
      <w:r>
        <w:rPr>
          <w:rFonts w:ascii="Times New Roman" w:hAnsi="Times New Roman" w:cs="Times New Roman"/>
          <w:sz w:val="24"/>
          <w:szCs w:val="24"/>
        </w:rPr>
        <w:t xml:space="preserve">sites, the network of </w:t>
      </w:r>
      <w:r w:rsidR="00F45C89">
        <w:rPr>
          <w:rFonts w:ascii="Times New Roman" w:hAnsi="Times New Roman" w:cs="Times New Roman"/>
          <w:sz w:val="24"/>
          <w:szCs w:val="24"/>
        </w:rPr>
        <w:t xml:space="preserve">comparison </w:t>
      </w:r>
      <w:r>
        <w:rPr>
          <w:rFonts w:ascii="Times New Roman" w:hAnsi="Times New Roman" w:cs="Times New Roman"/>
          <w:sz w:val="24"/>
          <w:szCs w:val="24"/>
        </w:rPr>
        <w:t xml:space="preserve">sites provide a background, or “ambient” condition for the estuary that will allow us to better see the effectiveness of the restoration actions. </w:t>
      </w:r>
    </w:p>
    <w:p w14:paraId="42DCB756" w14:textId="2334389B" w:rsidR="00FF27B7" w:rsidRDefault="00FF27B7" w:rsidP="00FF27B7">
      <w:pPr>
        <w:rPr>
          <w:rFonts w:ascii="Times New Roman" w:hAnsi="Times New Roman" w:cs="Times New Roman"/>
          <w:sz w:val="24"/>
          <w:szCs w:val="24"/>
        </w:rPr>
      </w:pPr>
      <w:r>
        <w:rPr>
          <w:rFonts w:ascii="Times New Roman" w:hAnsi="Times New Roman" w:cs="Times New Roman"/>
          <w:sz w:val="24"/>
          <w:szCs w:val="24"/>
        </w:rPr>
        <w:t>To answer question 3, we conduct</w:t>
      </w:r>
      <w:r w:rsidR="00575204">
        <w:rPr>
          <w:rFonts w:ascii="Times New Roman" w:hAnsi="Times New Roman" w:cs="Times New Roman"/>
          <w:sz w:val="24"/>
          <w:szCs w:val="24"/>
        </w:rPr>
        <w:t>ed</w:t>
      </w:r>
      <w:r>
        <w:rPr>
          <w:rFonts w:ascii="Times New Roman" w:hAnsi="Times New Roman" w:cs="Times New Roman"/>
          <w:sz w:val="24"/>
          <w:szCs w:val="24"/>
        </w:rPr>
        <w:t xml:space="preserve"> increased sampling at one site (Decker Island)</w:t>
      </w:r>
      <w:r w:rsidR="007955EE">
        <w:rPr>
          <w:rFonts w:ascii="Times New Roman" w:hAnsi="Times New Roman" w:cs="Times New Roman"/>
          <w:sz w:val="24"/>
          <w:szCs w:val="24"/>
        </w:rPr>
        <w:t xml:space="preserve"> four times</w:t>
      </w:r>
      <w:r>
        <w:rPr>
          <w:rFonts w:ascii="Times New Roman" w:hAnsi="Times New Roman" w:cs="Times New Roman"/>
          <w:sz w:val="24"/>
          <w:szCs w:val="24"/>
        </w:rPr>
        <w:t xml:space="preserve"> throughout the spring, and sampl</w:t>
      </w:r>
      <w:r w:rsidR="00575204">
        <w:rPr>
          <w:rFonts w:ascii="Times New Roman" w:hAnsi="Times New Roman" w:cs="Times New Roman"/>
          <w:sz w:val="24"/>
          <w:szCs w:val="24"/>
        </w:rPr>
        <w:t>ed</w:t>
      </w:r>
      <w:r>
        <w:rPr>
          <w:rFonts w:ascii="Times New Roman" w:hAnsi="Times New Roman" w:cs="Times New Roman"/>
          <w:sz w:val="24"/>
          <w:szCs w:val="24"/>
        </w:rPr>
        <w:t xml:space="preserve"> in the fall at </w:t>
      </w:r>
      <w:r w:rsidR="00575204">
        <w:rPr>
          <w:rFonts w:ascii="Times New Roman" w:hAnsi="Times New Roman" w:cs="Times New Roman"/>
          <w:sz w:val="24"/>
          <w:szCs w:val="24"/>
        </w:rPr>
        <w:t xml:space="preserve">a subset of the </w:t>
      </w:r>
      <w:r>
        <w:rPr>
          <w:rFonts w:ascii="Times New Roman" w:hAnsi="Times New Roman" w:cs="Times New Roman"/>
          <w:sz w:val="24"/>
          <w:szCs w:val="24"/>
        </w:rPr>
        <w:t>locations where Delta Smelt are found most often. We chose spring for our spatially intensive sampling, because this is when there is the highest density of juvenile salmonids rear</w:t>
      </w:r>
      <w:r w:rsidR="008E08AB">
        <w:rPr>
          <w:rFonts w:ascii="Times New Roman" w:hAnsi="Times New Roman" w:cs="Times New Roman"/>
          <w:sz w:val="24"/>
          <w:szCs w:val="24"/>
        </w:rPr>
        <w:t xml:space="preserve">ing in the estuary (Williams 2012), </w:t>
      </w:r>
      <w:r>
        <w:rPr>
          <w:rFonts w:ascii="Times New Roman" w:hAnsi="Times New Roman" w:cs="Times New Roman"/>
          <w:sz w:val="24"/>
          <w:szCs w:val="24"/>
        </w:rPr>
        <w:t xml:space="preserve">Delta Smelt </w:t>
      </w:r>
      <w:r w:rsidR="008E08AB">
        <w:rPr>
          <w:rFonts w:ascii="Times New Roman" w:hAnsi="Times New Roman" w:cs="Times New Roman"/>
          <w:sz w:val="24"/>
          <w:szCs w:val="24"/>
        </w:rPr>
        <w:t xml:space="preserve">are </w:t>
      </w:r>
      <w:r>
        <w:rPr>
          <w:rFonts w:ascii="Times New Roman" w:hAnsi="Times New Roman" w:cs="Times New Roman"/>
          <w:sz w:val="24"/>
          <w:szCs w:val="24"/>
        </w:rPr>
        <w:t xml:space="preserve">spawning in the freshwater Delta (Sommer and Meija 2013; Baxter et al. 2015), and Longfin </w:t>
      </w:r>
      <w:r w:rsidR="008E08AB">
        <w:rPr>
          <w:rFonts w:ascii="Times New Roman" w:hAnsi="Times New Roman" w:cs="Times New Roman"/>
          <w:sz w:val="24"/>
          <w:szCs w:val="24"/>
        </w:rPr>
        <w:t>S</w:t>
      </w:r>
      <w:r>
        <w:rPr>
          <w:rFonts w:ascii="Times New Roman" w:hAnsi="Times New Roman" w:cs="Times New Roman"/>
          <w:sz w:val="24"/>
          <w:szCs w:val="24"/>
        </w:rPr>
        <w:t>melt are present and spawning in the marshes surrounding Suisun Bay (Grimaldo et al</w:t>
      </w:r>
      <w:r w:rsidR="00C16D0F">
        <w:rPr>
          <w:rFonts w:ascii="Times New Roman" w:hAnsi="Times New Roman" w:cs="Times New Roman"/>
          <w:sz w:val="24"/>
          <w:szCs w:val="24"/>
        </w:rPr>
        <w:t>.</w:t>
      </w:r>
      <w:r>
        <w:rPr>
          <w:rFonts w:ascii="Times New Roman" w:hAnsi="Times New Roman" w:cs="Times New Roman"/>
          <w:sz w:val="24"/>
          <w:szCs w:val="24"/>
        </w:rPr>
        <w:t xml:space="preserve">, in press). However, the importance of food supply during the fall, while juvenile smelt area rearing, is considered one of the major factors in population resilience (Brown et al. 2014; Baxter </w:t>
      </w:r>
      <w:r>
        <w:rPr>
          <w:rFonts w:ascii="Times New Roman" w:hAnsi="Times New Roman" w:cs="Times New Roman"/>
          <w:sz w:val="24"/>
          <w:szCs w:val="24"/>
        </w:rPr>
        <w:lastRenderedPageBreak/>
        <w:t xml:space="preserve">et al. 2015). Therefore, </w:t>
      </w:r>
      <w:r w:rsidR="007955EE">
        <w:rPr>
          <w:rFonts w:ascii="Times New Roman" w:hAnsi="Times New Roman" w:cs="Times New Roman"/>
          <w:sz w:val="24"/>
          <w:szCs w:val="24"/>
        </w:rPr>
        <w:t>chose to</w:t>
      </w:r>
      <w:r>
        <w:rPr>
          <w:rFonts w:ascii="Times New Roman" w:hAnsi="Times New Roman" w:cs="Times New Roman"/>
          <w:sz w:val="24"/>
          <w:szCs w:val="24"/>
        </w:rPr>
        <w:t xml:space="preserve"> characterize potential food supply in areas important to smelt in the fall (October or November). </w:t>
      </w:r>
    </w:p>
    <w:p w14:paraId="28723EAD" w14:textId="484EDDB5" w:rsidR="00675EEA" w:rsidRDefault="00FF27B7" w:rsidP="00FF27B7">
      <w:pPr>
        <w:rPr>
          <w:rFonts w:ascii="Times New Roman" w:hAnsi="Times New Roman" w:cs="Times New Roman"/>
          <w:sz w:val="24"/>
          <w:szCs w:val="24"/>
        </w:rPr>
      </w:pPr>
      <w:r>
        <w:rPr>
          <w:rFonts w:ascii="Times New Roman" w:hAnsi="Times New Roman" w:cs="Times New Roman"/>
          <w:sz w:val="24"/>
          <w:szCs w:val="24"/>
        </w:rPr>
        <w:t>Due to limited resources</w:t>
      </w:r>
      <w:r w:rsidR="007955EE">
        <w:rPr>
          <w:rFonts w:ascii="Times New Roman" w:hAnsi="Times New Roman" w:cs="Times New Roman"/>
          <w:sz w:val="24"/>
          <w:szCs w:val="24"/>
        </w:rPr>
        <w:t>,</w:t>
      </w:r>
      <w:r>
        <w:rPr>
          <w:rFonts w:ascii="Times New Roman" w:hAnsi="Times New Roman" w:cs="Times New Roman"/>
          <w:sz w:val="24"/>
          <w:szCs w:val="24"/>
        </w:rPr>
        <w:t xml:space="preserve"> we will target</w:t>
      </w:r>
      <w:r w:rsidR="007955EE">
        <w:rPr>
          <w:rFonts w:ascii="Times New Roman" w:hAnsi="Times New Roman" w:cs="Times New Roman"/>
          <w:sz w:val="24"/>
          <w:szCs w:val="24"/>
        </w:rPr>
        <w:t>ed</w:t>
      </w:r>
      <w:r>
        <w:rPr>
          <w:rFonts w:ascii="Times New Roman" w:hAnsi="Times New Roman" w:cs="Times New Roman"/>
          <w:sz w:val="24"/>
          <w:szCs w:val="24"/>
        </w:rPr>
        <w:t xml:space="preserve"> fall sampling only in areas likely to have high smelt abundance. In most years, a majority of the population migrates to the Low Salinity Zone (LSZ), to rear (Baxter et al. 2015). This area generally stretches from Suisun Bay to the Confluence, though exact location depends on water year type. An analysis of data from the Fall Midwater Trawl Survey from September and October 2010-2016 showed the majority of the smelt caught where in this area (Figure 2. CDFW data available: </w:t>
      </w:r>
      <w:r w:rsidRPr="00F178EF">
        <w:rPr>
          <w:rFonts w:ascii="Times New Roman" w:hAnsi="Times New Roman" w:cs="Times New Roman"/>
          <w:sz w:val="24"/>
          <w:szCs w:val="24"/>
        </w:rPr>
        <w:t>https://www.wildlife.ca.gov/Conservation/Delta/Fall-Midwater-Trawl</w:t>
      </w:r>
      <w:r>
        <w:rPr>
          <w:rFonts w:ascii="Times New Roman" w:hAnsi="Times New Roman" w:cs="Times New Roman"/>
          <w:sz w:val="24"/>
          <w:szCs w:val="24"/>
        </w:rPr>
        <w:t>). There is an additional, resident population in the Cache Slough Complex (Baxter et al. 2015</w:t>
      </w:r>
      <w:r w:rsidR="007955EE">
        <w:rPr>
          <w:rFonts w:ascii="Times New Roman" w:hAnsi="Times New Roman" w:cs="Times New Roman"/>
          <w:sz w:val="24"/>
          <w:szCs w:val="24"/>
        </w:rPr>
        <w:t>), so we sampled</w:t>
      </w:r>
      <w:r>
        <w:rPr>
          <w:rFonts w:ascii="Times New Roman" w:hAnsi="Times New Roman" w:cs="Times New Roman"/>
          <w:sz w:val="24"/>
          <w:szCs w:val="24"/>
        </w:rPr>
        <w:t xml:space="preserve"> the subset of wetland sites near these “smelt-</w:t>
      </w:r>
      <w:r w:rsidR="00C16D0F">
        <w:rPr>
          <w:rFonts w:ascii="Times New Roman" w:hAnsi="Times New Roman" w:cs="Times New Roman"/>
          <w:sz w:val="24"/>
          <w:szCs w:val="24"/>
        </w:rPr>
        <w:t xml:space="preserve"> </w:t>
      </w:r>
      <w:r>
        <w:rPr>
          <w:rFonts w:ascii="Times New Roman" w:hAnsi="Times New Roman" w:cs="Times New Roman"/>
          <w:sz w:val="24"/>
          <w:szCs w:val="24"/>
        </w:rPr>
        <w:t>hot</w:t>
      </w:r>
      <w:r w:rsidR="00C16D0F">
        <w:rPr>
          <w:rFonts w:ascii="Times New Roman" w:hAnsi="Times New Roman" w:cs="Times New Roman"/>
          <w:sz w:val="24"/>
          <w:szCs w:val="24"/>
        </w:rPr>
        <w:t>-</w:t>
      </w:r>
      <w:r>
        <w:rPr>
          <w:rFonts w:ascii="Times New Roman" w:hAnsi="Times New Roman" w:cs="Times New Roman"/>
          <w:sz w:val="24"/>
          <w:szCs w:val="24"/>
        </w:rPr>
        <w:t xml:space="preserve"> spots” during the fall, at a lower intensity than spring sampling. </w:t>
      </w:r>
      <w:r w:rsidR="007955EE">
        <w:rPr>
          <w:rFonts w:ascii="Times New Roman" w:hAnsi="Times New Roman" w:cs="Times New Roman"/>
          <w:sz w:val="24"/>
          <w:szCs w:val="24"/>
        </w:rPr>
        <w:t xml:space="preserve">Before conducting the fall sampling, we used data from the FMWT and the USFWS’s Enhanced Delta Smelt Monitoring survey to asses the most recent data on Delta Smelt </w:t>
      </w:r>
      <w:commentRangeStart w:id="16"/>
      <w:r w:rsidR="007955EE">
        <w:rPr>
          <w:rFonts w:ascii="Times New Roman" w:hAnsi="Times New Roman" w:cs="Times New Roman"/>
          <w:sz w:val="24"/>
          <w:szCs w:val="24"/>
        </w:rPr>
        <w:t>distribution</w:t>
      </w:r>
      <w:commentRangeEnd w:id="16"/>
      <w:r w:rsidR="007955EE">
        <w:rPr>
          <w:rStyle w:val="CommentReference"/>
        </w:rPr>
        <w:commentReference w:id="16"/>
      </w:r>
      <w:r w:rsidR="007955EE">
        <w:rPr>
          <w:rFonts w:ascii="Times New Roman" w:hAnsi="Times New Roman" w:cs="Times New Roman"/>
          <w:sz w:val="24"/>
          <w:szCs w:val="24"/>
        </w:rPr>
        <w:t xml:space="preserve">. </w:t>
      </w:r>
    </w:p>
    <w:p w14:paraId="13C97CBE" w14:textId="77777777" w:rsidR="00FF27B7" w:rsidRDefault="000F18C7" w:rsidP="00FF27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D0CFD1" wp14:editId="7EC17D08">
            <wp:extent cx="5943600" cy="4559935"/>
            <wp:effectExtent l="0" t="0" r="0" b="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IVsi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59935"/>
                    </a:xfrm>
                    <a:prstGeom prst="rect">
                      <a:avLst/>
                    </a:prstGeom>
                  </pic:spPr>
                </pic:pic>
              </a:graphicData>
            </a:graphic>
          </wp:inline>
        </w:drawing>
      </w:r>
    </w:p>
    <w:p w14:paraId="33C34DDB" w14:textId="322DC510" w:rsidR="00E70C0F" w:rsidRDefault="00FF27B7" w:rsidP="00FF27B7">
      <w:pPr>
        <w:rPr>
          <w:rFonts w:ascii="Times New Roman" w:hAnsi="Times New Roman" w:cs="Times New Roman"/>
          <w:b/>
          <w:sz w:val="24"/>
          <w:szCs w:val="24"/>
        </w:rPr>
      </w:pPr>
      <w:commentRangeStart w:id="17"/>
      <w:r w:rsidRPr="00FF4058">
        <w:rPr>
          <w:rFonts w:ascii="Times New Roman" w:hAnsi="Times New Roman"/>
          <w:b/>
          <w:sz w:val="24"/>
        </w:rPr>
        <w:t>Figure 1</w:t>
      </w:r>
      <w:commentRangeEnd w:id="17"/>
      <w:r w:rsidR="007955EE">
        <w:rPr>
          <w:rStyle w:val="CommentReference"/>
        </w:rPr>
        <w:commentReference w:id="17"/>
      </w:r>
      <w:r w:rsidRPr="00FF4058">
        <w:rPr>
          <w:rFonts w:ascii="Times New Roman" w:hAnsi="Times New Roman"/>
          <w:b/>
          <w:sz w:val="24"/>
        </w:rPr>
        <w:t xml:space="preserve">. </w:t>
      </w:r>
      <w:r w:rsidRPr="00096F9D">
        <w:rPr>
          <w:rFonts w:ascii="Times New Roman" w:hAnsi="Times New Roman"/>
          <w:sz w:val="24"/>
        </w:rPr>
        <w:t xml:space="preserve">Sites that </w:t>
      </w:r>
      <w:r w:rsidR="007955EE">
        <w:rPr>
          <w:rFonts w:ascii="Times New Roman" w:hAnsi="Times New Roman"/>
          <w:sz w:val="24"/>
        </w:rPr>
        <w:t xml:space="preserve">were </w:t>
      </w:r>
      <w:r w:rsidRPr="00096F9D">
        <w:rPr>
          <w:rFonts w:ascii="Times New Roman" w:hAnsi="Times New Roman"/>
          <w:sz w:val="24"/>
        </w:rPr>
        <w:t xml:space="preserve">sampled </w:t>
      </w:r>
      <w:r>
        <w:rPr>
          <w:rFonts w:ascii="Times New Roman" w:hAnsi="Times New Roman"/>
          <w:sz w:val="24"/>
        </w:rPr>
        <w:t>during the spring of 2018</w:t>
      </w:r>
      <w:r w:rsidRPr="00096F9D">
        <w:rPr>
          <w:rFonts w:ascii="Times New Roman" w:hAnsi="Times New Roman"/>
          <w:sz w:val="24"/>
        </w:rPr>
        <w:t xml:space="preserve">. Within each region (outlined in </w:t>
      </w:r>
      <w:r>
        <w:rPr>
          <w:rFonts w:ascii="Times New Roman" w:hAnsi="Times New Roman"/>
          <w:sz w:val="24"/>
        </w:rPr>
        <w:t>blue</w:t>
      </w:r>
      <w:r w:rsidRPr="00096F9D">
        <w:rPr>
          <w:rFonts w:ascii="Times New Roman" w:hAnsi="Times New Roman"/>
          <w:sz w:val="24"/>
        </w:rPr>
        <w:t xml:space="preserve">), we </w:t>
      </w:r>
      <w:r w:rsidR="007955EE">
        <w:rPr>
          <w:rFonts w:ascii="Times New Roman" w:hAnsi="Times New Roman"/>
          <w:sz w:val="24"/>
        </w:rPr>
        <w:t>compared</w:t>
      </w:r>
      <w:r w:rsidRPr="000975B5">
        <w:rPr>
          <w:rFonts w:ascii="Times New Roman" w:hAnsi="Times New Roman" w:cs="Times New Roman"/>
          <w:sz w:val="24"/>
          <w:szCs w:val="24"/>
        </w:rPr>
        <w:t xml:space="preserve"> pre-project data </w:t>
      </w:r>
      <w:r>
        <w:rPr>
          <w:rFonts w:ascii="Times New Roman" w:hAnsi="Times New Roman" w:cs="Times New Roman"/>
          <w:sz w:val="24"/>
          <w:szCs w:val="24"/>
        </w:rPr>
        <w:t>at planned</w:t>
      </w:r>
      <w:r w:rsidRPr="000975B5">
        <w:rPr>
          <w:rFonts w:ascii="Times New Roman" w:hAnsi="Times New Roman" w:cs="Times New Roman"/>
          <w:sz w:val="24"/>
          <w:szCs w:val="24"/>
        </w:rPr>
        <w:t xml:space="preserve"> restoration sites (where relevant)</w:t>
      </w:r>
      <w:r>
        <w:rPr>
          <w:rFonts w:ascii="Times New Roman" w:hAnsi="Times New Roman" w:cs="Times New Roman"/>
          <w:sz w:val="24"/>
          <w:szCs w:val="24"/>
        </w:rPr>
        <w:t xml:space="preserve"> and from </w:t>
      </w:r>
      <w:r>
        <w:rPr>
          <w:rFonts w:ascii="Times New Roman" w:hAnsi="Times New Roman" w:cs="Times New Roman"/>
          <w:sz w:val="24"/>
          <w:szCs w:val="24"/>
        </w:rPr>
        <w:lastRenderedPageBreak/>
        <w:t xml:space="preserve">currently </w:t>
      </w:r>
      <w:r w:rsidR="0026600B">
        <w:rPr>
          <w:rFonts w:ascii="Times New Roman" w:hAnsi="Times New Roman" w:cs="Times New Roman"/>
          <w:sz w:val="24"/>
          <w:szCs w:val="24"/>
        </w:rPr>
        <w:t xml:space="preserve">diked </w:t>
      </w:r>
      <w:r>
        <w:rPr>
          <w:rFonts w:ascii="Times New Roman" w:hAnsi="Times New Roman" w:cs="Times New Roman"/>
          <w:sz w:val="24"/>
          <w:szCs w:val="24"/>
        </w:rPr>
        <w:t>or muted tidal wetlands,</w:t>
      </w:r>
      <w:r w:rsidRPr="000975B5">
        <w:rPr>
          <w:rFonts w:ascii="Times New Roman" w:hAnsi="Times New Roman" w:cs="Times New Roman"/>
          <w:sz w:val="24"/>
          <w:szCs w:val="24"/>
        </w:rPr>
        <w:t xml:space="preserve"> with data from associated channel habitat and post-restoration data (where available).</w:t>
      </w:r>
    </w:p>
    <w:p w14:paraId="668E9350" w14:textId="77777777" w:rsidR="00E94F56" w:rsidRDefault="00E94F56" w:rsidP="00FF27B7">
      <w:pPr>
        <w:rPr>
          <w:rFonts w:ascii="Times New Roman" w:hAnsi="Times New Roman" w:cs="Times New Roman"/>
          <w:b/>
          <w:sz w:val="24"/>
          <w:szCs w:val="24"/>
        </w:rPr>
      </w:pP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7769214D" w14:textId="77777777" w:rsidR="002E5AD6" w:rsidRDefault="00FF27B7" w:rsidP="00FF27B7">
      <w:pPr>
        <w:rPr>
          <w:rFonts w:ascii="Times New Roman" w:hAnsi="Times New Roman" w:cs="Times New Roman"/>
          <w:sz w:val="24"/>
          <w:szCs w:val="24"/>
        </w:rPr>
      </w:pPr>
      <w:r w:rsidRPr="00FF4058">
        <w:rPr>
          <w:rFonts w:ascii="Times New Roman" w:hAnsi="Times New Roman" w:cs="Times New Roman"/>
          <w:b/>
          <w:sz w:val="24"/>
          <w:szCs w:val="24"/>
        </w:rPr>
        <w:t>Table 1.</w:t>
      </w:r>
      <w:r>
        <w:rPr>
          <w:rFonts w:ascii="Times New Roman" w:hAnsi="Times New Roman" w:cs="Times New Roman"/>
          <w:sz w:val="24"/>
          <w:szCs w:val="24"/>
        </w:rPr>
        <w:t xml:space="preserve"> Sample sizes for spring sampling </w:t>
      </w:r>
      <w:r w:rsidRPr="00100AD3">
        <w:rPr>
          <w:rFonts w:ascii="Times New Roman" w:hAnsi="Times New Roman" w:cs="Times New Roman"/>
          <w:sz w:val="24"/>
          <w:szCs w:val="24"/>
        </w:rPr>
        <w:t>in Phase I</w:t>
      </w:r>
      <w:r>
        <w:rPr>
          <w:rFonts w:ascii="Times New Roman" w:hAnsi="Times New Roman" w:cs="Times New Roman"/>
          <w:sz w:val="24"/>
          <w:szCs w:val="24"/>
        </w:rPr>
        <w:t>V</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and habitat availability. Where p</w:t>
      </w:r>
      <w:r w:rsidRPr="00100AD3">
        <w:rPr>
          <w:rFonts w:ascii="Times New Roman" w:hAnsi="Times New Roman" w:cs="Times New Roman"/>
          <w:sz w:val="24"/>
          <w:szCs w:val="24"/>
        </w:rPr>
        <w:t xml:space="preserve">ossible, we will coordinate with existing studies to avoid double-sampling. Decker Island will be sampled more frequently than the other sites. </w:t>
      </w:r>
      <w:r>
        <w:rPr>
          <w:rFonts w:ascii="Times New Roman" w:hAnsi="Times New Roman" w:cs="Times New Roman"/>
          <w:sz w:val="24"/>
          <w:szCs w:val="24"/>
        </w:rPr>
        <w:t xml:space="preserve"> </w:t>
      </w:r>
    </w:p>
    <w:p w14:paraId="172F8EAC" w14:textId="77777777" w:rsidR="00FF27B7" w:rsidRPr="007F73EA" w:rsidRDefault="00FF27B7" w:rsidP="00FF27B7">
      <w:pPr>
        <w:rPr>
          <w:rFonts w:ascii="Times New Roman" w:eastAsia="Times New Roman" w:hAnsi="Times New Roman" w:cs="Times New Roman"/>
          <w:color w:val="000000"/>
          <w:sz w:val="24"/>
          <w:szCs w:val="24"/>
        </w:rPr>
      </w:pPr>
      <w:r w:rsidRPr="00100AD3">
        <w:rPr>
          <w:rFonts w:ascii="Times New Roman" w:hAnsi="Times New Roman" w:cs="Times New Roman"/>
          <w:sz w:val="24"/>
          <w:szCs w:val="24"/>
        </w:rPr>
        <w:t>* sampling types with the potential to take listed fish.</w:t>
      </w:r>
      <w:r w:rsidRPr="001D6995">
        <w:rPr>
          <w:rFonts w:ascii="Calibri" w:eastAsia="Times New Roman" w:hAnsi="Calibri" w:cs="Times New Roman"/>
          <w:color w:val="000000"/>
          <w:vertAlign w:val="superscript"/>
        </w:rPr>
        <w:t xml:space="preserve"> </w:t>
      </w:r>
    </w:p>
    <w:tbl>
      <w:tblPr>
        <w:tblW w:w="8862" w:type="dxa"/>
        <w:tblInd w:w="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46"/>
        <w:gridCol w:w="1409"/>
        <w:gridCol w:w="1976"/>
        <w:gridCol w:w="637"/>
        <w:gridCol w:w="498"/>
        <w:gridCol w:w="498"/>
        <w:gridCol w:w="498"/>
        <w:gridCol w:w="551"/>
        <w:gridCol w:w="498"/>
        <w:gridCol w:w="551"/>
      </w:tblGrid>
      <w:tr w:rsidR="00360460" w:rsidRPr="00ED23CB" w14:paraId="35B59852" w14:textId="667DE3E1" w:rsidTr="00360460">
        <w:trPr>
          <w:trHeight w:val="1590"/>
        </w:trPr>
        <w:tc>
          <w:tcPr>
            <w:tcW w:w="0" w:type="auto"/>
            <w:shd w:val="clear" w:color="auto" w:fill="auto"/>
            <w:noWrap/>
            <w:vAlign w:val="center"/>
            <w:hideMark/>
          </w:tcPr>
          <w:p w14:paraId="16810E2A"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Samples near</w:t>
            </w:r>
          </w:p>
        </w:tc>
        <w:tc>
          <w:tcPr>
            <w:tcW w:w="0" w:type="auto"/>
            <w:shd w:val="clear" w:color="auto" w:fill="auto"/>
            <w:noWrap/>
            <w:vAlign w:val="center"/>
            <w:hideMark/>
          </w:tcPr>
          <w:p w14:paraId="70092524"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region</w:t>
            </w:r>
          </w:p>
        </w:tc>
        <w:tc>
          <w:tcPr>
            <w:tcW w:w="0" w:type="auto"/>
            <w:shd w:val="clear" w:color="auto" w:fill="auto"/>
            <w:noWrap/>
            <w:vAlign w:val="center"/>
            <w:hideMark/>
          </w:tcPr>
          <w:p w14:paraId="29E2C5A6"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site type</w:t>
            </w:r>
          </w:p>
        </w:tc>
        <w:tc>
          <w:tcPr>
            <w:tcW w:w="637" w:type="dxa"/>
            <w:shd w:val="clear" w:color="auto" w:fill="auto"/>
            <w:textDirection w:val="tbRl"/>
            <w:vAlign w:val="center"/>
            <w:hideMark/>
          </w:tcPr>
          <w:p w14:paraId="7BC5369C"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Vegetation (maximum)</w:t>
            </w:r>
          </w:p>
        </w:tc>
        <w:tc>
          <w:tcPr>
            <w:tcW w:w="498" w:type="dxa"/>
            <w:shd w:val="clear" w:color="auto" w:fill="auto"/>
            <w:noWrap/>
            <w:textDirection w:val="tbRl"/>
            <w:vAlign w:val="center"/>
            <w:hideMark/>
          </w:tcPr>
          <w:p w14:paraId="57CCFF8C"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Benthic core</w:t>
            </w:r>
          </w:p>
        </w:tc>
        <w:tc>
          <w:tcPr>
            <w:tcW w:w="0" w:type="auto"/>
            <w:shd w:val="clear" w:color="auto" w:fill="auto"/>
            <w:noWrap/>
            <w:textDirection w:val="tbRl"/>
            <w:vAlign w:val="center"/>
            <w:hideMark/>
          </w:tcPr>
          <w:p w14:paraId="6E7487E1"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Mysid trawl*</w:t>
            </w:r>
          </w:p>
        </w:tc>
        <w:tc>
          <w:tcPr>
            <w:tcW w:w="0" w:type="auto"/>
            <w:shd w:val="clear" w:color="auto" w:fill="auto"/>
            <w:noWrap/>
            <w:textDirection w:val="tbRl"/>
            <w:vAlign w:val="center"/>
            <w:hideMark/>
          </w:tcPr>
          <w:p w14:paraId="078DC3C5"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Neuston *</w:t>
            </w:r>
          </w:p>
        </w:tc>
        <w:tc>
          <w:tcPr>
            <w:tcW w:w="0" w:type="auto"/>
            <w:textDirection w:val="tbRl"/>
          </w:tcPr>
          <w:p w14:paraId="079CA97A" w14:textId="63D60C31" w:rsidR="00360460" w:rsidRPr="00360460" w:rsidRDefault="00360460" w:rsidP="00360460">
            <w:pPr>
              <w:spacing w:after="0" w:line="240" w:lineRule="auto"/>
              <w:jc w:val="center"/>
              <w:rPr>
                <w:rFonts w:ascii="Calibri" w:eastAsia="Times New Roman" w:hAnsi="Calibri" w:cs="Times New Roman"/>
                <w:color w:val="000000"/>
              </w:rPr>
            </w:pPr>
            <w:r w:rsidRPr="00360460">
              <w:rPr>
                <w:rFonts w:ascii="Calibri" w:eastAsia="Times New Roman" w:hAnsi="Calibri" w:cs="Times New Roman"/>
                <w:bCs/>
                <w:color w:val="000000"/>
              </w:rPr>
              <w:t>Phytoplankton</w:t>
            </w:r>
          </w:p>
        </w:tc>
        <w:tc>
          <w:tcPr>
            <w:tcW w:w="0" w:type="auto"/>
            <w:shd w:val="clear" w:color="auto" w:fill="auto"/>
            <w:noWrap/>
            <w:textDirection w:val="tbRl"/>
            <w:vAlign w:val="center"/>
            <w:hideMark/>
          </w:tcPr>
          <w:p w14:paraId="649C07F3" w14:textId="7F8760E2"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Zoop trawl*</w:t>
            </w:r>
          </w:p>
        </w:tc>
        <w:tc>
          <w:tcPr>
            <w:tcW w:w="551" w:type="dxa"/>
            <w:shd w:val="clear" w:color="auto" w:fill="auto"/>
            <w:noWrap/>
            <w:textDirection w:val="tbRl"/>
            <w:vAlign w:val="center"/>
            <w:hideMark/>
          </w:tcPr>
          <w:p w14:paraId="50E9D5A2" w14:textId="0A5A4E16"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Total</w:t>
            </w:r>
          </w:p>
        </w:tc>
      </w:tr>
      <w:tr w:rsidR="00360460" w:rsidRPr="00ED23CB" w14:paraId="74DB964A" w14:textId="2BED9CD6" w:rsidTr="00360460">
        <w:trPr>
          <w:trHeight w:val="315"/>
        </w:trPr>
        <w:tc>
          <w:tcPr>
            <w:tcW w:w="0" w:type="auto"/>
            <w:shd w:val="clear" w:color="auto" w:fill="auto"/>
            <w:noWrap/>
            <w:vAlign w:val="center"/>
            <w:hideMark/>
          </w:tcPr>
          <w:p w14:paraId="12A14DEB" w14:textId="77777777" w:rsidR="00360460" w:rsidRPr="00ED23CB" w:rsidRDefault="00360460" w:rsidP="00360460">
            <w:pPr>
              <w:spacing w:after="0" w:line="240" w:lineRule="auto"/>
              <w:rPr>
                <w:rFonts w:ascii="Calibri" w:eastAsia="Times New Roman" w:hAnsi="Calibri" w:cs="Times New Roman"/>
                <w:color w:val="000000"/>
              </w:rPr>
            </w:pPr>
            <w:r w:rsidRPr="00ED23CB">
              <w:rPr>
                <w:rFonts w:ascii="Calibri" w:eastAsia="Times New Roman" w:hAnsi="Calibri" w:cs="Times New Roman"/>
                <w:color w:val="000000"/>
              </w:rPr>
              <w:t>Winter Island</w:t>
            </w:r>
          </w:p>
        </w:tc>
        <w:tc>
          <w:tcPr>
            <w:tcW w:w="0" w:type="auto"/>
            <w:shd w:val="clear" w:color="auto" w:fill="auto"/>
            <w:noWrap/>
            <w:vAlign w:val="center"/>
            <w:hideMark/>
          </w:tcPr>
          <w:p w14:paraId="5136F8D3"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Confluence</w:t>
            </w:r>
          </w:p>
        </w:tc>
        <w:tc>
          <w:tcPr>
            <w:tcW w:w="0" w:type="auto"/>
            <w:shd w:val="clear" w:color="auto" w:fill="auto"/>
            <w:noWrap/>
            <w:vAlign w:val="center"/>
            <w:hideMark/>
          </w:tcPr>
          <w:p w14:paraId="44F4A94B"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637" w:type="dxa"/>
            <w:shd w:val="clear" w:color="auto" w:fill="auto"/>
            <w:noWrap/>
            <w:vAlign w:val="center"/>
            <w:hideMark/>
          </w:tcPr>
          <w:p w14:paraId="790F78A3"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12</w:t>
            </w:r>
          </w:p>
        </w:tc>
        <w:tc>
          <w:tcPr>
            <w:tcW w:w="498" w:type="dxa"/>
            <w:shd w:val="clear" w:color="auto" w:fill="auto"/>
            <w:noWrap/>
            <w:vAlign w:val="center"/>
            <w:hideMark/>
          </w:tcPr>
          <w:p w14:paraId="6193EF9C"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035C312E"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02D76EB5"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vAlign w:val="center"/>
          </w:tcPr>
          <w:p w14:paraId="4A237062" w14:textId="12448DF4"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1DBEC3B0" w14:textId="201E6C0A"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551" w:type="dxa"/>
            <w:shd w:val="clear" w:color="auto" w:fill="auto"/>
            <w:noWrap/>
            <w:vAlign w:val="center"/>
            <w:hideMark/>
          </w:tcPr>
          <w:p w14:paraId="3A65F7AE" w14:textId="4C5464A3"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36</w:t>
            </w:r>
          </w:p>
        </w:tc>
      </w:tr>
      <w:tr w:rsidR="00360460" w:rsidRPr="00ED23CB" w14:paraId="187E66F6" w14:textId="2B76046D" w:rsidTr="00360460">
        <w:trPr>
          <w:trHeight w:val="315"/>
        </w:trPr>
        <w:tc>
          <w:tcPr>
            <w:tcW w:w="0" w:type="auto"/>
            <w:shd w:val="clear" w:color="auto" w:fill="auto"/>
            <w:noWrap/>
            <w:vAlign w:val="center"/>
            <w:hideMark/>
          </w:tcPr>
          <w:p w14:paraId="38C50E67" w14:textId="77777777" w:rsidR="00360460" w:rsidRPr="00ED23CB" w:rsidRDefault="00360460" w:rsidP="00360460">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shd w:val="clear" w:color="auto" w:fill="auto"/>
            <w:noWrap/>
            <w:vAlign w:val="center"/>
            <w:hideMark/>
          </w:tcPr>
          <w:p w14:paraId="7AC64A33"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Confluence</w:t>
            </w:r>
          </w:p>
        </w:tc>
        <w:tc>
          <w:tcPr>
            <w:tcW w:w="0" w:type="auto"/>
            <w:shd w:val="clear" w:color="auto" w:fill="auto"/>
            <w:noWrap/>
            <w:vAlign w:val="center"/>
            <w:hideMark/>
          </w:tcPr>
          <w:p w14:paraId="24197CFE"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637" w:type="dxa"/>
            <w:shd w:val="clear" w:color="auto" w:fill="auto"/>
            <w:noWrap/>
            <w:vAlign w:val="center"/>
            <w:hideMark/>
          </w:tcPr>
          <w:p w14:paraId="00DCD67F"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10</w:t>
            </w:r>
          </w:p>
        </w:tc>
        <w:tc>
          <w:tcPr>
            <w:tcW w:w="498" w:type="dxa"/>
            <w:shd w:val="clear" w:color="auto" w:fill="auto"/>
            <w:noWrap/>
            <w:vAlign w:val="center"/>
            <w:hideMark/>
          </w:tcPr>
          <w:p w14:paraId="331D7EC9"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0D95A4CA"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40DF881A"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vAlign w:val="center"/>
          </w:tcPr>
          <w:p w14:paraId="6B2495E7" w14:textId="75F7572B"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5A751DCE" w14:textId="13D19A99"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551" w:type="dxa"/>
            <w:shd w:val="clear" w:color="auto" w:fill="auto"/>
            <w:noWrap/>
            <w:vAlign w:val="center"/>
            <w:hideMark/>
          </w:tcPr>
          <w:p w14:paraId="5A054D96" w14:textId="416DFE49"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34</w:t>
            </w:r>
          </w:p>
        </w:tc>
      </w:tr>
      <w:tr w:rsidR="00360460" w:rsidRPr="00ED23CB" w14:paraId="4E15F9FB" w14:textId="02AE5B23" w:rsidTr="00360460">
        <w:trPr>
          <w:trHeight w:val="315"/>
        </w:trPr>
        <w:tc>
          <w:tcPr>
            <w:tcW w:w="0" w:type="auto"/>
            <w:shd w:val="clear" w:color="auto" w:fill="auto"/>
            <w:noWrap/>
            <w:vAlign w:val="center"/>
            <w:hideMark/>
          </w:tcPr>
          <w:p w14:paraId="44409B52" w14:textId="77777777" w:rsidR="00360460" w:rsidRPr="00ED23CB" w:rsidRDefault="00360460" w:rsidP="00360460">
            <w:pPr>
              <w:spacing w:after="0" w:line="240" w:lineRule="auto"/>
              <w:rPr>
                <w:rFonts w:ascii="Calibri" w:eastAsia="Times New Roman" w:hAnsi="Calibri" w:cs="Times New Roman"/>
                <w:color w:val="000000"/>
              </w:rPr>
            </w:pPr>
            <w:r>
              <w:rPr>
                <w:rFonts w:ascii="Calibri" w:eastAsia="Times New Roman" w:hAnsi="Calibri" w:cs="Times New Roman"/>
                <w:color w:val="000000"/>
              </w:rPr>
              <w:t>IEP station 801</w:t>
            </w:r>
          </w:p>
        </w:tc>
        <w:tc>
          <w:tcPr>
            <w:tcW w:w="0" w:type="auto"/>
            <w:shd w:val="clear" w:color="auto" w:fill="auto"/>
            <w:noWrap/>
            <w:vAlign w:val="center"/>
            <w:hideMark/>
          </w:tcPr>
          <w:p w14:paraId="7D937C37"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Confluence</w:t>
            </w:r>
          </w:p>
        </w:tc>
        <w:tc>
          <w:tcPr>
            <w:tcW w:w="0" w:type="auto"/>
            <w:shd w:val="clear" w:color="auto" w:fill="auto"/>
            <w:noWrap/>
            <w:vAlign w:val="center"/>
            <w:hideMark/>
          </w:tcPr>
          <w:p w14:paraId="1E114B9C"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channel</w:t>
            </w:r>
          </w:p>
        </w:tc>
        <w:tc>
          <w:tcPr>
            <w:tcW w:w="637" w:type="dxa"/>
            <w:shd w:val="clear" w:color="auto" w:fill="auto"/>
            <w:noWrap/>
            <w:vAlign w:val="center"/>
            <w:hideMark/>
          </w:tcPr>
          <w:p w14:paraId="188E5C71"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498" w:type="dxa"/>
            <w:shd w:val="clear" w:color="auto" w:fill="auto"/>
            <w:noWrap/>
            <w:vAlign w:val="center"/>
            <w:hideMark/>
          </w:tcPr>
          <w:p w14:paraId="287D1A71"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shd w:val="clear" w:color="auto" w:fill="auto"/>
            <w:noWrap/>
            <w:vAlign w:val="center"/>
            <w:hideMark/>
          </w:tcPr>
          <w:p w14:paraId="626C2E26"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shd w:val="clear" w:color="auto" w:fill="auto"/>
            <w:noWrap/>
            <w:vAlign w:val="center"/>
            <w:hideMark/>
          </w:tcPr>
          <w:p w14:paraId="6B33647C"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vAlign w:val="center"/>
          </w:tcPr>
          <w:p w14:paraId="57C2CE7F" w14:textId="2CD7F659"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2DA2CC7A" w14:textId="7597B334"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551" w:type="dxa"/>
            <w:shd w:val="clear" w:color="auto" w:fill="auto"/>
            <w:noWrap/>
            <w:vAlign w:val="center"/>
            <w:hideMark/>
          </w:tcPr>
          <w:p w14:paraId="598B3FA8" w14:textId="0F195C8E"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20</w:t>
            </w:r>
          </w:p>
        </w:tc>
      </w:tr>
      <w:tr w:rsidR="00360460" w:rsidRPr="00ED23CB" w14:paraId="72F32A6F" w14:textId="51CABB4C" w:rsidTr="00360460">
        <w:trPr>
          <w:trHeight w:val="315"/>
        </w:trPr>
        <w:tc>
          <w:tcPr>
            <w:tcW w:w="0" w:type="auto"/>
            <w:shd w:val="clear" w:color="auto" w:fill="auto"/>
            <w:noWrap/>
            <w:vAlign w:val="center"/>
            <w:hideMark/>
          </w:tcPr>
          <w:p w14:paraId="3C23E5E1" w14:textId="77777777" w:rsidR="00360460" w:rsidRPr="00ED23CB" w:rsidRDefault="00360460" w:rsidP="00360460">
            <w:pPr>
              <w:spacing w:after="0" w:line="240" w:lineRule="auto"/>
              <w:rPr>
                <w:rFonts w:ascii="Calibri" w:eastAsia="Times New Roman" w:hAnsi="Calibri" w:cs="Times New Roman"/>
                <w:color w:val="000000"/>
              </w:rPr>
            </w:pPr>
            <w:r w:rsidRPr="00ED23CB">
              <w:rPr>
                <w:rFonts w:ascii="Calibri" w:eastAsia="Times New Roman" w:hAnsi="Calibri" w:cs="Times New Roman"/>
                <w:color w:val="000000"/>
              </w:rPr>
              <w:t>Tule Red</w:t>
            </w:r>
          </w:p>
        </w:tc>
        <w:tc>
          <w:tcPr>
            <w:tcW w:w="0" w:type="auto"/>
            <w:shd w:val="clear" w:color="auto" w:fill="auto"/>
            <w:noWrap/>
            <w:vAlign w:val="center"/>
            <w:hideMark/>
          </w:tcPr>
          <w:p w14:paraId="4836BE75"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Grizzly Bay</w:t>
            </w:r>
          </w:p>
        </w:tc>
        <w:tc>
          <w:tcPr>
            <w:tcW w:w="0" w:type="auto"/>
            <w:shd w:val="clear" w:color="auto" w:fill="auto"/>
            <w:noWrap/>
            <w:vAlign w:val="center"/>
            <w:hideMark/>
          </w:tcPr>
          <w:p w14:paraId="7735608C"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637" w:type="dxa"/>
            <w:shd w:val="clear" w:color="auto" w:fill="auto"/>
            <w:noWrap/>
            <w:vAlign w:val="center"/>
            <w:hideMark/>
          </w:tcPr>
          <w:p w14:paraId="55C5D717"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12</w:t>
            </w:r>
          </w:p>
        </w:tc>
        <w:tc>
          <w:tcPr>
            <w:tcW w:w="498" w:type="dxa"/>
            <w:shd w:val="clear" w:color="auto" w:fill="auto"/>
            <w:noWrap/>
            <w:vAlign w:val="center"/>
            <w:hideMark/>
          </w:tcPr>
          <w:p w14:paraId="21D96D7E"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2D4A2FF9"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121F3BF3"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vAlign w:val="center"/>
          </w:tcPr>
          <w:p w14:paraId="1D9E3ED7" w14:textId="74127332"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534BA09C" w14:textId="6778BAAC"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551" w:type="dxa"/>
            <w:shd w:val="clear" w:color="auto" w:fill="auto"/>
            <w:noWrap/>
            <w:vAlign w:val="center"/>
            <w:hideMark/>
          </w:tcPr>
          <w:p w14:paraId="175D5784" w14:textId="3C502206"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36</w:t>
            </w:r>
          </w:p>
        </w:tc>
      </w:tr>
      <w:tr w:rsidR="00360460" w:rsidRPr="00ED23CB" w14:paraId="784D5FAB" w14:textId="74899135" w:rsidTr="00360460">
        <w:trPr>
          <w:trHeight w:val="315"/>
        </w:trPr>
        <w:tc>
          <w:tcPr>
            <w:tcW w:w="0" w:type="auto"/>
            <w:shd w:val="clear" w:color="auto" w:fill="auto"/>
            <w:noWrap/>
            <w:vAlign w:val="center"/>
            <w:hideMark/>
          </w:tcPr>
          <w:p w14:paraId="75AFC91A" w14:textId="77777777" w:rsidR="00360460" w:rsidRPr="00ED23CB" w:rsidRDefault="00360460" w:rsidP="00360460">
            <w:pPr>
              <w:spacing w:after="0" w:line="240" w:lineRule="auto"/>
              <w:rPr>
                <w:rFonts w:ascii="Calibri" w:eastAsia="Times New Roman" w:hAnsi="Calibri" w:cs="Times New Roman"/>
                <w:color w:val="000000"/>
              </w:rPr>
            </w:pPr>
            <w:r>
              <w:rPr>
                <w:rFonts w:ascii="Calibri" w:eastAsia="Times New Roman" w:hAnsi="Calibri" w:cs="Times New Roman"/>
                <w:color w:val="000000"/>
              </w:rPr>
              <w:t>Ryer Island</w:t>
            </w:r>
          </w:p>
        </w:tc>
        <w:tc>
          <w:tcPr>
            <w:tcW w:w="0" w:type="auto"/>
            <w:shd w:val="clear" w:color="auto" w:fill="auto"/>
            <w:noWrap/>
            <w:vAlign w:val="center"/>
            <w:hideMark/>
          </w:tcPr>
          <w:p w14:paraId="73C2D01F"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Grizzly Bay</w:t>
            </w:r>
          </w:p>
        </w:tc>
        <w:tc>
          <w:tcPr>
            <w:tcW w:w="0" w:type="auto"/>
            <w:shd w:val="clear" w:color="auto" w:fill="auto"/>
            <w:noWrap/>
            <w:vAlign w:val="center"/>
            <w:hideMark/>
          </w:tcPr>
          <w:p w14:paraId="13B721D6"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637" w:type="dxa"/>
            <w:shd w:val="clear" w:color="auto" w:fill="auto"/>
            <w:noWrap/>
            <w:vAlign w:val="center"/>
            <w:hideMark/>
          </w:tcPr>
          <w:p w14:paraId="7399C9DC"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12</w:t>
            </w:r>
          </w:p>
        </w:tc>
        <w:tc>
          <w:tcPr>
            <w:tcW w:w="498" w:type="dxa"/>
            <w:shd w:val="clear" w:color="auto" w:fill="auto"/>
            <w:noWrap/>
            <w:vAlign w:val="center"/>
            <w:hideMark/>
          </w:tcPr>
          <w:p w14:paraId="6DE1E2D2"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0DC793B2"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3C79BB74"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vAlign w:val="center"/>
          </w:tcPr>
          <w:p w14:paraId="7D0D6AC7" w14:textId="02DA2E38"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251915ED" w14:textId="5ADD763A"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551" w:type="dxa"/>
            <w:shd w:val="clear" w:color="auto" w:fill="auto"/>
            <w:noWrap/>
            <w:vAlign w:val="center"/>
            <w:hideMark/>
          </w:tcPr>
          <w:p w14:paraId="4E6AF532" w14:textId="5BB661CE"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36</w:t>
            </w:r>
          </w:p>
        </w:tc>
      </w:tr>
      <w:tr w:rsidR="00360460" w:rsidRPr="00ED23CB" w14:paraId="6BF3E6CB" w14:textId="494E25C1" w:rsidTr="00360460">
        <w:trPr>
          <w:trHeight w:val="360"/>
        </w:trPr>
        <w:tc>
          <w:tcPr>
            <w:tcW w:w="0" w:type="auto"/>
            <w:shd w:val="clear" w:color="auto" w:fill="auto"/>
            <w:noWrap/>
            <w:vAlign w:val="center"/>
            <w:hideMark/>
          </w:tcPr>
          <w:p w14:paraId="4B5C2186" w14:textId="77777777" w:rsidR="00360460" w:rsidRPr="00ED23CB" w:rsidRDefault="00360460" w:rsidP="00360460">
            <w:pPr>
              <w:spacing w:after="0" w:line="240" w:lineRule="auto"/>
              <w:rPr>
                <w:rFonts w:ascii="Calibri" w:eastAsia="Times New Roman" w:hAnsi="Calibri" w:cs="Times New Roman"/>
                <w:color w:val="000000"/>
              </w:rPr>
            </w:pPr>
            <w:r w:rsidRPr="00ED23CB">
              <w:rPr>
                <w:rFonts w:ascii="Calibri" w:eastAsia="Times New Roman" w:hAnsi="Calibri" w:cs="Times New Roman"/>
                <w:color w:val="000000"/>
              </w:rPr>
              <w:t>Grizzly Bay</w:t>
            </w:r>
          </w:p>
        </w:tc>
        <w:tc>
          <w:tcPr>
            <w:tcW w:w="0" w:type="auto"/>
            <w:shd w:val="clear" w:color="auto" w:fill="auto"/>
            <w:noWrap/>
            <w:vAlign w:val="center"/>
            <w:hideMark/>
          </w:tcPr>
          <w:p w14:paraId="287EFC01"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Grizzly Bay</w:t>
            </w:r>
          </w:p>
        </w:tc>
        <w:tc>
          <w:tcPr>
            <w:tcW w:w="0" w:type="auto"/>
            <w:shd w:val="clear" w:color="auto" w:fill="auto"/>
            <w:noWrap/>
            <w:vAlign w:val="center"/>
            <w:hideMark/>
          </w:tcPr>
          <w:p w14:paraId="2A96828A"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shallow open water</w:t>
            </w:r>
          </w:p>
        </w:tc>
        <w:tc>
          <w:tcPr>
            <w:tcW w:w="637" w:type="dxa"/>
            <w:shd w:val="clear" w:color="auto" w:fill="auto"/>
            <w:noWrap/>
            <w:vAlign w:val="center"/>
            <w:hideMark/>
          </w:tcPr>
          <w:p w14:paraId="6B1AA93E"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0</w:t>
            </w:r>
          </w:p>
        </w:tc>
        <w:tc>
          <w:tcPr>
            <w:tcW w:w="498" w:type="dxa"/>
            <w:shd w:val="clear" w:color="auto" w:fill="auto"/>
            <w:noWrap/>
            <w:vAlign w:val="center"/>
            <w:hideMark/>
          </w:tcPr>
          <w:p w14:paraId="78DBA9CE"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1E0E2E76"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21192AA1"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vAlign w:val="center"/>
          </w:tcPr>
          <w:p w14:paraId="03874829" w14:textId="072BC0F0"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5D851A15" w14:textId="06C66116"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551" w:type="dxa"/>
            <w:shd w:val="clear" w:color="auto" w:fill="auto"/>
            <w:noWrap/>
            <w:vAlign w:val="center"/>
            <w:hideMark/>
          </w:tcPr>
          <w:p w14:paraId="56468F4A" w14:textId="018EB857"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24</w:t>
            </w:r>
          </w:p>
        </w:tc>
      </w:tr>
      <w:tr w:rsidR="00360460" w:rsidRPr="00ED23CB" w14:paraId="794273C3" w14:textId="09224AFA" w:rsidTr="00360460">
        <w:trPr>
          <w:trHeight w:val="360"/>
        </w:trPr>
        <w:tc>
          <w:tcPr>
            <w:tcW w:w="0" w:type="auto"/>
            <w:shd w:val="clear" w:color="auto" w:fill="auto"/>
            <w:noWrap/>
            <w:vAlign w:val="center"/>
            <w:hideMark/>
          </w:tcPr>
          <w:p w14:paraId="06E9DC95" w14:textId="77777777" w:rsidR="00360460" w:rsidRPr="00ED23CB" w:rsidRDefault="00360460" w:rsidP="00360460">
            <w:pPr>
              <w:spacing w:after="0" w:line="240" w:lineRule="auto"/>
              <w:rPr>
                <w:rFonts w:ascii="Calibri" w:eastAsia="Times New Roman" w:hAnsi="Calibri" w:cs="Times New Roman"/>
                <w:color w:val="000000"/>
              </w:rPr>
            </w:pPr>
            <w:r w:rsidRPr="00ED23CB">
              <w:rPr>
                <w:rFonts w:ascii="Calibri" w:eastAsia="Times New Roman" w:hAnsi="Calibri" w:cs="Times New Roman"/>
                <w:color w:val="000000"/>
              </w:rPr>
              <w:t>Decker Island</w:t>
            </w:r>
          </w:p>
        </w:tc>
        <w:tc>
          <w:tcPr>
            <w:tcW w:w="0" w:type="auto"/>
            <w:shd w:val="clear" w:color="auto" w:fill="auto"/>
            <w:noWrap/>
            <w:vAlign w:val="center"/>
            <w:hideMark/>
          </w:tcPr>
          <w:p w14:paraId="54BFE3B8"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Sac River</w:t>
            </w:r>
          </w:p>
        </w:tc>
        <w:tc>
          <w:tcPr>
            <w:tcW w:w="0" w:type="auto"/>
            <w:shd w:val="clear" w:color="auto" w:fill="auto"/>
            <w:noWrap/>
            <w:vAlign w:val="center"/>
            <w:hideMark/>
          </w:tcPr>
          <w:p w14:paraId="608FEE65"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637" w:type="dxa"/>
            <w:shd w:val="clear" w:color="auto" w:fill="auto"/>
            <w:noWrap/>
            <w:vAlign w:val="center"/>
            <w:hideMark/>
          </w:tcPr>
          <w:p w14:paraId="0CB98FC2"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16</w:t>
            </w:r>
          </w:p>
        </w:tc>
        <w:tc>
          <w:tcPr>
            <w:tcW w:w="498" w:type="dxa"/>
            <w:shd w:val="clear" w:color="auto" w:fill="auto"/>
            <w:noWrap/>
            <w:vAlign w:val="center"/>
            <w:hideMark/>
          </w:tcPr>
          <w:p w14:paraId="45CCAAA4"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12</w:t>
            </w:r>
          </w:p>
        </w:tc>
        <w:tc>
          <w:tcPr>
            <w:tcW w:w="0" w:type="auto"/>
            <w:shd w:val="clear" w:color="auto" w:fill="auto"/>
            <w:noWrap/>
            <w:vAlign w:val="center"/>
            <w:hideMark/>
          </w:tcPr>
          <w:p w14:paraId="57BB3303"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12</w:t>
            </w:r>
          </w:p>
        </w:tc>
        <w:tc>
          <w:tcPr>
            <w:tcW w:w="0" w:type="auto"/>
            <w:shd w:val="clear" w:color="auto" w:fill="auto"/>
            <w:noWrap/>
            <w:vAlign w:val="center"/>
            <w:hideMark/>
          </w:tcPr>
          <w:p w14:paraId="43A0E756"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12</w:t>
            </w:r>
          </w:p>
        </w:tc>
        <w:tc>
          <w:tcPr>
            <w:tcW w:w="0" w:type="auto"/>
            <w:vAlign w:val="center"/>
          </w:tcPr>
          <w:p w14:paraId="1B18260A" w14:textId="34955935"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15</w:t>
            </w:r>
          </w:p>
        </w:tc>
        <w:tc>
          <w:tcPr>
            <w:tcW w:w="0" w:type="auto"/>
            <w:shd w:val="clear" w:color="auto" w:fill="auto"/>
            <w:noWrap/>
            <w:vAlign w:val="center"/>
            <w:hideMark/>
          </w:tcPr>
          <w:p w14:paraId="0ED7A1A4" w14:textId="77E80516"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12</w:t>
            </w:r>
          </w:p>
        </w:tc>
        <w:tc>
          <w:tcPr>
            <w:tcW w:w="551" w:type="dxa"/>
            <w:shd w:val="clear" w:color="auto" w:fill="auto"/>
            <w:noWrap/>
            <w:vAlign w:val="center"/>
            <w:hideMark/>
          </w:tcPr>
          <w:p w14:paraId="0160CA6D" w14:textId="2127FD4B"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64</w:t>
            </w:r>
          </w:p>
        </w:tc>
      </w:tr>
      <w:tr w:rsidR="00360460" w:rsidRPr="00ED23CB" w14:paraId="39B05C2A" w14:textId="229F9FD3" w:rsidTr="00360460">
        <w:trPr>
          <w:trHeight w:val="315"/>
        </w:trPr>
        <w:tc>
          <w:tcPr>
            <w:tcW w:w="0" w:type="auto"/>
            <w:shd w:val="clear" w:color="auto" w:fill="auto"/>
            <w:noWrap/>
            <w:vAlign w:val="center"/>
            <w:hideMark/>
          </w:tcPr>
          <w:p w14:paraId="055FFA94" w14:textId="77777777" w:rsidR="00360460" w:rsidRPr="00ED23CB" w:rsidRDefault="00360460" w:rsidP="00360460">
            <w:pPr>
              <w:spacing w:after="0" w:line="240" w:lineRule="auto"/>
              <w:rPr>
                <w:rFonts w:ascii="Calibri" w:eastAsia="Times New Roman" w:hAnsi="Calibri" w:cs="Times New Roman"/>
                <w:color w:val="000000"/>
              </w:rPr>
            </w:pPr>
            <w:r>
              <w:rPr>
                <w:rFonts w:ascii="Calibri" w:eastAsia="Times New Roman" w:hAnsi="Calibri" w:cs="Times New Roman"/>
                <w:color w:val="000000"/>
              </w:rPr>
              <w:t>Stacy’s Island</w:t>
            </w:r>
          </w:p>
        </w:tc>
        <w:tc>
          <w:tcPr>
            <w:tcW w:w="0" w:type="auto"/>
            <w:shd w:val="clear" w:color="auto" w:fill="auto"/>
            <w:noWrap/>
            <w:vAlign w:val="center"/>
            <w:hideMark/>
          </w:tcPr>
          <w:p w14:paraId="4E1CACA6"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Sac River</w:t>
            </w:r>
          </w:p>
        </w:tc>
        <w:tc>
          <w:tcPr>
            <w:tcW w:w="0" w:type="auto"/>
            <w:shd w:val="clear" w:color="auto" w:fill="auto"/>
            <w:noWrap/>
            <w:vAlign w:val="center"/>
            <w:hideMark/>
          </w:tcPr>
          <w:p w14:paraId="3D182E94"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637" w:type="dxa"/>
            <w:shd w:val="clear" w:color="auto" w:fill="auto"/>
            <w:noWrap/>
            <w:vAlign w:val="center"/>
            <w:hideMark/>
          </w:tcPr>
          <w:p w14:paraId="63BFA82C"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498" w:type="dxa"/>
            <w:shd w:val="clear" w:color="auto" w:fill="auto"/>
            <w:noWrap/>
            <w:vAlign w:val="center"/>
            <w:hideMark/>
          </w:tcPr>
          <w:p w14:paraId="4AA399F8"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shd w:val="clear" w:color="auto" w:fill="auto"/>
            <w:noWrap/>
            <w:vAlign w:val="center"/>
            <w:hideMark/>
          </w:tcPr>
          <w:p w14:paraId="01568DD9"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shd w:val="clear" w:color="auto" w:fill="auto"/>
            <w:noWrap/>
            <w:vAlign w:val="center"/>
            <w:hideMark/>
          </w:tcPr>
          <w:p w14:paraId="708C6DA2"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vAlign w:val="center"/>
          </w:tcPr>
          <w:p w14:paraId="0017121B" w14:textId="608C228E"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5656DBB5" w14:textId="087809A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551" w:type="dxa"/>
            <w:shd w:val="clear" w:color="auto" w:fill="auto"/>
            <w:noWrap/>
            <w:vAlign w:val="center"/>
            <w:hideMark/>
          </w:tcPr>
          <w:p w14:paraId="5D379DDF" w14:textId="51B7BF3B"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20</w:t>
            </w:r>
          </w:p>
        </w:tc>
      </w:tr>
      <w:tr w:rsidR="00360460" w:rsidRPr="00ED23CB" w14:paraId="2E988F6D" w14:textId="39DA2475" w:rsidTr="00360460">
        <w:trPr>
          <w:trHeight w:val="315"/>
        </w:trPr>
        <w:tc>
          <w:tcPr>
            <w:tcW w:w="0" w:type="auto"/>
            <w:shd w:val="clear" w:color="auto" w:fill="auto"/>
            <w:noWrap/>
            <w:vAlign w:val="center"/>
            <w:hideMark/>
          </w:tcPr>
          <w:p w14:paraId="3DCC7D2B" w14:textId="77777777" w:rsidR="00360460" w:rsidRPr="00ED23CB" w:rsidRDefault="00360460" w:rsidP="00360460">
            <w:pPr>
              <w:spacing w:after="0" w:line="240" w:lineRule="auto"/>
              <w:rPr>
                <w:rFonts w:ascii="Calibri" w:eastAsia="Times New Roman" w:hAnsi="Calibri" w:cs="Times New Roman"/>
                <w:color w:val="000000"/>
              </w:rPr>
            </w:pPr>
            <w:r>
              <w:rPr>
                <w:rFonts w:ascii="Calibri" w:eastAsia="Times New Roman" w:hAnsi="Calibri" w:cs="Times New Roman"/>
                <w:color w:val="000000"/>
              </w:rPr>
              <w:t>IEP station 705</w:t>
            </w:r>
          </w:p>
        </w:tc>
        <w:tc>
          <w:tcPr>
            <w:tcW w:w="0" w:type="auto"/>
            <w:shd w:val="clear" w:color="auto" w:fill="auto"/>
            <w:noWrap/>
            <w:vAlign w:val="center"/>
            <w:hideMark/>
          </w:tcPr>
          <w:p w14:paraId="68EAA027"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Sac River</w:t>
            </w:r>
          </w:p>
        </w:tc>
        <w:tc>
          <w:tcPr>
            <w:tcW w:w="0" w:type="auto"/>
            <w:shd w:val="clear" w:color="auto" w:fill="auto"/>
            <w:noWrap/>
            <w:vAlign w:val="center"/>
            <w:hideMark/>
          </w:tcPr>
          <w:p w14:paraId="0C0EE797"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channel</w:t>
            </w:r>
          </w:p>
        </w:tc>
        <w:tc>
          <w:tcPr>
            <w:tcW w:w="637" w:type="dxa"/>
            <w:shd w:val="clear" w:color="auto" w:fill="auto"/>
            <w:noWrap/>
            <w:vAlign w:val="center"/>
            <w:hideMark/>
          </w:tcPr>
          <w:p w14:paraId="32D74327"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498" w:type="dxa"/>
            <w:shd w:val="clear" w:color="auto" w:fill="auto"/>
            <w:noWrap/>
            <w:vAlign w:val="center"/>
            <w:hideMark/>
          </w:tcPr>
          <w:p w14:paraId="07380AF5"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shd w:val="clear" w:color="auto" w:fill="auto"/>
            <w:noWrap/>
            <w:vAlign w:val="center"/>
            <w:hideMark/>
          </w:tcPr>
          <w:p w14:paraId="0C09200A"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shd w:val="clear" w:color="auto" w:fill="auto"/>
            <w:noWrap/>
            <w:vAlign w:val="center"/>
            <w:hideMark/>
          </w:tcPr>
          <w:p w14:paraId="551EDA9A"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vAlign w:val="center"/>
          </w:tcPr>
          <w:p w14:paraId="7372D843" w14:textId="7B168A25"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1BB51DEA" w14:textId="101E3F66"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551" w:type="dxa"/>
            <w:shd w:val="clear" w:color="auto" w:fill="auto"/>
            <w:noWrap/>
            <w:vAlign w:val="center"/>
            <w:hideMark/>
          </w:tcPr>
          <w:p w14:paraId="0E4956EE" w14:textId="7F1E9539"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22</w:t>
            </w:r>
          </w:p>
        </w:tc>
      </w:tr>
      <w:tr w:rsidR="00360460" w:rsidRPr="00ED23CB" w14:paraId="6941003F" w14:textId="4DEB6FBC" w:rsidTr="00360460">
        <w:trPr>
          <w:trHeight w:val="315"/>
        </w:trPr>
        <w:tc>
          <w:tcPr>
            <w:tcW w:w="0" w:type="auto"/>
            <w:shd w:val="clear" w:color="auto" w:fill="auto"/>
            <w:noWrap/>
            <w:vAlign w:val="center"/>
            <w:hideMark/>
          </w:tcPr>
          <w:p w14:paraId="2DC30D75" w14:textId="77777777" w:rsidR="00360460" w:rsidRPr="00ED23CB" w:rsidRDefault="00360460" w:rsidP="00360460">
            <w:pPr>
              <w:spacing w:after="0" w:line="240" w:lineRule="auto"/>
              <w:rPr>
                <w:rFonts w:ascii="Calibri" w:eastAsia="Times New Roman" w:hAnsi="Calibri" w:cs="Times New Roman"/>
                <w:color w:val="000000"/>
              </w:rPr>
            </w:pPr>
            <w:r w:rsidRPr="00ED23CB">
              <w:rPr>
                <w:rFonts w:ascii="Calibri" w:eastAsia="Times New Roman" w:hAnsi="Calibri" w:cs="Times New Roman"/>
                <w:color w:val="000000"/>
              </w:rPr>
              <w:t>IEP station 724</w:t>
            </w:r>
          </w:p>
        </w:tc>
        <w:tc>
          <w:tcPr>
            <w:tcW w:w="0" w:type="auto"/>
            <w:shd w:val="clear" w:color="auto" w:fill="auto"/>
            <w:noWrap/>
            <w:vAlign w:val="center"/>
            <w:hideMark/>
          </w:tcPr>
          <w:p w14:paraId="2EE81892"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Cache Slough</w:t>
            </w:r>
          </w:p>
        </w:tc>
        <w:tc>
          <w:tcPr>
            <w:tcW w:w="0" w:type="auto"/>
            <w:shd w:val="clear" w:color="auto" w:fill="auto"/>
            <w:noWrap/>
            <w:vAlign w:val="center"/>
            <w:hideMark/>
          </w:tcPr>
          <w:p w14:paraId="1903756E"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channel</w:t>
            </w:r>
          </w:p>
        </w:tc>
        <w:tc>
          <w:tcPr>
            <w:tcW w:w="637" w:type="dxa"/>
            <w:shd w:val="clear" w:color="auto" w:fill="auto"/>
            <w:noWrap/>
            <w:vAlign w:val="center"/>
            <w:hideMark/>
          </w:tcPr>
          <w:p w14:paraId="34BCAF04"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498" w:type="dxa"/>
            <w:shd w:val="clear" w:color="auto" w:fill="auto"/>
            <w:noWrap/>
            <w:vAlign w:val="center"/>
            <w:hideMark/>
          </w:tcPr>
          <w:p w14:paraId="4592ECD1"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shd w:val="clear" w:color="auto" w:fill="auto"/>
            <w:noWrap/>
            <w:vAlign w:val="center"/>
            <w:hideMark/>
          </w:tcPr>
          <w:p w14:paraId="3093E8E4"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shd w:val="clear" w:color="auto" w:fill="auto"/>
            <w:noWrap/>
            <w:vAlign w:val="center"/>
            <w:hideMark/>
          </w:tcPr>
          <w:p w14:paraId="355A39F0"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vAlign w:val="center"/>
          </w:tcPr>
          <w:p w14:paraId="71E337D2" w14:textId="2ABEACD2"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616D6E1F" w14:textId="17DF7048"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551" w:type="dxa"/>
            <w:shd w:val="clear" w:color="auto" w:fill="auto"/>
            <w:noWrap/>
            <w:vAlign w:val="center"/>
            <w:hideMark/>
          </w:tcPr>
          <w:p w14:paraId="3E269578" w14:textId="3382AFCF"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20</w:t>
            </w:r>
          </w:p>
        </w:tc>
      </w:tr>
      <w:tr w:rsidR="00360460" w:rsidRPr="00ED23CB" w14:paraId="60E95549" w14:textId="5E5FDFB9" w:rsidTr="00360460">
        <w:trPr>
          <w:trHeight w:val="315"/>
        </w:trPr>
        <w:tc>
          <w:tcPr>
            <w:tcW w:w="0" w:type="auto"/>
            <w:shd w:val="clear" w:color="auto" w:fill="auto"/>
            <w:noWrap/>
            <w:vAlign w:val="center"/>
          </w:tcPr>
          <w:p w14:paraId="7DB3610D" w14:textId="77777777" w:rsidR="00360460" w:rsidRPr="00ED23CB" w:rsidRDefault="00360460" w:rsidP="00360460">
            <w:pPr>
              <w:spacing w:after="0" w:line="240" w:lineRule="auto"/>
              <w:rPr>
                <w:rFonts w:ascii="Calibri" w:eastAsia="Times New Roman" w:hAnsi="Calibri" w:cs="Times New Roman"/>
                <w:color w:val="000000"/>
              </w:rPr>
            </w:pPr>
            <w:r>
              <w:rPr>
                <w:rFonts w:ascii="Calibri" w:eastAsia="Times New Roman" w:hAnsi="Calibri" w:cs="Times New Roman"/>
                <w:color w:val="000000"/>
              </w:rPr>
              <w:t>Flyway Farms</w:t>
            </w:r>
          </w:p>
        </w:tc>
        <w:tc>
          <w:tcPr>
            <w:tcW w:w="0" w:type="auto"/>
            <w:shd w:val="clear" w:color="auto" w:fill="auto"/>
            <w:noWrap/>
            <w:vAlign w:val="center"/>
          </w:tcPr>
          <w:p w14:paraId="659F2CB3"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Cache Slough</w:t>
            </w:r>
          </w:p>
        </w:tc>
        <w:tc>
          <w:tcPr>
            <w:tcW w:w="0" w:type="auto"/>
            <w:shd w:val="clear" w:color="auto" w:fill="auto"/>
            <w:noWrap/>
          </w:tcPr>
          <w:p w14:paraId="2682CE55" w14:textId="77777777" w:rsidR="00360460" w:rsidRPr="00D96FF8"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 wetland</w:t>
            </w:r>
          </w:p>
        </w:tc>
        <w:tc>
          <w:tcPr>
            <w:tcW w:w="637" w:type="dxa"/>
            <w:shd w:val="clear" w:color="auto" w:fill="auto"/>
            <w:noWrap/>
            <w:vAlign w:val="center"/>
          </w:tcPr>
          <w:p w14:paraId="03325DA9"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498" w:type="dxa"/>
            <w:shd w:val="clear" w:color="auto" w:fill="auto"/>
            <w:noWrap/>
            <w:vAlign w:val="center"/>
          </w:tcPr>
          <w:p w14:paraId="3E3FDA83"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0" w:type="auto"/>
            <w:shd w:val="clear" w:color="auto" w:fill="auto"/>
            <w:noWrap/>
            <w:vAlign w:val="center"/>
          </w:tcPr>
          <w:p w14:paraId="32AE9D53"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0" w:type="auto"/>
            <w:shd w:val="clear" w:color="auto" w:fill="auto"/>
            <w:noWrap/>
            <w:vAlign w:val="center"/>
          </w:tcPr>
          <w:p w14:paraId="6FD63970"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0" w:type="auto"/>
            <w:vAlign w:val="center"/>
          </w:tcPr>
          <w:p w14:paraId="452A3C59" w14:textId="6FF8C609" w:rsidR="00360460"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tcPr>
          <w:p w14:paraId="0866780D" w14:textId="34E15FF0"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551" w:type="dxa"/>
            <w:shd w:val="clear" w:color="auto" w:fill="auto"/>
            <w:noWrap/>
            <w:vAlign w:val="center"/>
          </w:tcPr>
          <w:p w14:paraId="5E182FA9" w14:textId="779C8132" w:rsidR="00360460" w:rsidRPr="00ED23CB" w:rsidRDefault="00360460" w:rsidP="00360460">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22</w:t>
            </w:r>
          </w:p>
        </w:tc>
      </w:tr>
      <w:tr w:rsidR="00360460" w:rsidRPr="00ED23CB" w14:paraId="17ACEDC8" w14:textId="414A933D" w:rsidTr="00360460">
        <w:trPr>
          <w:trHeight w:val="315"/>
        </w:trPr>
        <w:tc>
          <w:tcPr>
            <w:tcW w:w="0" w:type="auto"/>
            <w:shd w:val="clear" w:color="auto" w:fill="auto"/>
            <w:noWrap/>
            <w:vAlign w:val="center"/>
            <w:hideMark/>
          </w:tcPr>
          <w:p w14:paraId="7279CB20" w14:textId="77777777" w:rsidR="00360460" w:rsidRPr="00ED23CB" w:rsidRDefault="00360460" w:rsidP="00360460">
            <w:pPr>
              <w:spacing w:after="0" w:line="240" w:lineRule="auto"/>
              <w:rPr>
                <w:rFonts w:ascii="Calibri" w:eastAsia="Times New Roman" w:hAnsi="Calibri" w:cs="Times New Roman"/>
                <w:color w:val="000000"/>
              </w:rPr>
            </w:pPr>
            <w:r w:rsidRPr="00ED23CB">
              <w:rPr>
                <w:rFonts w:ascii="Calibri" w:eastAsia="Times New Roman" w:hAnsi="Calibri" w:cs="Times New Roman"/>
                <w:color w:val="000000"/>
              </w:rPr>
              <w:t>Prospect Island</w:t>
            </w:r>
          </w:p>
        </w:tc>
        <w:tc>
          <w:tcPr>
            <w:tcW w:w="0" w:type="auto"/>
            <w:shd w:val="clear" w:color="auto" w:fill="auto"/>
            <w:noWrap/>
            <w:vAlign w:val="center"/>
            <w:hideMark/>
          </w:tcPr>
          <w:p w14:paraId="45728342"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Cache Slough</w:t>
            </w:r>
          </w:p>
        </w:tc>
        <w:tc>
          <w:tcPr>
            <w:tcW w:w="0" w:type="auto"/>
            <w:shd w:val="clear" w:color="auto" w:fill="auto"/>
            <w:noWrap/>
            <w:hideMark/>
          </w:tcPr>
          <w:p w14:paraId="552265E6" w14:textId="77777777" w:rsidR="00360460" w:rsidRPr="00ED23CB" w:rsidRDefault="00360460" w:rsidP="00360460">
            <w:pPr>
              <w:spacing w:after="0" w:line="240" w:lineRule="auto"/>
              <w:jc w:val="center"/>
              <w:rPr>
                <w:rFonts w:ascii="Calibri" w:eastAsia="Times New Roman" w:hAnsi="Calibri" w:cs="Times New Roman"/>
                <w:color w:val="000000"/>
              </w:rPr>
            </w:pPr>
            <w:r w:rsidRPr="00D96FF8">
              <w:rPr>
                <w:rFonts w:ascii="Calibri" w:eastAsia="Times New Roman" w:hAnsi="Calibri" w:cs="Times New Roman"/>
                <w:color w:val="000000"/>
              </w:rPr>
              <w:t>tidal wetland</w:t>
            </w:r>
          </w:p>
        </w:tc>
        <w:tc>
          <w:tcPr>
            <w:tcW w:w="637" w:type="dxa"/>
            <w:shd w:val="clear" w:color="auto" w:fill="auto"/>
            <w:noWrap/>
            <w:vAlign w:val="center"/>
            <w:hideMark/>
          </w:tcPr>
          <w:p w14:paraId="23AC0A1D"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12</w:t>
            </w:r>
          </w:p>
        </w:tc>
        <w:tc>
          <w:tcPr>
            <w:tcW w:w="498" w:type="dxa"/>
            <w:shd w:val="clear" w:color="auto" w:fill="auto"/>
            <w:noWrap/>
            <w:vAlign w:val="center"/>
            <w:hideMark/>
          </w:tcPr>
          <w:p w14:paraId="1A0CC10C"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765699E9"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735B7474"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vAlign w:val="center"/>
          </w:tcPr>
          <w:p w14:paraId="1967FBEC" w14:textId="35D227A1"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168F8D3D" w14:textId="005A0B16"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551" w:type="dxa"/>
            <w:shd w:val="clear" w:color="auto" w:fill="auto"/>
            <w:noWrap/>
            <w:vAlign w:val="center"/>
            <w:hideMark/>
          </w:tcPr>
          <w:p w14:paraId="1C2A23D2" w14:textId="2D487A63"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36</w:t>
            </w:r>
          </w:p>
        </w:tc>
      </w:tr>
      <w:tr w:rsidR="00360460" w:rsidRPr="00ED23CB" w14:paraId="77494C7F" w14:textId="3300D7A0" w:rsidTr="00360460">
        <w:trPr>
          <w:trHeight w:val="315"/>
        </w:trPr>
        <w:tc>
          <w:tcPr>
            <w:tcW w:w="0" w:type="auto"/>
            <w:shd w:val="clear" w:color="auto" w:fill="auto"/>
            <w:noWrap/>
            <w:vAlign w:val="center"/>
            <w:hideMark/>
          </w:tcPr>
          <w:p w14:paraId="602AD7DD" w14:textId="77777777" w:rsidR="00360460" w:rsidRPr="00ED23CB" w:rsidRDefault="00360460" w:rsidP="00360460">
            <w:pPr>
              <w:spacing w:after="0" w:line="240" w:lineRule="auto"/>
              <w:rPr>
                <w:rFonts w:ascii="Calibri" w:eastAsia="Times New Roman" w:hAnsi="Calibri" w:cs="Times New Roman"/>
                <w:color w:val="000000"/>
              </w:rPr>
            </w:pPr>
            <w:r>
              <w:rPr>
                <w:rFonts w:ascii="Calibri" w:eastAsia="Times New Roman" w:hAnsi="Calibri" w:cs="Times New Roman"/>
                <w:color w:val="000000"/>
              </w:rPr>
              <w:t>Liberty Island</w:t>
            </w:r>
          </w:p>
        </w:tc>
        <w:tc>
          <w:tcPr>
            <w:tcW w:w="0" w:type="auto"/>
            <w:shd w:val="clear" w:color="auto" w:fill="auto"/>
            <w:noWrap/>
            <w:vAlign w:val="center"/>
            <w:hideMark/>
          </w:tcPr>
          <w:p w14:paraId="66A81AB1"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Cache Slough</w:t>
            </w:r>
          </w:p>
        </w:tc>
        <w:tc>
          <w:tcPr>
            <w:tcW w:w="0" w:type="auto"/>
            <w:shd w:val="clear" w:color="auto" w:fill="auto"/>
            <w:noWrap/>
            <w:hideMark/>
          </w:tcPr>
          <w:p w14:paraId="5A14D73C" w14:textId="77777777" w:rsidR="00360460" w:rsidRPr="00ED23CB" w:rsidRDefault="00360460" w:rsidP="00360460">
            <w:pPr>
              <w:spacing w:after="0" w:line="240" w:lineRule="auto"/>
              <w:jc w:val="center"/>
              <w:rPr>
                <w:rFonts w:ascii="Calibri" w:eastAsia="Times New Roman" w:hAnsi="Calibri" w:cs="Times New Roman"/>
                <w:color w:val="000000"/>
              </w:rPr>
            </w:pPr>
            <w:r w:rsidRPr="00D96FF8">
              <w:rPr>
                <w:rFonts w:ascii="Calibri" w:eastAsia="Times New Roman" w:hAnsi="Calibri" w:cs="Times New Roman"/>
                <w:color w:val="000000"/>
              </w:rPr>
              <w:t>tidal wetland</w:t>
            </w:r>
          </w:p>
        </w:tc>
        <w:tc>
          <w:tcPr>
            <w:tcW w:w="637" w:type="dxa"/>
            <w:shd w:val="clear" w:color="auto" w:fill="auto"/>
            <w:noWrap/>
            <w:vAlign w:val="center"/>
            <w:hideMark/>
          </w:tcPr>
          <w:p w14:paraId="6C91F7F4"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10</w:t>
            </w:r>
          </w:p>
        </w:tc>
        <w:tc>
          <w:tcPr>
            <w:tcW w:w="498" w:type="dxa"/>
            <w:shd w:val="clear" w:color="auto" w:fill="auto"/>
            <w:noWrap/>
            <w:vAlign w:val="center"/>
            <w:hideMark/>
          </w:tcPr>
          <w:p w14:paraId="36E23FB5"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20B2C42B"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0" w:type="auto"/>
            <w:shd w:val="clear" w:color="auto" w:fill="auto"/>
            <w:noWrap/>
            <w:vAlign w:val="center"/>
            <w:hideMark/>
          </w:tcPr>
          <w:p w14:paraId="051C6F0E"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vAlign w:val="center"/>
          </w:tcPr>
          <w:p w14:paraId="1D87EF2E" w14:textId="5A4715BE" w:rsidR="00360460"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24</w:t>
            </w:r>
          </w:p>
        </w:tc>
        <w:tc>
          <w:tcPr>
            <w:tcW w:w="0" w:type="auto"/>
            <w:shd w:val="clear" w:color="auto" w:fill="auto"/>
            <w:noWrap/>
            <w:vAlign w:val="center"/>
            <w:hideMark/>
          </w:tcPr>
          <w:p w14:paraId="2EDD1FDD" w14:textId="453857AA"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551" w:type="dxa"/>
            <w:shd w:val="clear" w:color="auto" w:fill="auto"/>
            <w:noWrap/>
            <w:vAlign w:val="center"/>
            <w:hideMark/>
          </w:tcPr>
          <w:p w14:paraId="741C2877" w14:textId="23794CAD" w:rsidR="00360460" w:rsidRPr="00ED23CB" w:rsidRDefault="00360460" w:rsidP="00360460">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22</w:t>
            </w:r>
          </w:p>
        </w:tc>
      </w:tr>
      <w:tr w:rsidR="00360460" w:rsidRPr="00ED23CB" w14:paraId="71C51830" w14:textId="7EC773C0" w:rsidTr="00360460">
        <w:trPr>
          <w:trHeight w:val="315"/>
        </w:trPr>
        <w:tc>
          <w:tcPr>
            <w:tcW w:w="0" w:type="auto"/>
            <w:shd w:val="clear" w:color="auto" w:fill="auto"/>
            <w:noWrap/>
            <w:vAlign w:val="center"/>
            <w:hideMark/>
          </w:tcPr>
          <w:p w14:paraId="52089A4C" w14:textId="77777777" w:rsidR="00360460" w:rsidRPr="00ED23CB" w:rsidRDefault="00360460" w:rsidP="00360460">
            <w:pPr>
              <w:spacing w:after="0" w:line="240" w:lineRule="auto"/>
              <w:rPr>
                <w:rFonts w:ascii="Calibri" w:eastAsia="Times New Roman" w:hAnsi="Calibri" w:cs="Times New Roman"/>
                <w:color w:val="000000"/>
              </w:rPr>
            </w:pPr>
            <w:r w:rsidRPr="00ED23CB">
              <w:rPr>
                <w:rFonts w:ascii="Calibri" w:eastAsia="Times New Roman" w:hAnsi="Calibri" w:cs="Times New Roman"/>
                <w:color w:val="000000"/>
              </w:rPr>
              <w:t>Blacklock</w:t>
            </w:r>
          </w:p>
        </w:tc>
        <w:tc>
          <w:tcPr>
            <w:tcW w:w="0" w:type="auto"/>
            <w:shd w:val="clear" w:color="auto" w:fill="auto"/>
            <w:noWrap/>
            <w:vAlign w:val="center"/>
            <w:hideMark/>
          </w:tcPr>
          <w:p w14:paraId="2F1440AF"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Suisun</w:t>
            </w:r>
          </w:p>
        </w:tc>
        <w:tc>
          <w:tcPr>
            <w:tcW w:w="0" w:type="auto"/>
            <w:shd w:val="clear" w:color="auto" w:fill="auto"/>
            <w:noWrap/>
            <w:vAlign w:val="center"/>
            <w:hideMark/>
          </w:tcPr>
          <w:p w14:paraId="370242B5"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637" w:type="dxa"/>
            <w:shd w:val="clear" w:color="auto" w:fill="auto"/>
            <w:noWrap/>
            <w:vAlign w:val="center"/>
            <w:hideMark/>
          </w:tcPr>
          <w:p w14:paraId="6CC5D804"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498" w:type="dxa"/>
            <w:shd w:val="clear" w:color="auto" w:fill="auto"/>
            <w:noWrap/>
            <w:vAlign w:val="center"/>
            <w:hideMark/>
          </w:tcPr>
          <w:p w14:paraId="7CFD0F7B"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shd w:val="clear" w:color="auto" w:fill="auto"/>
            <w:noWrap/>
            <w:vAlign w:val="center"/>
            <w:hideMark/>
          </w:tcPr>
          <w:p w14:paraId="1347CF9B"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shd w:val="clear" w:color="auto" w:fill="auto"/>
            <w:noWrap/>
            <w:vAlign w:val="center"/>
            <w:hideMark/>
          </w:tcPr>
          <w:p w14:paraId="44F432C4"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0" w:type="auto"/>
            <w:vAlign w:val="center"/>
          </w:tcPr>
          <w:p w14:paraId="387F44A0" w14:textId="7419F416"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674C71A7" w14:textId="02EF7C46"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4</w:t>
            </w:r>
          </w:p>
        </w:tc>
        <w:tc>
          <w:tcPr>
            <w:tcW w:w="551" w:type="dxa"/>
            <w:shd w:val="clear" w:color="auto" w:fill="auto"/>
            <w:noWrap/>
            <w:vAlign w:val="center"/>
            <w:hideMark/>
          </w:tcPr>
          <w:p w14:paraId="7AB0F572" w14:textId="5444B3C2"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22</w:t>
            </w:r>
          </w:p>
        </w:tc>
      </w:tr>
      <w:tr w:rsidR="00360460" w:rsidRPr="00ED23CB" w14:paraId="4A54BE91" w14:textId="41421F3D" w:rsidTr="00360460">
        <w:trPr>
          <w:trHeight w:val="360"/>
        </w:trPr>
        <w:tc>
          <w:tcPr>
            <w:tcW w:w="0" w:type="auto"/>
            <w:shd w:val="clear" w:color="auto" w:fill="auto"/>
            <w:noWrap/>
            <w:vAlign w:val="center"/>
            <w:hideMark/>
          </w:tcPr>
          <w:p w14:paraId="313DDA5B" w14:textId="77777777" w:rsidR="00360460" w:rsidRPr="00ED23CB" w:rsidRDefault="00360460" w:rsidP="00360460">
            <w:pPr>
              <w:spacing w:after="0" w:line="240" w:lineRule="auto"/>
              <w:rPr>
                <w:rFonts w:ascii="Calibri" w:eastAsia="Times New Roman" w:hAnsi="Calibri" w:cs="Times New Roman"/>
                <w:color w:val="000000"/>
              </w:rPr>
            </w:pPr>
            <w:r w:rsidRPr="00ED23CB">
              <w:rPr>
                <w:rFonts w:ascii="Calibri" w:eastAsia="Times New Roman" w:hAnsi="Calibri" w:cs="Times New Roman"/>
                <w:color w:val="000000"/>
              </w:rPr>
              <w:t>Bradmoor</w:t>
            </w:r>
          </w:p>
        </w:tc>
        <w:tc>
          <w:tcPr>
            <w:tcW w:w="0" w:type="auto"/>
            <w:shd w:val="clear" w:color="auto" w:fill="auto"/>
            <w:noWrap/>
            <w:vAlign w:val="center"/>
            <w:hideMark/>
          </w:tcPr>
          <w:p w14:paraId="2CEEA4B5"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Suisun</w:t>
            </w:r>
          </w:p>
        </w:tc>
        <w:tc>
          <w:tcPr>
            <w:tcW w:w="0" w:type="auto"/>
            <w:shd w:val="clear" w:color="auto" w:fill="auto"/>
            <w:noWrap/>
            <w:vAlign w:val="center"/>
            <w:hideMark/>
          </w:tcPr>
          <w:p w14:paraId="5A3190D0"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637" w:type="dxa"/>
            <w:shd w:val="clear" w:color="auto" w:fill="auto"/>
            <w:noWrap/>
            <w:vAlign w:val="center"/>
            <w:hideMark/>
          </w:tcPr>
          <w:p w14:paraId="3A8D6C55"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10</w:t>
            </w:r>
          </w:p>
        </w:tc>
        <w:tc>
          <w:tcPr>
            <w:tcW w:w="498" w:type="dxa"/>
            <w:shd w:val="clear" w:color="auto" w:fill="auto"/>
            <w:noWrap/>
            <w:vAlign w:val="center"/>
            <w:hideMark/>
          </w:tcPr>
          <w:p w14:paraId="5E81BA84"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31DD384A"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shd w:val="clear" w:color="auto" w:fill="auto"/>
            <w:noWrap/>
            <w:vAlign w:val="center"/>
            <w:hideMark/>
          </w:tcPr>
          <w:p w14:paraId="0EC53CA9"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0" w:type="auto"/>
            <w:vAlign w:val="center"/>
          </w:tcPr>
          <w:p w14:paraId="791F58C5" w14:textId="22B5D692" w:rsidR="00360460" w:rsidRPr="00ED23CB"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3FB4E7B3" w14:textId="057874A4"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6</w:t>
            </w:r>
          </w:p>
        </w:tc>
        <w:tc>
          <w:tcPr>
            <w:tcW w:w="551" w:type="dxa"/>
            <w:shd w:val="clear" w:color="auto" w:fill="auto"/>
            <w:noWrap/>
            <w:vAlign w:val="center"/>
            <w:hideMark/>
          </w:tcPr>
          <w:p w14:paraId="1A29A2BC" w14:textId="200ECC23"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34</w:t>
            </w:r>
          </w:p>
        </w:tc>
      </w:tr>
      <w:tr w:rsidR="00360460" w:rsidRPr="00ED23CB" w14:paraId="6A238F4F" w14:textId="616972C1" w:rsidTr="00360460">
        <w:trPr>
          <w:trHeight w:val="315"/>
        </w:trPr>
        <w:tc>
          <w:tcPr>
            <w:tcW w:w="0" w:type="auto"/>
            <w:tcBorders>
              <w:bottom w:val="single" w:sz="8" w:space="0" w:color="auto"/>
            </w:tcBorders>
            <w:shd w:val="clear" w:color="auto" w:fill="auto"/>
            <w:noWrap/>
            <w:vAlign w:val="center"/>
            <w:hideMark/>
          </w:tcPr>
          <w:p w14:paraId="301FAA53" w14:textId="77777777" w:rsidR="00360460" w:rsidRPr="00ED23CB" w:rsidRDefault="00360460" w:rsidP="00360460">
            <w:pPr>
              <w:spacing w:after="0" w:line="240" w:lineRule="auto"/>
              <w:rPr>
                <w:rFonts w:ascii="Calibri" w:eastAsia="Times New Roman" w:hAnsi="Calibri" w:cs="Times New Roman"/>
                <w:color w:val="000000"/>
              </w:rPr>
            </w:pPr>
            <w:r w:rsidRPr="00ED23CB">
              <w:rPr>
                <w:rFonts w:ascii="Calibri" w:eastAsia="Times New Roman" w:hAnsi="Calibri" w:cs="Times New Roman"/>
                <w:color w:val="000000"/>
              </w:rPr>
              <w:lastRenderedPageBreak/>
              <w:t>Little Honker Bay</w:t>
            </w:r>
          </w:p>
        </w:tc>
        <w:tc>
          <w:tcPr>
            <w:tcW w:w="0" w:type="auto"/>
            <w:tcBorders>
              <w:bottom w:val="single" w:sz="8" w:space="0" w:color="auto"/>
            </w:tcBorders>
            <w:shd w:val="clear" w:color="auto" w:fill="auto"/>
            <w:noWrap/>
            <w:vAlign w:val="center"/>
            <w:hideMark/>
          </w:tcPr>
          <w:p w14:paraId="49D61056"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Suisun</w:t>
            </w:r>
          </w:p>
        </w:tc>
        <w:tc>
          <w:tcPr>
            <w:tcW w:w="0" w:type="auto"/>
            <w:shd w:val="clear" w:color="auto" w:fill="auto"/>
            <w:noWrap/>
            <w:vAlign w:val="center"/>
            <w:hideMark/>
          </w:tcPr>
          <w:p w14:paraId="343D9972" w14:textId="77777777" w:rsidR="00360460" w:rsidRPr="00ED23CB" w:rsidRDefault="00360460" w:rsidP="00360460">
            <w:pPr>
              <w:spacing w:after="0" w:line="240" w:lineRule="auto"/>
              <w:jc w:val="center"/>
              <w:rPr>
                <w:rFonts w:ascii="Calibri" w:eastAsia="Times New Roman" w:hAnsi="Calibri" w:cs="Times New Roman"/>
                <w:color w:val="000000"/>
              </w:rPr>
            </w:pPr>
            <w:r w:rsidRPr="00ED23CB">
              <w:rPr>
                <w:rFonts w:ascii="Calibri" w:eastAsia="Times New Roman" w:hAnsi="Calibri" w:cs="Times New Roman"/>
                <w:color w:val="000000"/>
              </w:rPr>
              <w:t>shallow open water</w:t>
            </w:r>
          </w:p>
        </w:tc>
        <w:tc>
          <w:tcPr>
            <w:tcW w:w="637" w:type="dxa"/>
            <w:shd w:val="clear" w:color="auto" w:fill="auto"/>
            <w:noWrap/>
            <w:vAlign w:val="center"/>
            <w:hideMark/>
          </w:tcPr>
          <w:p w14:paraId="3A347AF6"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498" w:type="dxa"/>
            <w:shd w:val="clear" w:color="auto" w:fill="auto"/>
            <w:noWrap/>
            <w:vAlign w:val="center"/>
            <w:hideMark/>
          </w:tcPr>
          <w:p w14:paraId="0A5E1353"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0" w:type="auto"/>
            <w:shd w:val="clear" w:color="auto" w:fill="auto"/>
            <w:noWrap/>
            <w:vAlign w:val="center"/>
            <w:hideMark/>
          </w:tcPr>
          <w:p w14:paraId="56181677"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0" w:type="auto"/>
            <w:shd w:val="clear" w:color="auto" w:fill="auto"/>
            <w:noWrap/>
            <w:vAlign w:val="center"/>
            <w:hideMark/>
          </w:tcPr>
          <w:p w14:paraId="7522BFB9" w14:textId="77777777"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0" w:type="auto"/>
            <w:vAlign w:val="center"/>
          </w:tcPr>
          <w:p w14:paraId="2BDE03B2" w14:textId="34F56C24" w:rsidR="00360460" w:rsidRDefault="00360460" w:rsidP="00360460">
            <w:pPr>
              <w:spacing w:after="0" w:line="240" w:lineRule="auto"/>
              <w:jc w:val="center"/>
              <w:rPr>
                <w:rFonts w:ascii="Calibri" w:eastAsia="Times New Roman" w:hAnsi="Calibri" w:cs="Times New Roman"/>
                <w:color w:val="000000"/>
              </w:rPr>
            </w:pPr>
            <w:r w:rsidRPr="00BC71C0">
              <w:rPr>
                <w:rFonts w:ascii="Calibri" w:eastAsia="Times New Roman" w:hAnsi="Calibri" w:cs="Times New Roman"/>
                <w:color w:val="000000"/>
              </w:rPr>
              <w:t>6</w:t>
            </w:r>
          </w:p>
        </w:tc>
        <w:tc>
          <w:tcPr>
            <w:tcW w:w="0" w:type="auto"/>
            <w:shd w:val="clear" w:color="auto" w:fill="auto"/>
            <w:noWrap/>
            <w:vAlign w:val="center"/>
            <w:hideMark/>
          </w:tcPr>
          <w:p w14:paraId="51221D02" w14:textId="429D6950" w:rsidR="00360460" w:rsidRPr="00ED23CB" w:rsidRDefault="00360460" w:rsidP="0036046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551" w:type="dxa"/>
            <w:shd w:val="clear" w:color="auto" w:fill="auto"/>
            <w:noWrap/>
            <w:vAlign w:val="center"/>
            <w:hideMark/>
          </w:tcPr>
          <w:p w14:paraId="24BFB8DC" w14:textId="68856B09" w:rsidR="00360460" w:rsidRPr="00ED23CB" w:rsidRDefault="00360460" w:rsidP="00360460">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34</w:t>
            </w:r>
          </w:p>
        </w:tc>
      </w:tr>
      <w:tr w:rsidR="00360460" w:rsidRPr="00ED23CB" w14:paraId="626249A6" w14:textId="0F541808" w:rsidTr="00360460">
        <w:trPr>
          <w:trHeight w:val="315"/>
        </w:trPr>
        <w:tc>
          <w:tcPr>
            <w:tcW w:w="0" w:type="auto"/>
            <w:tcBorders>
              <w:left w:val="nil"/>
              <w:bottom w:val="nil"/>
              <w:right w:val="nil"/>
            </w:tcBorders>
            <w:shd w:val="clear" w:color="auto" w:fill="auto"/>
            <w:noWrap/>
            <w:vAlign w:val="bottom"/>
            <w:hideMark/>
          </w:tcPr>
          <w:p w14:paraId="713DBD29" w14:textId="77777777" w:rsidR="00360460" w:rsidRPr="00ED23CB" w:rsidRDefault="00360460" w:rsidP="00360460">
            <w:pPr>
              <w:spacing w:after="0" w:line="240" w:lineRule="auto"/>
              <w:rPr>
                <w:rFonts w:ascii="Calibri" w:eastAsia="Times New Roman" w:hAnsi="Calibri" w:cs="Times New Roman"/>
                <w:color w:val="000000"/>
              </w:rPr>
            </w:pPr>
          </w:p>
        </w:tc>
        <w:tc>
          <w:tcPr>
            <w:tcW w:w="0" w:type="auto"/>
            <w:tcBorders>
              <w:left w:val="nil"/>
              <w:bottom w:val="nil"/>
            </w:tcBorders>
            <w:shd w:val="clear" w:color="auto" w:fill="auto"/>
            <w:noWrap/>
            <w:vAlign w:val="bottom"/>
            <w:hideMark/>
          </w:tcPr>
          <w:p w14:paraId="688ECA93" w14:textId="77777777" w:rsidR="00360460" w:rsidRPr="00ED23CB" w:rsidRDefault="00360460" w:rsidP="00360460">
            <w:pPr>
              <w:spacing w:after="0" w:line="240" w:lineRule="auto"/>
              <w:rPr>
                <w:rFonts w:ascii="Calibri" w:eastAsia="Times New Roman" w:hAnsi="Calibri" w:cs="Times New Roman"/>
                <w:color w:val="000000"/>
              </w:rPr>
            </w:pPr>
          </w:p>
        </w:tc>
        <w:tc>
          <w:tcPr>
            <w:tcW w:w="0" w:type="auto"/>
            <w:shd w:val="clear" w:color="auto" w:fill="auto"/>
            <w:noWrap/>
            <w:vAlign w:val="center"/>
            <w:hideMark/>
          </w:tcPr>
          <w:p w14:paraId="48FE4CD5" w14:textId="77777777"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Total</w:t>
            </w:r>
          </w:p>
        </w:tc>
        <w:tc>
          <w:tcPr>
            <w:tcW w:w="637" w:type="dxa"/>
            <w:shd w:val="clear" w:color="auto" w:fill="auto"/>
            <w:noWrap/>
            <w:vAlign w:val="center"/>
            <w:hideMark/>
          </w:tcPr>
          <w:p w14:paraId="5ED662A4" w14:textId="77777777"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1</w:t>
            </w:r>
            <w:r>
              <w:rPr>
                <w:rFonts w:ascii="Calibri" w:eastAsia="Times New Roman" w:hAnsi="Calibri" w:cs="Times New Roman"/>
                <w:b/>
                <w:bCs/>
                <w:color w:val="000000"/>
              </w:rPr>
              <w:t>44</w:t>
            </w:r>
          </w:p>
        </w:tc>
        <w:tc>
          <w:tcPr>
            <w:tcW w:w="498" w:type="dxa"/>
            <w:shd w:val="clear" w:color="auto" w:fill="auto"/>
            <w:noWrap/>
            <w:vAlign w:val="center"/>
            <w:hideMark/>
          </w:tcPr>
          <w:p w14:paraId="6193108F" w14:textId="77777777" w:rsidR="00360460" w:rsidRPr="00ED23CB" w:rsidRDefault="00360460" w:rsidP="00360460">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96</w:t>
            </w:r>
          </w:p>
        </w:tc>
        <w:tc>
          <w:tcPr>
            <w:tcW w:w="0" w:type="auto"/>
            <w:shd w:val="clear" w:color="auto" w:fill="auto"/>
            <w:noWrap/>
            <w:vAlign w:val="center"/>
            <w:hideMark/>
          </w:tcPr>
          <w:p w14:paraId="61EF15C3" w14:textId="77777777" w:rsidR="00360460" w:rsidRPr="00ED23CB" w:rsidRDefault="00360460" w:rsidP="00360460">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90</w:t>
            </w:r>
          </w:p>
        </w:tc>
        <w:tc>
          <w:tcPr>
            <w:tcW w:w="0" w:type="auto"/>
            <w:shd w:val="clear" w:color="auto" w:fill="auto"/>
            <w:noWrap/>
            <w:vAlign w:val="center"/>
            <w:hideMark/>
          </w:tcPr>
          <w:p w14:paraId="2C22D58C" w14:textId="77777777" w:rsidR="00360460" w:rsidRPr="00ED23CB" w:rsidRDefault="00360460" w:rsidP="00360460">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96</w:t>
            </w:r>
          </w:p>
        </w:tc>
        <w:tc>
          <w:tcPr>
            <w:tcW w:w="0" w:type="auto"/>
          </w:tcPr>
          <w:p w14:paraId="6B0CE4DF" w14:textId="46427765" w:rsidR="00360460" w:rsidRPr="00ED23CB" w:rsidRDefault="00360460" w:rsidP="00360460">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129</w:t>
            </w:r>
          </w:p>
        </w:tc>
        <w:tc>
          <w:tcPr>
            <w:tcW w:w="0" w:type="auto"/>
            <w:shd w:val="clear" w:color="auto" w:fill="auto"/>
            <w:noWrap/>
            <w:vAlign w:val="center"/>
            <w:hideMark/>
          </w:tcPr>
          <w:p w14:paraId="4F67316D" w14:textId="7F409123" w:rsidR="00360460" w:rsidRPr="00ED23CB" w:rsidRDefault="00360460" w:rsidP="00360460">
            <w:pPr>
              <w:spacing w:after="0" w:line="240" w:lineRule="auto"/>
              <w:jc w:val="center"/>
              <w:rPr>
                <w:rFonts w:ascii="Calibri" w:eastAsia="Times New Roman" w:hAnsi="Calibri" w:cs="Times New Roman"/>
                <w:b/>
                <w:bCs/>
                <w:color w:val="000000"/>
              </w:rPr>
            </w:pPr>
            <w:r w:rsidRPr="00ED23CB">
              <w:rPr>
                <w:rFonts w:ascii="Calibri" w:eastAsia="Times New Roman" w:hAnsi="Calibri" w:cs="Times New Roman"/>
                <w:b/>
                <w:bCs/>
                <w:color w:val="000000"/>
              </w:rPr>
              <w:t>9</w:t>
            </w:r>
            <w:r>
              <w:rPr>
                <w:rFonts w:ascii="Calibri" w:eastAsia="Times New Roman" w:hAnsi="Calibri" w:cs="Times New Roman"/>
                <w:b/>
                <w:bCs/>
                <w:color w:val="000000"/>
              </w:rPr>
              <w:t>0</w:t>
            </w:r>
          </w:p>
        </w:tc>
        <w:tc>
          <w:tcPr>
            <w:tcW w:w="551" w:type="dxa"/>
            <w:shd w:val="clear" w:color="auto" w:fill="auto"/>
            <w:noWrap/>
            <w:vAlign w:val="center"/>
            <w:hideMark/>
          </w:tcPr>
          <w:p w14:paraId="44E00D12" w14:textId="76624A97" w:rsidR="00360460" w:rsidRPr="00ED23CB" w:rsidRDefault="00360460" w:rsidP="00360460">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516</w:t>
            </w:r>
          </w:p>
        </w:tc>
      </w:tr>
    </w:tbl>
    <w:p w14:paraId="6FB04489" w14:textId="77777777" w:rsidR="00FF27B7" w:rsidRDefault="00FF27B7" w:rsidP="00FF27B7">
      <w:pPr>
        <w:rPr>
          <w:rFonts w:ascii="Times New Roman" w:hAnsi="Times New Roman" w:cs="Times New Roman"/>
        </w:rPr>
      </w:pPr>
    </w:p>
    <w:p w14:paraId="584236CD" w14:textId="77777777" w:rsidR="00FF27B7" w:rsidRDefault="000F18C7" w:rsidP="00FF27B7">
      <w:pPr>
        <w:rPr>
          <w:rFonts w:ascii="Times New Roman" w:hAnsi="Times New Roman" w:cs="Times New Roman"/>
        </w:rPr>
      </w:pPr>
      <w:r>
        <w:rPr>
          <w:rFonts w:ascii="Times New Roman" w:hAnsi="Times New Roman" w:cs="Times New Roman"/>
          <w:noProof/>
        </w:rPr>
        <w:drawing>
          <wp:inline distT="0" distB="0" distL="0" distR="0" wp14:anchorId="5FE6A2B3" wp14:editId="2DFCA48A">
            <wp:extent cx="5522614" cy="4236954"/>
            <wp:effectExtent l="0" t="0" r="1905"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l cat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8969" cy="4234157"/>
                    </a:xfrm>
                    <a:prstGeom prst="rect">
                      <a:avLst/>
                    </a:prstGeom>
                  </pic:spPr>
                </pic:pic>
              </a:graphicData>
            </a:graphic>
          </wp:inline>
        </w:drawing>
      </w:r>
    </w:p>
    <w:p w14:paraId="7F3D3A33" w14:textId="2BA256A8" w:rsidR="00FF27B7" w:rsidRPr="00E70C0F" w:rsidRDefault="00FF27B7" w:rsidP="00FF27B7">
      <w:pPr>
        <w:rPr>
          <w:rFonts w:ascii="Times New Roman" w:hAnsi="Times New Roman" w:cs="Times New Roman"/>
          <w:sz w:val="24"/>
          <w:szCs w:val="24"/>
        </w:rPr>
      </w:pPr>
      <w:commentRangeStart w:id="18"/>
      <w:r w:rsidRPr="00E70C0F">
        <w:rPr>
          <w:rFonts w:ascii="Times New Roman" w:hAnsi="Times New Roman" w:cs="Times New Roman"/>
          <w:b/>
          <w:sz w:val="24"/>
          <w:szCs w:val="24"/>
        </w:rPr>
        <w:t>Figure 2.</w:t>
      </w:r>
      <w:r w:rsidRPr="00E70C0F">
        <w:rPr>
          <w:rFonts w:ascii="Times New Roman" w:hAnsi="Times New Roman" w:cs="Times New Roman"/>
          <w:sz w:val="24"/>
          <w:szCs w:val="24"/>
        </w:rPr>
        <w:t xml:space="preserve"> Sites that </w:t>
      </w:r>
      <w:r w:rsidR="00E542EC">
        <w:rPr>
          <w:rFonts w:ascii="Times New Roman" w:hAnsi="Times New Roman" w:cs="Times New Roman"/>
          <w:sz w:val="24"/>
          <w:szCs w:val="24"/>
        </w:rPr>
        <w:t xml:space="preserve">were </w:t>
      </w:r>
      <w:r w:rsidRPr="00E70C0F">
        <w:rPr>
          <w:rFonts w:ascii="Times New Roman" w:hAnsi="Times New Roman" w:cs="Times New Roman"/>
          <w:sz w:val="24"/>
          <w:szCs w:val="24"/>
        </w:rPr>
        <w:t xml:space="preserve">sampled in fall of 2018. Colored dots represent long-term Fall </w:t>
      </w:r>
      <w:commentRangeEnd w:id="18"/>
      <w:r w:rsidR="00E542EC">
        <w:rPr>
          <w:rStyle w:val="CommentReference"/>
        </w:rPr>
        <w:commentReference w:id="18"/>
      </w:r>
      <w:r w:rsidRPr="00E70C0F">
        <w:rPr>
          <w:rFonts w:ascii="Times New Roman" w:hAnsi="Times New Roman" w:cs="Times New Roman"/>
          <w:sz w:val="24"/>
          <w:szCs w:val="24"/>
        </w:rPr>
        <w:t>Midwater Trawl sampling location, with color indicating average size of Delta Smelt catch during September and October, 2010-2016. Largest Delta Smelt catches occurred in the Low Salinity Zone near the Confluence and entrance to Suisun Bay, with an additional “hot-spot” in the Cache Slough complex. We concentrate</w:t>
      </w:r>
      <w:r w:rsidR="00E542EC">
        <w:rPr>
          <w:rFonts w:ascii="Times New Roman" w:hAnsi="Times New Roman" w:cs="Times New Roman"/>
          <w:sz w:val="24"/>
          <w:szCs w:val="24"/>
        </w:rPr>
        <w:t>d</w:t>
      </w:r>
      <w:r w:rsidRPr="00E70C0F">
        <w:rPr>
          <w:rFonts w:ascii="Times New Roman" w:hAnsi="Times New Roman" w:cs="Times New Roman"/>
          <w:sz w:val="24"/>
          <w:szCs w:val="24"/>
        </w:rPr>
        <w:t xml:space="preserve"> fall sampling on these regions.</w:t>
      </w:r>
    </w:p>
    <w:p w14:paraId="6AEEADA9" w14:textId="77777777" w:rsidR="00FF27B7" w:rsidRPr="00F61E0F" w:rsidRDefault="00FF27B7" w:rsidP="00FF27B7">
      <w:pPr>
        <w:rPr>
          <w:rFonts w:ascii="Times New Roman" w:eastAsia="Times New Roman" w:hAnsi="Times New Roman" w:cs="Times New Roman"/>
          <w:color w:val="000000"/>
          <w:sz w:val="24"/>
          <w:szCs w:val="24"/>
        </w:rPr>
      </w:pPr>
      <w:r w:rsidRPr="00FF4058">
        <w:rPr>
          <w:rFonts w:ascii="Times New Roman" w:hAnsi="Times New Roman" w:cs="Times New Roman"/>
          <w:b/>
          <w:sz w:val="24"/>
          <w:szCs w:val="24"/>
        </w:rPr>
        <w:t xml:space="preserve">Table </w:t>
      </w:r>
      <w:r w:rsidR="00675EEA">
        <w:rPr>
          <w:rFonts w:ascii="Times New Roman" w:hAnsi="Times New Roman" w:cs="Times New Roman"/>
          <w:b/>
          <w:sz w:val="24"/>
          <w:szCs w:val="24"/>
        </w:rPr>
        <w:t>2</w:t>
      </w:r>
      <w:r w:rsidRPr="00FF4058">
        <w:rPr>
          <w:rFonts w:ascii="Times New Roman" w:hAnsi="Times New Roman" w:cs="Times New Roman"/>
          <w:b/>
          <w:sz w:val="24"/>
          <w:szCs w:val="24"/>
        </w:rPr>
        <w:t>.</w:t>
      </w:r>
      <w:r>
        <w:rPr>
          <w:rFonts w:ascii="Times New Roman" w:hAnsi="Times New Roman" w:cs="Times New Roman"/>
          <w:sz w:val="24"/>
          <w:szCs w:val="24"/>
        </w:rPr>
        <w:t xml:space="preserve"> Sample sizes for fall sampling </w:t>
      </w:r>
      <w:r w:rsidRPr="00100AD3">
        <w:rPr>
          <w:rFonts w:ascii="Times New Roman" w:hAnsi="Times New Roman" w:cs="Times New Roman"/>
          <w:sz w:val="24"/>
          <w:szCs w:val="24"/>
        </w:rPr>
        <w:t>in Phase I</w:t>
      </w:r>
      <w:r>
        <w:rPr>
          <w:rFonts w:ascii="Times New Roman" w:hAnsi="Times New Roman" w:cs="Times New Roman"/>
          <w:sz w:val="24"/>
          <w:szCs w:val="24"/>
        </w:rPr>
        <w:t>V</w:t>
      </w:r>
      <w:r w:rsidRPr="00100AD3">
        <w:rPr>
          <w:rFonts w:ascii="Times New Roman" w:hAnsi="Times New Roman" w:cs="Times New Roman"/>
          <w:sz w:val="24"/>
          <w:szCs w:val="24"/>
        </w:rPr>
        <w:t>. * sampling types with the potential to take listed fish.</w:t>
      </w:r>
      <w:r w:rsidRPr="001D6995">
        <w:rPr>
          <w:rFonts w:ascii="Calibri" w:eastAsia="Times New Roman" w:hAnsi="Calibri" w:cs="Times New Roman"/>
          <w:color w:val="000000"/>
          <w:vertAlign w:val="superscript"/>
        </w:rPr>
        <w:t xml:space="preserve"> </w:t>
      </w:r>
    </w:p>
    <w:tbl>
      <w:tblPr>
        <w:tblW w:w="0" w:type="auto"/>
        <w:tblInd w:w="93" w:type="dxa"/>
        <w:tblLayout w:type="fixed"/>
        <w:tblLook w:val="04A0" w:firstRow="1" w:lastRow="0" w:firstColumn="1" w:lastColumn="0" w:noHBand="0" w:noVBand="1"/>
      </w:tblPr>
      <w:tblGrid>
        <w:gridCol w:w="1579"/>
        <w:gridCol w:w="1409"/>
        <w:gridCol w:w="1485"/>
        <w:gridCol w:w="498"/>
        <w:gridCol w:w="498"/>
        <w:gridCol w:w="498"/>
        <w:gridCol w:w="540"/>
      </w:tblGrid>
      <w:tr w:rsidR="00FA3456" w:rsidRPr="00F5165D" w14:paraId="51A7F4A4" w14:textId="77777777" w:rsidTr="00FA3456">
        <w:trPr>
          <w:trHeight w:val="1305"/>
        </w:trPr>
        <w:tc>
          <w:tcPr>
            <w:tcW w:w="1579"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1409" w:type="dxa"/>
            <w:tcBorders>
              <w:top w:val="single" w:sz="4" w:space="0" w:color="auto"/>
              <w:left w:val="nil"/>
              <w:bottom w:val="single" w:sz="8" w:space="0" w:color="auto"/>
              <w:right w:val="single" w:sz="8"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1485" w:type="dxa"/>
            <w:tcBorders>
              <w:top w:val="single" w:sz="4" w:space="0" w:color="auto"/>
              <w:left w:val="nil"/>
              <w:bottom w:val="single" w:sz="8" w:space="0" w:color="auto"/>
              <w:right w:val="single" w:sz="8"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498" w:type="dxa"/>
            <w:tcBorders>
              <w:top w:val="single" w:sz="4" w:space="0" w:color="auto"/>
              <w:left w:val="nil"/>
              <w:bottom w:val="single" w:sz="8" w:space="0" w:color="auto"/>
              <w:right w:val="single" w:sz="8" w:space="0" w:color="auto"/>
            </w:tcBorders>
            <w:shd w:val="clear" w:color="auto" w:fill="auto"/>
            <w:textDirection w:val="tbRl"/>
            <w:vAlign w:val="center"/>
            <w:hideMark/>
          </w:tcPr>
          <w:p w14:paraId="0875F904"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Vegetation (maximum)</w:t>
            </w:r>
          </w:p>
        </w:tc>
        <w:tc>
          <w:tcPr>
            <w:tcW w:w="498" w:type="dxa"/>
            <w:tcBorders>
              <w:top w:val="single" w:sz="4" w:space="0" w:color="auto"/>
              <w:left w:val="nil"/>
              <w:bottom w:val="single" w:sz="8" w:space="0" w:color="auto"/>
              <w:right w:val="single" w:sz="8" w:space="0" w:color="auto"/>
            </w:tcBorders>
            <w:shd w:val="clear" w:color="auto" w:fill="auto"/>
            <w:noWrap/>
            <w:textDirection w:val="tbRl"/>
            <w:vAlign w:val="center"/>
            <w:hideMark/>
          </w:tcPr>
          <w:p w14:paraId="30DED363"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Mysid trawl*</w:t>
            </w:r>
          </w:p>
        </w:tc>
        <w:tc>
          <w:tcPr>
            <w:tcW w:w="498" w:type="dxa"/>
            <w:tcBorders>
              <w:top w:val="single" w:sz="4" w:space="0" w:color="auto"/>
              <w:left w:val="nil"/>
              <w:bottom w:val="single" w:sz="8" w:space="0" w:color="auto"/>
              <w:right w:val="single" w:sz="4" w:space="0" w:color="auto"/>
            </w:tcBorders>
            <w:shd w:val="clear" w:color="auto" w:fill="auto"/>
            <w:noWrap/>
            <w:textDirection w:val="tbRl"/>
            <w:vAlign w:val="center"/>
            <w:hideMark/>
          </w:tcPr>
          <w:p w14:paraId="6F605AFF"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Zoop trawl*</w:t>
            </w:r>
          </w:p>
        </w:tc>
        <w:tc>
          <w:tcPr>
            <w:tcW w:w="540" w:type="dxa"/>
            <w:tcBorders>
              <w:top w:val="single" w:sz="4" w:space="0" w:color="auto"/>
              <w:left w:val="single" w:sz="4" w:space="0" w:color="auto"/>
              <w:bottom w:val="single" w:sz="8" w:space="0" w:color="auto"/>
              <w:right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A3456">
        <w:trPr>
          <w:trHeight w:val="315"/>
        </w:trPr>
        <w:tc>
          <w:tcPr>
            <w:tcW w:w="1579"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1409" w:type="dxa"/>
            <w:tcBorders>
              <w:top w:val="single" w:sz="8" w:space="0" w:color="auto"/>
              <w:left w:val="nil"/>
              <w:bottom w:val="single" w:sz="8" w:space="0" w:color="auto"/>
              <w:right w:val="single" w:sz="8"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1485" w:type="dxa"/>
            <w:tcBorders>
              <w:top w:val="single" w:sz="8" w:space="0" w:color="auto"/>
              <w:left w:val="nil"/>
              <w:bottom w:val="single" w:sz="8" w:space="0" w:color="auto"/>
              <w:right w:val="single" w:sz="8"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498" w:type="dxa"/>
            <w:tcBorders>
              <w:top w:val="single" w:sz="8" w:space="0" w:color="auto"/>
              <w:left w:val="nil"/>
              <w:bottom w:val="single" w:sz="8" w:space="0" w:color="auto"/>
              <w:right w:val="single" w:sz="8"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498" w:type="dxa"/>
            <w:tcBorders>
              <w:top w:val="single" w:sz="8" w:space="0" w:color="auto"/>
              <w:left w:val="nil"/>
              <w:bottom w:val="single" w:sz="8" w:space="0" w:color="auto"/>
              <w:right w:val="single" w:sz="8" w:space="0" w:color="auto"/>
            </w:tcBorders>
            <w:shd w:val="clear" w:color="auto" w:fill="auto"/>
            <w:noWrap/>
            <w:vAlign w:val="center"/>
            <w:hideMark/>
          </w:tcPr>
          <w:p w14:paraId="18DB37D0"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498" w:type="dxa"/>
            <w:tcBorders>
              <w:top w:val="single" w:sz="8" w:space="0" w:color="auto"/>
              <w:left w:val="nil"/>
              <w:bottom w:val="single" w:sz="8" w:space="0" w:color="auto"/>
              <w:right w:val="single" w:sz="4" w:space="0" w:color="auto"/>
            </w:tcBorders>
            <w:shd w:val="clear" w:color="auto" w:fill="auto"/>
            <w:noWrap/>
            <w:vAlign w:val="center"/>
            <w:hideMark/>
          </w:tcPr>
          <w:p w14:paraId="2CF8F0F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5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5411BBB" w14:textId="77777777"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18</w:t>
            </w:r>
          </w:p>
        </w:tc>
      </w:tr>
      <w:tr w:rsidR="00FA3456" w:rsidRPr="00F5165D" w14:paraId="412E11B2" w14:textId="77777777" w:rsidTr="00FA3456">
        <w:trPr>
          <w:trHeight w:val="315"/>
        </w:trPr>
        <w:tc>
          <w:tcPr>
            <w:tcW w:w="1579"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1409" w:type="dxa"/>
            <w:tcBorders>
              <w:top w:val="single" w:sz="8" w:space="0" w:color="auto"/>
              <w:left w:val="nil"/>
              <w:bottom w:val="single" w:sz="8" w:space="0" w:color="auto"/>
              <w:right w:val="single" w:sz="8" w:space="0" w:color="auto"/>
            </w:tcBorders>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1485" w:type="dxa"/>
            <w:tcBorders>
              <w:top w:val="single" w:sz="8" w:space="0" w:color="auto"/>
              <w:left w:val="nil"/>
              <w:bottom w:val="single" w:sz="8" w:space="0" w:color="auto"/>
              <w:right w:val="single" w:sz="8" w:space="0" w:color="auto"/>
            </w:tcBorders>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498" w:type="dxa"/>
            <w:tcBorders>
              <w:top w:val="single" w:sz="8" w:space="0" w:color="auto"/>
              <w:left w:val="nil"/>
              <w:bottom w:val="single" w:sz="8" w:space="0" w:color="auto"/>
              <w:right w:val="single" w:sz="8" w:space="0" w:color="auto"/>
            </w:tcBorders>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498" w:type="dxa"/>
            <w:tcBorders>
              <w:top w:val="single" w:sz="8" w:space="0" w:color="auto"/>
              <w:left w:val="nil"/>
              <w:bottom w:val="single" w:sz="8" w:space="0" w:color="auto"/>
              <w:right w:val="single" w:sz="8" w:space="0" w:color="auto"/>
            </w:tcBorders>
            <w:shd w:val="clear" w:color="auto" w:fill="auto"/>
            <w:noWrap/>
            <w:vAlign w:val="center"/>
            <w:hideMark/>
          </w:tcPr>
          <w:p w14:paraId="3B4F233B"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498" w:type="dxa"/>
            <w:tcBorders>
              <w:top w:val="single" w:sz="8" w:space="0" w:color="auto"/>
              <w:left w:val="nil"/>
              <w:bottom w:val="single" w:sz="8" w:space="0" w:color="auto"/>
              <w:right w:val="single" w:sz="4" w:space="0" w:color="auto"/>
            </w:tcBorders>
            <w:shd w:val="clear" w:color="auto" w:fill="auto"/>
            <w:noWrap/>
            <w:vAlign w:val="center"/>
            <w:hideMark/>
          </w:tcPr>
          <w:p w14:paraId="660766F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5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507394D" w14:textId="77777777"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18</w:t>
            </w:r>
          </w:p>
        </w:tc>
      </w:tr>
      <w:tr w:rsidR="00FA3456" w:rsidRPr="00F5165D" w14:paraId="0515027D" w14:textId="77777777" w:rsidTr="00FA3456">
        <w:trPr>
          <w:trHeight w:val="315"/>
        </w:trPr>
        <w:tc>
          <w:tcPr>
            <w:tcW w:w="1579"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lastRenderedPageBreak/>
              <w:t>Ryer Island</w:t>
            </w:r>
          </w:p>
        </w:tc>
        <w:tc>
          <w:tcPr>
            <w:tcW w:w="1409" w:type="dxa"/>
            <w:tcBorders>
              <w:top w:val="single" w:sz="8" w:space="0" w:color="auto"/>
              <w:left w:val="nil"/>
              <w:bottom w:val="single" w:sz="8" w:space="0" w:color="auto"/>
              <w:right w:val="single" w:sz="8" w:space="0" w:color="auto"/>
            </w:tcBorders>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1485" w:type="dxa"/>
            <w:tcBorders>
              <w:top w:val="single" w:sz="8" w:space="0" w:color="auto"/>
              <w:left w:val="nil"/>
              <w:bottom w:val="single" w:sz="8" w:space="0" w:color="auto"/>
              <w:right w:val="single" w:sz="8" w:space="0" w:color="auto"/>
            </w:tcBorders>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498" w:type="dxa"/>
            <w:tcBorders>
              <w:top w:val="single" w:sz="8" w:space="0" w:color="auto"/>
              <w:left w:val="nil"/>
              <w:bottom w:val="single" w:sz="8" w:space="0" w:color="auto"/>
              <w:right w:val="single" w:sz="8" w:space="0" w:color="auto"/>
            </w:tcBorders>
            <w:shd w:val="clear" w:color="auto" w:fill="auto"/>
            <w:noWrap/>
            <w:vAlign w:val="center"/>
            <w:hideMark/>
          </w:tcPr>
          <w:p w14:paraId="6F425474"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498" w:type="dxa"/>
            <w:tcBorders>
              <w:top w:val="single" w:sz="8" w:space="0" w:color="auto"/>
              <w:left w:val="nil"/>
              <w:bottom w:val="single" w:sz="8" w:space="0" w:color="auto"/>
              <w:right w:val="single" w:sz="8" w:space="0" w:color="auto"/>
            </w:tcBorders>
            <w:shd w:val="clear" w:color="auto" w:fill="auto"/>
            <w:noWrap/>
            <w:vAlign w:val="center"/>
            <w:hideMark/>
          </w:tcPr>
          <w:p w14:paraId="5EAED974"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498" w:type="dxa"/>
            <w:tcBorders>
              <w:top w:val="single" w:sz="8" w:space="0" w:color="auto"/>
              <w:left w:val="nil"/>
              <w:bottom w:val="single" w:sz="8" w:space="0" w:color="auto"/>
              <w:right w:val="single" w:sz="4" w:space="0" w:color="auto"/>
            </w:tcBorders>
            <w:shd w:val="clear" w:color="auto" w:fill="auto"/>
            <w:noWrap/>
            <w:vAlign w:val="center"/>
            <w:hideMark/>
          </w:tcPr>
          <w:p w14:paraId="74D925F5"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5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9921AA5" w14:textId="77777777"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18</w:t>
            </w:r>
          </w:p>
        </w:tc>
      </w:tr>
      <w:tr w:rsidR="00FA3456" w:rsidRPr="00F5165D" w14:paraId="59476258" w14:textId="77777777" w:rsidTr="00FA3456">
        <w:trPr>
          <w:trHeight w:val="315"/>
        </w:trPr>
        <w:tc>
          <w:tcPr>
            <w:tcW w:w="1579"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1409" w:type="dxa"/>
            <w:tcBorders>
              <w:top w:val="single" w:sz="8" w:space="0" w:color="auto"/>
              <w:left w:val="nil"/>
              <w:bottom w:val="single" w:sz="4" w:space="0" w:color="auto"/>
              <w:right w:val="single" w:sz="8" w:space="0" w:color="auto"/>
            </w:tcBorders>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1485" w:type="dxa"/>
            <w:tcBorders>
              <w:top w:val="single" w:sz="8" w:space="0" w:color="auto"/>
              <w:left w:val="nil"/>
              <w:bottom w:val="single" w:sz="4" w:space="0" w:color="auto"/>
              <w:right w:val="single" w:sz="8" w:space="0" w:color="auto"/>
            </w:tcBorders>
            <w:shd w:val="clear" w:color="auto" w:fill="auto"/>
            <w:noWrap/>
            <w:vAlign w:val="center"/>
            <w:hideMark/>
          </w:tcPr>
          <w:p w14:paraId="6ED4CF95"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managed</w:t>
            </w:r>
          </w:p>
        </w:tc>
        <w:tc>
          <w:tcPr>
            <w:tcW w:w="498" w:type="dxa"/>
            <w:tcBorders>
              <w:top w:val="single" w:sz="8" w:space="0" w:color="auto"/>
              <w:left w:val="nil"/>
              <w:bottom w:val="single" w:sz="4" w:space="0" w:color="auto"/>
              <w:right w:val="single" w:sz="8" w:space="0" w:color="auto"/>
            </w:tcBorders>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498" w:type="dxa"/>
            <w:tcBorders>
              <w:top w:val="single" w:sz="8" w:space="0" w:color="auto"/>
              <w:left w:val="nil"/>
              <w:bottom w:val="single" w:sz="4" w:space="0" w:color="auto"/>
              <w:right w:val="single" w:sz="8" w:space="0" w:color="auto"/>
            </w:tcBorders>
            <w:shd w:val="clear" w:color="auto" w:fill="auto"/>
            <w:noWrap/>
            <w:vAlign w:val="center"/>
            <w:hideMark/>
          </w:tcPr>
          <w:p w14:paraId="466DAF5A"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498" w:type="dxa"/>
            <w:tcBorders>
              <w:top w:val="single" w:sz="8" w:space="0" w:color="auto"/>
              <w:left w:val="nil"/>
              <w:bottom w:val="single" w:sz="4" w:space="0" w:color="auto"/>
              <w:right w:val="single" w:sz="4" w:space="0" w:color="auto"/>
            </w:tcBorders>
            <w:shd w:val="clear" w:color="auto" w:fill="auto"/>
            <w:noWrap/>
            <w:vAlign w:val="center"/>
            <w:hideMark/>
          </w:tcPr>
          <w:p w14:paraId="78ECF1EC"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540"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3509EFF5" w14:textId="77777777"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18</w:t>
            </w:r>
          </w:p>
        </w:tc>
      </w:tr>
      <w:tr w:rsidR="00FA3456" w:rsidRPr="00F5165D" w14:paraId="4707BB2F" w14:textId="77777777" w:rsidTr="00FA3456">
        <w:trPr>
          <w:trHeight w:val="315"/>
        </w:trPr>
        <w:tc>
          <w:tcPr>
            <w:tcW w:w="1579" w:type="dxa"/>
            <w:tcBorders>
              <w:top w:val="single" w:sz="4" w:space="0" w:color="auto"/>
              <w:left w:val="nil"/>
              <w:bottom w:val="nil"/>
              <w:right w:val="nil"/>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1409" w:type="dxa"/>
            <w:tcBorders>
              <w:top w:val="single" w:sz="4" w:space="0" w:color="auto"/>
              <w:left w:val="nil"/>
              <w:bottom w:val="nil"/>
              <w:right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14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49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F37E6A9" w14:textId="77777777"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30</w:t>
            </w:r>
          </w:p>
        </w:tc>
        <w:tc>
          <w:tcPr>
            <w:tcW w:w="498" w:type="dxa"/>
            <w:tcBorders>
              <w:top w:val="single" w:sz="4" w:space="0" w:color="auto"/>
              <w:left w:val="nil"/>
              <w:bottom w:val="single" w:sz="8" w:space="0" w:color="auto"/>
              <w:right w:val="single" w:sz="8" w:space="0" w:color="auto"/>
            </w:tcBorders>
            <w:shd w:val="clear" w:color="auto" w:fill="auto"/>
            <w:noWrap/>
            <w:vAlign w:val="center"/>
            <w:hideMark/>
          </w:tcPr>
          <w:p w14:paraId="7E98C9D7" w14:textId="77777777"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30</w:t>
            </w:r>
          </w:p>
        </w:tc>
        <w:tc>
          <w:tcPr>
            <w:tcW w:w="498" w:type="dxa"/>
            <w:tcBorders>
              <w:top w:val="single" w:sz="4" w:space="0" w:color="auto"/>
              <w:left w:val="nil"/>
              <w:bottom w:val="single" w:sz="8" w:space="0" w:color="auto"/>
              <w:right w:val="single" w:sz="4" w:space="0" w:color="auto"/>
            </w:tcBorders>
            <w:shd w:val="clear" w:color="auto" w:fill="auto"/>
            <w:noWrap/>
            <w:vAlign w:val="center"/>
            <w:hideMark/>
          </w:tcPr>
          <w:p w14:paraId="46844540" w14:textId="77777777"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30</w:t>
            </w:r>
          </w:p>
        </w:tc>
        <w:tc>
          <w:tcPr>
            <w:tcW w:w="540"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B6183BC" w14:textId="77777777"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90</w:t>
            </w:r>
          </w:p>
        </w:tc>
      </w:tr>
    </w:tbl>
    <w:p w14:paraId="0EA4C588" w14:textId="77777777" w:rsidR="00FF27B7" w:rsidRPr="00E75E62" w:rsidRDefault="00FF27B7" w:rsidP="00463B5C">
      <w:pPr>
        <w:pStyle w:val="Heading3"/>
      </w:pPr>
      <w:bookmarkStart w:id="19" w:name="_Toc536509177"/>
      <w:r w:rsidRPr="00E75E62">
        <w:t>Habitat Types and Sampling gears</w:t>
      </w:r>
      <w:bookmarkEnd w:id="19"/>
    </w:p>
    <w:p w14:paraId="623AA282" w14:textId="77777777" w:rsidR="00FF27B7" w:rsidRPr="00E170EA" w:rsidRDefault="00FF27B7" w:rsidP="00463B5C">
      <w:pPr>
        <w:pStyle w:val="Heading4"/>
      </w:pPr>
      <w:r w:rsidRPr="00E170EA">
        <w:t>Vegetation</w:t>
      </w:r>
    </w:p>
    <w:p w14:paraId="7E794697" w14:textId="370A6CFD"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Previous studies showed very high replication was necessary to differentiate between vegetation types</w:t>
      </w:r>
      <w:r w:rsidR="0026600B">
        <w:rPr>
          <w:rFonts w:ascii="Times New Roman" w:hAnsi="Times New Roman" w:cs="Times New Roman"/>
          <w:sz w:val="24"/>
          <w:szCs w:val="24"/>
        </w:rPr>
        <w:t xml:space="preserve"> (Contreras et al. 2016, 2017)</w:t>
      </w:r>
      <w:r w:rsidRPr="00432F91">
        <w:rPr>
          <w:rFonts w:ascii="Times New Roman" w:hAnsi="Times New Roman" w:cs="Times New Roman"/>
          <w:sz w:val="24"/>
          <w:szCs w:val="24"/>
        </w:rPr>
        <w:t>. Therefore, we randomly distribute</w:t>
      </w:r>
      <w:r w:rsidR="00E542EC">
        <w:rPr>
          <w:rFonts w:ascii="Times New Roman" w:hAnsi="Times New Roman" w:cs="Times New Roman"/>
          <w:sz w:val="24"/>
          <w:szCs w:val="24"/>
        </w:rPr>
        <w:t>d</w:t>
      </w:r>
      <w:r w:rsidRPr="00432F91">
        <w:rPr>
          <w:rFonts w:ascii="Times New Roman" w:hAnsi="Times New Roman" w:cs="Times New Roman"/>
          <w:sz w:val="24"/>
          <w:szCs w:val="24"/>
        </w:rPr>
        <w:t xml:space="preserve"> our sweep net samples through all vegetation types present on the site in proportion to their abundance, rather than specifically targeting samples from each vegetation type. We </w:t>
      </w:r>
      <w:r w:rsidR="00E542EC">
        <w:rPr>
          <w:rFonts w:ascii="Times New Roman" w:hAnsi="Times New Roman" w:cs="Times New Roman"/>
          <w:sz w:val="24"/>
          <w:szCs w:val="24"/>
        </w:rPr>
        <w:t xml:space="preserve">haphazardly </w:t>
      </w:r>
      <w:r w:rsidRPr="00432F91">
        <w:rPr>
          <w:rFonts w:ascii="Times New Roman" w:hAnsi="Times New Roman" w:cs="Times New Roman"/>
          <w:sz w:val="24"/>
          <w:szCs w:val="24"/>
        </w:rPr>
        <w:t xml:space="preserve">choose 6-12 sampling locations per site </w:t>
      </w:r>
      <w:r w:rsidR="00C16D0F">
        <w:rPr>
          <w:rFonts w:ascii="Times New Roman" w:hAnsi="Times New Roman" w:cs="Times New Roman"/>
          <w:sz w:val="24"/>
          <w:szCs w:val="24"/>
        </w:rPr>
        <w:t xml:space="preserve">and </w:t>
      </w:r>
      <w:r w:rsidRPr="00432F91">
        <w:rPr>
          <w:rFonts w:ascii="Times New Roman" w:hAnsi="Times New Roman" w:cs="Times New Roman"/>
          <w:sz w:val="24"/>
          <w:szCs w:val="24"/>
        </w:rPr>
        <w:t>use</w:t>
      </w:r>
      <w:r w:rsidR="00AE56D7">
        <w:rPr>
          <w:rFonts w:ascii="Times New Roman" w:hAnsi="Times New Roman" w:cs="Times New Roman"/>
          <w:sz w:val="24"/>
          <w:szCs w:val="24"/>
        </w:rPr>
        <w:t>d</w:t>
      </w:r>
      <w:r w:rsidRPr="00432F91">
        <w:rPr>
          <w:rFonts w:ascii="Times New Roman" w:hAnsi="Times New Roman" w:cs="Times New Roman"/>
          <w:sz w:val="24"/>
          <w:szCs w:val="24"/>
        </w:rPr>
        <w:t xml:space="preserve"> sweep nets to sample vegetation.</w:t>
      </w:r>
    </w:p>
    <w:p w14:paraId="0D96083E" w14:textId="4B87C3B9" w:rsidR="00FF27B7" w:rsidRPr="002A331B" w:rsidRDefault="00FF27B7" w:rsidP="00FF27B7">
      <w:pPr>
        <w:pStyle w:val="Body"/>
        <w:rPr>
          <w:rFonts w:ascii="Times New Roman" w:hAnsi="Times New Roman" w:cs="Times New Roman"/>
          <w:sz w:val="24"/>
          <w:szCs w:val="24"/>
        </w:rPr>
      </w:pPr>
      <w:r w:rsidRPr="002A331B">
        <w:rPr>
          <w:rFonts w:ascii="Times New Roman" w:hAnsi="Times New Roman" w:cs="Times New Roman"/>
          <w:b/>
          <w:sz w:val="24"/>
          <w:szCs w:val="24"/>
        </w:rPr>
        <w:t>Sweep nets:</w:t>
      </w:r>
      <w:r w:rsidRPr="002A331B">
        <w:rPr>
          <w:rFonts w:ascii="Times New Roman" w:hAnsi="Times New Roman" w:cs="Times New Roman"/>
          <w:sz w:val="24"/>
          <w:szCs w:val="24"/>
        </w:rPr>
        <w:t xml:space="preserve"> Sweep nets are a simple but effective way to sample the invertebrate community. Sweep nets may capture higher species diversity than many passive methods, though with higher variability in biomass (Turner and Trexler 1997).We will use a </w:t>
      </w:r>
      <w:r w:rsidR="003F4E36">
        <w:rPr>
          <w:rFonts w:ascii="Times New Roman" w:hAnsi="Times New Roman" w:cs="Times New Roman"/>
          <w:sz w:val="24"/>
          <w:szCs w:val="24"/>
        </w:rPr>
        <w:t>25cm x 30cm</w:t>
      </w:r>
      <w:r w:rsidRPr="002A331B">
        <w:rPr>
          <w:rFonts w:ascii="Times New Roman" w:hAnsi="Times New Roman" w:cs="Times New Roman"/>
          <w:sz w:val="24"/>
          <w:szCs w:val="24"/>
        </w:rPr>
        <w:t xml:space="preserve"> D-frame net with 500 micron mesh for all sweep net samples (Figure 3A). The sweep net technique </w:t>
      </w:r>
      <w:r w:rsidR="00E542EC">
        <w:rPr>
          <w:rFonts w:ascii="Times New Roman" w:hAnsi="Times New Roman" w:cs="Times New Roman"/>
          <w:sz w:val="24"/>
          <w:szCs w:val="24"/>
        </w:rPr>
        <w:t>was</w:t>
      </w:r>
      <w:r w:rsidRPr="002A331B">
        <w:rPr>
          <w:rFonts w:ascii="Times New Roman" w:hAnsi="Times New Roman" w:cs="Times New Roman"/>
          <w:sz w:val="24"/>
          <w:szCs w:val="24"/>
        </w:rPr>
        <w:t xml:space="preserve">e adapted slightly in different vegetation types. </w:t>
      </w:r>
    </w:p>
    <w:p w14:paraId="4FC6EFE4" w14:textId="2050ED22" w:rsidR="00FF27B7" w:rsidRPr="002A331B" w:rsidRDefault="00FF27B7" w:rsidP="00FF27B7">
      <w:pPr>
        <w:pStyle w:val="Body"/>
        <w:ind w:left="720"/>
        <w:rPr>
          <w:rFonts w:ascii="Times New Roman" w:hAnsi="Times New Roman" w:cs="Times New Roman"/>
          <w:sz w:val="24"/>
          <w:szCs w:val="24"/>
        </w:rPr>
      </w:pPr>
      <w:r w:rsidRPr="00432F91">
        <w:rPr>
          <w:rFonts w:ascii="Times New Roman" w:hAnsi="Times New Roman" w:cs="Times New Roman"/>
          <w:b/>
        </w:rPr>
        <w:t>EAV:</w:t>
      </w:r>
      <w:r w:rsidRPr="00432F91">
        <w:rPr>
          <w:rFonts w:ascii="Times New Roman" w:hAnsi="Times New Roman" w:cs="Times New Roman"/>
        </w:rPr>
        <w:t xml:space="preserve"> </w:t>
      </w:r>
      <w:r w:rsidRPr="00432F91">
        <w:rPr>
          <w:rFonts w:ascii="Times New Roman" w:hAnsi="Times New Roman" w:cs="Times New Roman"/>
          <w:sz w:val="24"/>
          <w:szCs w:val="24"/>
        </w:rPr>
        <w:t xml:space="preserve">Emergent vegetation </w:t>
      </w:r>
      <w:r w:rsidR="00AE56D7">
        <w:rPr>
          <w:rFonts w:ascii="Times New Roman" w:hAnsi="Times New Roman" w:cs="Times New Roman"/>
          <w:sz w:val="24"/>
          <w:szCs w:val="24"/>
        </w:rPr>
        <w:t xml:space="preserve">(EAV) </w:t>
      </w:r>
      <w:r w:rsidRPr="00432F91">
        <w:rPr>
          <w:rFonts w:ascii="Times New Roman" w:hAnsi="Times New Roman" w:cs="Times New Roman"/>
          <w:sz w:val="24"/>
          <w:szCs w:val="24"/>
        </w:rPr>
        <w:t xml:space="preserve">samples </w:t>
      </w:r>
      <w:r w:rsidR="00AE56D7">
        <w:rPr>
          <w:rFonts w:ascii="Times New Roman" w:hAnsi="Times New Roman" w:cs="Times New Roman"/>
          <w:sz w:val="24"/>
          <w:szCs w:val="24"/>
        </w:rPr>
        <w:t xml:space="preserve">occurred in the dominant emergent vegetation species, usually either Schaenoplectus spp., Typha spp. , or Phragmites astralis. </w:t>
      </w:r>
      <w:r w:rsidRPr="00432F91">
        <w:rPr>
          <w:rFonts w:ascii="Times New Roman" w:hAnsi="Times New Roman" w:cs="Times New Roman"/>
          <w:sz w:val="24"/>
          <w:szCs w:val="24"/>
        </w:rPr>
        <w:t xml:space="preserve">All samples will be taken within 1m of the edge, since vegetation will be less dense and easier to sample. This is also the area where salmonids have been shown to forage most effectively (Simenstad and Cordell 2000). </w:t>
      </w:r>
      <w:r w:rsidRPr="002A331B">
        <w:rPr>
          <w:rFonts w:ascii="Times New Roman" w:hAnsi="Times New Roman" w:cs="Times New Roman"/>
          <w:sz w:val="24"/>
          <w:szCs w:val="24"/>
        </w:rPr>
        <w:t xml:space="preserve">We </w:t>
      </w:r>
      <w:r w:rsidR="00AE56D7">
        <w:rPr>
          <w:rFonts w:ascii="Times New Roman" w:hAnsi="Times New Roman" w:cs="Times New Roman"/>
          <w:sz w:val="24"/>
          <w:szCs w:val="24"/>
        </w:rPr>
        <w:t>took</w:t>
      </w:r>
      <w:r w:rsidRPr="002A331B">
        <w:rPr>
          <w:rFonts w:ascii="Times New Roman" w:hAnsi="Times New Roman" w:cs="Times New Roman"/>
          <w:sz w:val="24"/>
          <w:szCs w:val="24"/>
        </w:rPr>
        <w:t xml:space="preserve"> five, one-meter sweeps through the edge of the vegetation, scraping the vegetation as much as possible to knock invertebrates off the stems (Figure 3B). We </w:t>
      </w:r>
      <w:r w:rsidR="00AE56D7">
        <w:rPr>
          <w:rFonts w:ascii="Times New Roman" w:hAnsi="Times New Roman" w:cs="Times New Roman"/>
          <w:sz w:val="24"/>
          <w:szCs w:val="24"/>
        </w:rPr>
        <w:t>then</w:t>
      </w:r>
      <w:r w:rsidRPr="002A331B">
        <w:rPr>
          <w:rFonts w:ascii="Times New Roman" w:hAnsi="Times New Roman" w:cs="Times New Roman"/>
          <w:sz w:val="24"/>
          <w:szCs w:val="24"/>
        </w:rPr>
        <w:t xml:space="preserve"> rinse down the net and preserved all invertebrates in ethanol for later </w:t>
      </w:r>
      <w:r w:rsidR="00AE56D7">
        <w:rPr>
          <w:rFonts w:ascii="Times New Roman" w:hAnsi="Times New Roman" w:cs="Times New Roman"/>
          <w:sz w:val="24"/>
          <w:szCs w:val="24"/>
        </w:rPr>
        <w:t>identification</w:t>
      </w:r>
      <w:r w:rsidRPr="002A331B">
        <w:rPr>
          <w:rFonts w:ascii="Times New Roman" w:hAnsi="Times New Roman" w:cs="Times New Roman"/>
          <w:sz w:val="24"/>
          <w:szCs w:val="24"/>
        </w:rPr>
        <w:t>.</w:t>
      </w:r>
    </w:p>
    <w:p w14:paraId="1DEDCE9A" w14:textId="0BF912B7" w:rsidR="00FF27B7" w:rsidRDefault="00FF27B7" w:rsidP="00FF27B7">
      <w:pPr>
        <w:pStyle w:val="Body"/>
        <w:ind w:left="720"/>
        <w:rPr>
          <w:rFonts w:ascii="Times New Roman" w:hAnsi="Times New Roman" w:cs="Times New Roman"/>
          <w:sz w:val="24"/>
          <w:szCs w:val="24"/>
        </w:rPr>
      </w:pPr>
      <w:r w:rsidRPr="002A331B">
        <w:rPr>
          <w:rFonts w:ascii="Times New Roman" w:hAnsi="Times New Roman" w:cs="Times New Roman"/>
          <w:b/>
          <w:sz w:val="24"/>
          <w:szCs w:val="24"/>
        </w:rPr>
        <w:t>SAV:</w:t>
      </w:r>
      <w:r w:rsidRPr="002A331B">
        <w:rPr>
          <w:rFonts w:ascii="Times New Roman" w:hAnsi="Times New Roman" w:cs="Times New Roman"/>
          <w:sz w:val="24"/>
          <w:szCs w:val="24"/>
        </w:rPr>
        <w:t xml:space="preserve"> Submerged vegetation may have adverse effects on native fish due to the high occurrence of invasive predatory fish </w:t>
      </w:r>
      <w:r w:rsidRPr="002A331B">
        <w:rPr>
          <w:rFonts w:ascii="Times New Roman" w:hAnsi="Times New Roman" w:cs="Times New Roman"/>
          <w:noProof/>
          <w:sz w:val="24"/>
          <w:szCs w:val="24"/>
        </w:rPr>
        <w:t>(Ferrari et al. 2014)</w:t>
      </w:r>
      <w:r w:rsidRPr="002A331B">
        <w:rPr>
          <w:rFonts w:ascii="Times New Roman" w:hAnsi="Times New Roman" w:cs="Times New Roman"/>
          <w:sz w:val="24"/>
          <w:szCs w:val="24"/>
        </w:rPr>
        <w:t xml:space="preserve">, but it may also provide high invertebrate production </w:t>
      </w:r>
      <w:r w:rsidRPr="002A331B">
        <w:rPr>
          <w:rFonts w:ascii="Times New Roman" w:hAnsi="Times New Roman" w:cs="Times New Roman"/>
          <w:noProof/>
          <w:sz w:val="24"/>
          <w:szCs w:val="24"/>
        </w:rPr>
        <w:t>(Rozas and Odum 1988)</w:t>
      </w:r>
      <w:r w:rsidRPr="002A331B">
        <w:rPr>
          <w:rFonts w:ascii="Times New Roman" w:hAnsi="Times New Roman" w:cs="Times New Roman"/>
          <w:sz w:val="24"/>
          <w:szCs w:val="24"/>
        </w:rPr>
        <w:t xml:space="preserve">. To sample in SAV, we </w:t>
      </w:r>
      <w:r w:rsidR="00AE56D7">
        <w:rPr>
          <w:rFonts w:ascii="Times New Roman" w:hAnsi="Times New Roman" w:cs="Times New Roman"/>
          <w:sz w:val="24"/>
          <w:szCs w:val="24"/>
        </w:rPr>
        <w:t xml:space="preserve">took </w:t>
      </w:r>
      <w:r w:rsidRPr="002A331B">
        <w:rPr>
          <w:rFonts w:ascii="Times New Roman" w:hAnsi="Times New Roman" w:cs="Times New Roman"/>
          <w:sz w:val="24"/>
          <w:szCs w:val="24"/>
        </w:rPr>
        <w:t xml:space="preserve">the same </w:t>
      </w:r>
      <w:r w:rsidR="007B0944">
        <w:rPr>
          <w:rFonts w:ascii="Times New Roman" w:hAnsi="Times New Roman" w:cs="Times New Roman"/>
          <w:sz w:val="24"/>
          <w:szCs w:val="24"/>
        </w:rPr>
        <w:t>five</w:t>
      </w:r>
      <w:r w:rsidRPr="002A331B">
        <w:rPr>
          <w:rFonts w:ascii="Times New Roman" w:hAnsi="Times New Roman" w:cs="Times New Roman"/>
          <w:sz w:val="24"/>
          <w:szCs w:val="24"/>
        </w:rPr>
        <w:t>, 1-meter sweeps</w:t>
      </w:r>
      <w:r w:rsidR="00AE56D7">
        <w:rPr>
          <w:rFonts w:ascii="Times New Roman" w:hAnsi="Times New Roman" w:cs="Times New Roman"/>
          <w:sz w:val="24"/>
          <w:szCs w:val="24"/>
        </w:rPr>
        <w:t xml:space="preserve"> as for EAV</w:t>
      </w:r>
      <w:r w:rsidRPr="002A331B">
        <w:rPr>
          <w:rFonts w:ascii="Times New Roman" w:hAnsi="Times New Roman" w:cs="Times New Roman"/>
          <w:sz w:val="24"/>
          <w:szCs w:val="24"/>
        </w:rPr>
        <w:t xml:space="preserve"> and collect</w:t>
      </w:r>
      <w:r w:rsidR="00AE56D7">
        <w:rPr>
          <w:rFonts w:ascii="Times New Roman" w:hAnsi="Times New Roman" w:cs="Times New Roman"/>
          <w:sz w:val="24"/>
          <w:szCs w:val="24"/>
        </w:rPr>
        <w:t>ed</w:t>
      </w:r>
      <w:r w:rsidRPr="002A331B">
        <w:rPr>
          <w:rFonts w:ascii="Times New Roman" w:hAnsi="Times New Roman" w:cs="Times New Roman"/>
          <w:sz w:val="24"/>
          <w:szCs w:val="24"/>
        </w:rPr>
        <w:t xml:space="preserve"> any vegetation within the border of the net after the sweep is completed (Figure 3D). The sample will be placed on ice for processing in the lab. In the lab, we will rinse the vegetation, remove all invertebrates, and preserve the </w:t>
      </w:r>
      <w:r w:rsidR="003F4E36">
        <w:rPr>
          <w:rFonts w:ascii="Times New Roman" w:hAnsi="Times New Roman" w:cs="Times New Roman"/>
          <w:sz w:val="24"/>
          <w:szCs w:val="24"/>
        </w:rPr>
        <w:t>invertebrates</w:t>
      </w:r>
      <w:r w:rsidR="003F4E36" w:rsidRPr="002A331B">
        <w:rPr>
          <w:rFonts w:ascii="Times New Roman" w:hAnsi="Times New Roman" w:cs="Times New Roman"/>
          <w:sz w:val="24"/>
          <w:szCs w:val="24"/>
        </w:rPr>
        <w:t xml:space="preserve"> </w:t>
      </w:r>
      <w:r w:rsidRPr="002A331B">
        <w:rPr>
          <w:rFonts w:ascii="Times New Roman" w:hAnsi="Times New Roman" w:cs="Times New Roman"/>
          <w:sz w:val="24"/>
          <w:szCs w:val="24"/>
        </w:rPr>
        <w:t xml:space="preserve">for later </w:t>
      </w:r>
      <w:r w:rsidR="00AE56D7">
        <w:rPr>
          <w:rFonts w:ascii="Times New Roman" w:hAnsi="Times New Roman" w:cs="Times New Roman"/>
          <w:sz w:val="24"/>
          <w:szCs w:val="24"/>
        </w:rPr>
        <w:t>identification</w:t>
      </w:r>
      <w:r w:rsidRPr="002A331B">
        <w:rPr>
          <w:rFonts w:ascii="Times New Roman" w:hAnsi="Times New Roman" w:cs="Times New Roman"/>
          <w:sz w:val="24"/>
          <w:szCs w:val="24"/>
        </w:rPr>
        <w:t xml:space="preserve">. Any vegetation captured in the sweep net will be dried to a constant weight to standardize the sample. </w:t>
      </w:r>
    </w:p>
    <w:p w14:paraId="66C159AC" w14:textId="7E950579" w:rsidR="00D0513C" w:rsidRPr="00D0513C" w:rsidRDefault="00D0513C" w:rsidP="00FF27B7">
      <w:pPr>
        <w:pStyle w:val="Body"/>
        <w:ind w:left="720"/>
        <w:rPr>
          <w:rFonts w:ascii="Times New Roman" w:hAnsi="Times New Roman" w:cs="Times New Roman"/>
          <w:sz w:val="24"/>
          <w:szCs w:val="24"/>
        </w:rPr>
      </w:pPr>
      <w:r>
        <w:rPr>
          <w:rFonts w:ascii="Times New Roman" w:hAnsi="Times New Roman" w:cs="Times New Roman"/>
          <w:sz w:val="24"/>
          <w:szCs w:val="24"/>
        </w:rPr>
        <w:t>To allow us to make inferences for broad-scale invertebrate-vegetation relationships, we will take an SAV rake sample immediately after collecting a sweep net sample at each SAV site (see Chapter 5).</w:t>
      </w:r>
    </w:p>
    <w:p w14:paraId="0E19145E" w14:textId="5CAC1CA1" w:rsidR="00FF27B7" w:rsidRPr="00AE56D7" w:rsidRDefault="00FF27B7" w:rsidP="00AE56D7">
      <w:pPr>
        <w:pStyle w:val="Body"/>
        <w:ind w:left="720"/>
        <w:rPr>
          <w:rFonts w:ascii="Times New Roman" w:hAnsi="Times New Roman" w:cs="Times New Roman"/>
        </w:rPr>
      </w:pPr>
      <w:r w:rsidRPr="00432F91">
        <w:rPr>
          <w:rFonts w:ascii="Times New Roman" w:hAnsi="Times New Roman" w:cs="Times New Roman"/>
          <w:b/>
        </w:rPr>
        <w:t xml:space="preserve">FAV: </w:t>
      </w:r>
      <w:r w:rsidRPr="00432F91">
        <w:rPr>
          <w:rFonts w:ascii="Times New Roman" w:hAnsi="Times New Roman" w:cs="Times New Roman"/>
          <w:sz w:val="24"/>
          <w:szCs w:val="24"/>
        </w:rPr>
        <w:t xml:space="preserve"> Sampling </w:t>
      </w:r>
      <w:r w:rsidR="003F4E36">
        <w:rPr>
          <w:rFonts w:ascii="Times New Roman" w:hAnsi="Times New Roman" w:cs="Times New Roman"/>
          <w:sz w:val="24"/>
          <w:szCs w:val="24"/>
        </w:rPr>
        <w:t xml:space="preserve">techniques in </w:t>
      </w:r>
      <w:r w:rsidRPr="00432F91">
        <w:rPr>
          <w:rFonts w:ascii="Times New Roman" w:hAnsi="Times New Roman" w:cs="Times New Roman"/>
          <w:sz w:val="24"/>
          <w:szCs w:val="24"/>
        </w:rPr>
        <w:t xml:space="preserve">FAV will depend on </w:t>
      </w:r>
      <w:r w:rsidR="003F4E36">
        <w:rPr>
          <w:rFonts w:ascii="Times New Roman" w:hAnsi="Times New Roman" w:cs="Times New Roman"/>
          <w:sz w:val="24"/>
          <w:szCs w:val="24"/>
        </w:rPr>
        <w:t xml:space="preserve">FAV </w:t>
      </w:r>
      <w:r w:rsidRPr="00432F91">
        <w:rPr>
          <w:rFonts w:ascii="Times New Roman" w:hAnsi="Times New Roman" w:cs="Times New Roman"/>
          <w:sz w:val="24"/>
          <w:szCs w:val="24"/>
        </w:rPr>
        <w:t xml:space="preserve">species. For </w:t>
      </w:r>
      <w:r w:rsidRPr="00432F91">
        <w:rPr>
          <w:rFonts w:ascii="Times New Roman" w:hAnsi="Times New Roman" w:cs="Times New Roman"/>
          <w:i/>
          <w:sz w:val="24"/>
          <w:szCs w:val="24"/>
        </w:rPr>
        <w:t>Eichhornia crassipes</w:t>
      </w:r>
      <w:r w:rsidRPr="00432F91">
        <w:rPr>
          <w:rFonts w:ascii="Times New Roman" w:hAnsi="Times New Roman" w:cs="Times New Roman"/>
          <w:sz w:val="24"/>
          <w:szCs w:val="24"/>
        </w:rPr>
        <w:t xml:space="preserve">, </w:t>
      </w:r>
      <w:r w:rsidRPr="00432F91">
        <w:rPr>
          <w:rFonts w:ascii="Times New Roman" w:hAnsi="Times New Roman" w:cs="Times New Roman"/>
          <w:i/>
          <w:sz w:val="24"/>
          <w:szCs w:val="24"/>
        </w:rPr>
        <w:t>Hydrocotyle,</w:t>
      </w:r>
      <w:r w:rsidRPr="00432F91">
        <w:rPr>
          <w:rFonts w:ascii="Times New Roman" w:hAnsi="Times New Roman" w:cs="Times New Roman"/>
          <w:sz w:val="24"/>
          <w:szCs w:val="24"/>
        </w:rPr>
        <w:t xml:space="preserve"> and </w:t>
      </w:r>
      <w:r w:rsidRPr="00432F91">
        <w:rPr>
          <w:rFonts w:ascii="Times New Roman" w:hAnsi="Times New Roman" w:cs="Times New Roman"/>
          <w:i/>
          <w:sz w:val="24"/>
          <w:szCs w:val="24"/>
        </w:rPr>
        <w:t>Azolla</w:t>
      </w:r>
      <w:r w:rsidRPr="00432F91">
        <w:rPr>
          <w:rFonts w:ascii="Times New Roman" w:hAnsi="Times New Roman" w:cs="Times New Roman"/>
          <w:sz w:val="24"/>
          <w:szCs w:val="24"/>
        </w:rPr>
        <w:t xml:space="preserve">, </w:t>
      </w:r>
      <w:r w:rsidR="00AE56D7">
        <w:rPr>
          <w:rFonts w:ascii="Times New Roman" w:hAnsi="Times New Roman" w:cs="Times New Roman"/>
          <w:sz w:val="24"/>
          <w:szCs w:val="24"/>
        </w:rPr>
        <w:t>we harvested</w:t>
      </w:r>
      <w:r w:rsidRPr="00432F91">
        <w:rPr>
          <w:rFonts w:ascii="Times New Roman" w:hAnsi="Times New Roman" w:cs="Times New Roman"/>
          <w:sz w:val="24"/>
          <w:szCs w:val="24"/>
        </w:rPr>
        <w:t xml:space="preserve"> a </w:t>
      </w:r>
      <w:r w:rsidR="003F4E36">
        <w:rPr>
          <w:rFonts w:ascii="Times New Roman" w:hAnsi="Times New Roman" w:cs="Times New Roman"/>
          <w:sz w:val="24"/>
          <w:szCs w:val="24"/>
        </w:rPr>
        <w:t>25cm x 30cm</w:t>
      </w:r>
      <w:r w:rsidR="003F4E36" w:rsidRPr="002A331B">
        <w:rPr>
          <w:rFonts w:ascii="Times New Roman" w:hAnsi="Times New Roman" w:cs="Times New Roman"/>
          <w:sz w:val="24"/>
          <w:szCs w:val="24"/>
        </w:rPr>
        <w:t xml:space="preserve"> </w:t>
      </w:r>
      <w:r w:rsidRPr="00432F91">
        <w:rPr>
          <w:rFonts w:ascii="Times New Roman" w:hAnsi="Times New Roman" w:cs="Times New Roman"/>
          <w:sz w:val="24"/>
          <w:szCs w:val="24"/>
        </w:rPr>
        <w:t xml:space="preserve"> sample from below </w:t>
      </w:r>
      <w:r w:rsidRPr="00432F91">
        <w:rPr>
          <w:rFonts w:ascii="Times New Roman" w:hAnsi="Times New Roman" w:cs="Times New Roman"/>
          <w:sz w:val="24"/>
          <w:szCs w:val="24"/>
        </w:rPr>
        <w:lastRenderedPageBreak/>
        <w:t xml:space="preserve">using the same d-frame net and severing the connection to surrounding plant material with </w:t>
      </w:r>
      <w:commentRangeStart w:id="20"/>
      <w:r w:rsidRPr="00432F91">
        <w:rPr>
          <w:rFonts w:ascii="Times New Roman" w:hAnsi="Times New Roman" w:cs="Times New Roman"/>
          <w:sz w:val="24"/>
          <w:szCs w:val="24"/>
        </w:rPr>
        <w:t xml:space="preserve">shears </w:t>
      </w:r>
      <w:r w:rsidRPr="00432F91">
        <w:rPr>
          <w:rFonts w:ascii="Times New Roman" w:hAnsi="Times New Roman" w:cs="Times New Roman"/>
          <w:color w:val="231F20"/>
          <w:sz w:val="24"/>
          <w:szCs w:val="24"/>
          <w:u w:color="231F20"/>
        </w:rPr>
        <w:t>(Figure 3C; methods currently being used by USDA aquatic weeds lab, E. Donely Marineau, pers. comm)</w:t>
      </w:r>
      <w:r w:rsidRPr="00432F91">
        <w:rPr>
          <w:rFonts w:ascii="Times New Roman" w:hAnsi="Times New Roman" w:cs="Times New Roman"/>
          <w:sz w:val="24"/>
          <w:szCs w:val="24"/>
        </w:rPr>
        <w:t xml:space="preserve">. </w:t>
      </w:r>
      <w:commentRangeEnd w:id="20"/>
      <w:r w:rsidR="00AE56D7">
        <w:rPr>
          <w:rStyle w:val="CommentReference"/>
          <w:rFonts w:asciiTheme="minorHAnsi" w:eastAsiaTheme="minorEastAsia" w:hAnsiTheme="minorHAnsi" w:cstheme="minorBidi"/>
          <w:color w:val="auto"/>
        </w:rPr>
        <w:commentReference w:id="20"/>
      </w:r>
      <w:r w:rsidR="00AE56D7">
        <w:rPr>
          <w:rFonts w:ascii="Times New Roman" w:hAnsi="Times New Roman" w:cs="Times New Roman"/>
          <w:sz w:val="24"/>
          <w:szCs w:val="24"/>
        </w:rPr>
        <w:t xml:space="preserve">We placed </w:t>
      </w:r>
      <w:r w:rsidRPr="00432F91">
        <w:rPr>
          <w:rFonts w:ascii="Times New Roman" w:hAnsi="Times New Roman" w:cs="Times New Roman"/>
          <w:sz w:val="24"/>
          <w:szCs w:val="24"/>
        </w:rPr>
        <w:t xml:space="preserve">the roots of the plant material and associated invertebrates </w:t>
      </w:r>
      <w:r w:rsidR="00AE56D7">
        <w:rPr>
          <w:rFonts w:ascii="Times New Roman" w:hAnsi="Times New Roman" w:cs="Times New Roman"/>
          <w:sz w:val="24"/>
          <w:szCs w:val="24"/>
        </w:rPr>
        <w:t>on ice</w:t>
      </w:r>
      <w:r w:rsidRPr="00432F91">
        <w:rPr>
          <w:rFonts w:ascii="Times New Roman" w:hAnsi="Times New Roman" w:cs="Times New Roman"/>
          <w:sz w:val="24"/>
          <w:szCs w:val="24"/>
        </w:rPr>
        <w:t xml:space="preserve">. Upon return from the field, we will separate the invertebrates from the vegetation and dry the plants to a constant weight. </w:t>
      </w:r>
      <w:r w:rsidRPr="00432F91">
        <w:rPr>
          <w:rFonts w:ascii="Times New Roman" w:hAnsi="Times New Roman" w:cs="Times New Roman"/>
          <w:i/>
          <w:sz w:val="24"/>
          <w:szCs w:val="24"/>
        </w:rPr>
        <w:t>Ludwigia</w:t>
      </w:r>
      <w:r w:rsidRPr="00432F91">
        <w:rPr>
          <w:rFonts w:ascii="Times New Roman" w:hAnsi="Times New Roman" w:cs="Times New Roman"/>
          <w:sz w:val="24"/>
          <w:szCs w:val="24"/>
        </w:rPr>
        <w:t xml:space="preserve"> spp. is a creeping emergent, and does not form discrete, easy-to-harvest clumps. Therefore, it will be sampled with  </w:t>
      </w:r>
      <w:r w:rsidR="007B0944">
        <w:rPr>
          <w:rFonts w:ascii="Times New Roman" w:hAnsi="Times New Roman" w:cs="Times New Roman"/>
          <w:sz w:val="24"/>
          <w:szCs w:val="24"/>
        </w:rPr>
        <w:t>five</w:t>
      </w:r>
      <w:r w:rsidR="007B0944" w:rsidRPr="00432F91">
        <w:rPr>
          <w:rFonts w:ascii="Times New Roman" w:hAnsi="Times New Roman" w:cs="Times New Roman"/>
          <w:sz w:val="24"/>
          <w:szCs w:val="24"/>
        </w:rPr>
        <w:t xml:space="preserve"> </w:t>
      </w:r>
      <w:r w:rsidRPr="00432F91">
        <w:rPr>
          <w:rFonts w:ascii="Times New Roman" w:hAnsi="Times New Roman" w:cs="Times New Roman"/>
          <w:sz w:val="24"/>
          <w:szCs w:val="24"/>
        </w:rPr>
        <w:t>1-meter sweeps, as for EAV.</w:t>
      </w:r>
    </w:p>
    <w:p w14:paraId="732F2167" w14:textId="77777777" w:rsidR="00FF27B7" w:rsidRPr="00432F91" w:rsidRDefault="00FF27B7" w:rsidP="00FF27B7">
      <w:pPr>
        <w:pStyle w:val="Body"/>
        <w:ind w:left="720"/>
        <w:rPr>
          <w:rFonts w:ascii="Times New Roman" w:hAnsi="Times New Roman" w:cs="Times New Roman"/>
          <w:b/>
        </w:rPr>
      </w:pPr>
      <w:r w:rsidRPr="00432F91">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041111B" wp14:editId="6B3A23E1">
                <wp:simplePos x="0" y="0"/>
                <wp:positionH relativeFrom="column">
                  <wp:posOffset>2013585</wp:posOffset>
                </wp:positionH>
                <wp:positionV relativeFrom="paragraph">
                  <wp:posOffset>61595</wp:posOffset>
                </wp:positionV>
                <wp:extent cx="269875" cy="238125"/>
                <wp:effectExtent l="0" t="0" r="15875" b="28575"/>
                <wp:wrapNone/>
                <wp:docPr id="2953" name="Text Box 2953"/>
                <wp:cNvGraphicFramePr/>
                <a:graphic xmlns:a="http://schemas.openxmlformats.org/drawingml/2006/main">
                  <a:graphicData uri="http://schemas.microsoft.com/office/word/2010/wordprocessingShape">
                    <wps:wsp>
                      <wps:cNvSpPr txBox="1"/>
                      <wps:spPr>
                        <a:xfrm>
                          <a:off x="0" y="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CF1C15" w:rsidRDefault="00CF1C15"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41111B" id="_x0000_t202" coordsize="21600,21600" o:spt="202" path="m,l,21600r21600,l21600,xe">
                <v:stroke joinstyle="miter"/>
                <v:path gradientshapeok="t" o:connecttype="rect"/>
              </v:shapetype>
              <v:shape id="Text Box 2953" o:spid="_x0000_s1026" type="#_x0000_t202" style="position:absolute;left:0;text-align:left;margin-left:158.55pt;margin-top:4.85pt;width:21.2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" fillcolor="white [3201]" strokeweight=".5pt">
                <v:textbox>
                  <w:txbxContent>
                    <w:p w14:paraId="1C8C229B" w14:textId="77777777" w:rsidR="00CF1C15" w:rsidRDefault="00CF1C15" w:rsidP="00FF27B7">
                      <w:r>
                        <w:t>B</w:t>
                      </w:r>
                    </w:p>
                  </w:txbxContent>
                </v:textbox>
              </v:shape>
            </w:pict>
          </mc:Fallback>
        </mc:AlternateContent>
      </w:r>
      <w:r w:rsidRPr="00432F9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07F5E3C" wp14:editId="214EE211">
                <wp:simplePos x="0" y="0"/>
                <wp:positionH relativeFrom="column">
                  <wp:posOffset>586409</wp:posOffset>
                </wp:positionH>
                <wp:positionV relativeFrom="paragraph">
                  <wp:posOffset>144283</wp:posOffset>
                </wp:positionV>
                <wp:extent cx="270344" cy="238539"/>
                <wp:effectExtent l="0" t="0" r="15875" b="28575"/>
                <wp:wrapNone/>
                <wp:docPr id="2948" name="Text Box 2948"/>
                <wp:cNvGraphicFramePr/>
                <a:graphic xmlns:a="http://schemas.openxmlformats.org/drawingml/2006/main">
                  <a:graphicData uri="http://schemas.microsoft.com/office/word/2010/wordprocessingShape">
                    <wps:wsp>
                      <wps:cNvSpPr txBox="1"/>
                      <wps:spPr>
                        <a:xfrm>
                          <a:off x="0" y="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CF1C15" w:rsidRDefault="00CF1C15"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F5E3C" id="Text Box 2948" o:spid="_x0000_s1027" type="#_x0000_t202" style="position:absolute;left:0;text-align:left;margin-left:46.15pt;margin-top:11.35pt;width:21.3pt;height:1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" fillcolor="white [3201]" strokeweight=".5pt">
                <v:textbox>
                  <w:txbxContent>
                    <w:p w14:paraId="0CA01800" w14:textId="77777777" w:rsidR="00CF1C15" w:rsidRDefault="00CF1C15" w:rsidP="00FF27B7">
                      <w:r>
                        <w:t>A</w:t>
                      </w:r>
                    </w:p>
                  </w:txbxContent>
                </v:textbox>
              </v:shape>
            </w:pict>
          </mc:Fallback>
        </mc:AlternateContent>
      </w:r>
      <w:r w:rsidRPr="00432F91">
        <w:rPr>
          <w:rFonts w:ascii="Times New Roman" w:hAnsi="Times New Roman" w:cs="Times New Roman"/>
          <w:noProof/>
        </w:rPr>
        <w:drawing>
          <wp:inline distT="0" distB="0" distL="0" distR="0" wp14:anchorId="6A43577A" wp14:editId="347FD117">
            <wp:extent cx="1369761" cy="1771713"/>
            <wp:effectExtent l="0" t="0" r="1905"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5929" t="17866" r="24748"/>
                    <a:stretch/>
                  </pic:blipFill>
                  <pic:spPr bwMode="auto">
                    <a:xfrm>
                      <a:off x="0" y="0"/>
                      <a:ext cx="1375341" cy="1778930"/>
                    </a:xfrm>
                    <a:prstGeom prst="rect">
                      <a:avLst/>
                    </a:prstGeom>
                    <a:noFill/>
                    <a:ln>
                      <a:noFill/>
                    </a:ln>
                    <a:extLst>
                      <a:ext uri="{53640926-AAD7-44D8-BBD7-CCE9431645EC}">
                        <a14:shadowObscured xmlns:a14="http://schemas.microsoft.com/office/drawing/2010/main"/>
                      </a:ext>
                    </a:extLst>
                  </pic:spPr>
                </pic:pic>
              </a:graphicData>
            </a:graphic>
          </wp:inline>
        </w:drawing>
      </w:r>
      <w:r w:rsidRPr="00432F91">
        <w:rPr>
          <w:rFonts w:ascii="Times New Roman" w:hAnsi="Times New Roman" w:cs="Times New Roman"/>
          <w:b/>
        </w:rPr>
        <w:t xml:space="preserve">    </w:t>
      </w:r>
      <w:r w:rsidRPr="00432F91">
        <w:rPr>
          <w:rFonts w:ascii="Times New Roman" w:hAnsi="Times New Roman" w:cs="Times New Roman"/>
          <w:noProof/>
        </w:rPr>
        <w:drawing>
          <wp:inline distT="0" distB="0" distL="0" distR="0" wp14:anchorId="26853D2B" wp14:editId="60885DFB">
            <wp:extent cx="1899663" cy="1720682"/>
            <wp:effectExtent l="0" t="0" r="5715" b="0"/>
            <wp:docPr id="1" name="Picture 1" descr="U:\FRPA\MONITORING\Fieldwork\Field SOPs\sweep net diagrams\e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RPA\MONITORING\Fieldwork\Field SOPs\sweep net diagrams\eav.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921" r="38882" b="14899"/>
                    <a:stretch/>
                  </pic:blipFill>
                  <pic:spPr bwMode="auto">
                    <a:xfrm>
                      <a:off x="0" y="0"/>
                      <a:ext cx="1902376" cy="1723139"/>
                    </a:xfrm>
                    <a:prstGeom prst="rect">
                      <a:avLst/>
                    </a:prstGeom>
                    <a:noFill/>
                    <a:ln>
                      <a:noFill/>
                    </a:ln>
                    <a:extLst>
                      <a:ext uri="{53640926-AAD7-44D8-BBD7-CCE9431645EC}">
                        <a14:shadowObscured xmlns:a14="http://schemas.microsoft.com/office/drawing/2010/main"/>
                      </a:ext>
                    </a:extLst>
                  </pic:spPr>
                </pic:pic>
              </a:graphicData>
            </a:graphic>
          </wp:inline>
        </w:drawing>
      </w:r>
    </w:p>
    <w:p w14:paraId="722162A7" w14:textId="77777777" w:rsidR="00FF27B7" w:rsidRPr="00432F91" w:rsidRDefault="00FF27B7" w:rsidP="00FF27B7">
      <w:pPr>
        <w:pStyle w:val="Body"/>
        <w:ind w:left="720"/>
        <w:rPr>
          <w:rFonts w:ascii="Times New Roman" w:hAnsi="Times New Roman" w:cs="Times New Roman"/>
          <w:b/>
        </w:rPr>
      </w:pPr>
      <w:r w:rsidRPr="00432F91">
        <w:rPr>
          <w:rFonts w:ascii="Times New Roman" w:hAnsi="Times New Roman" w:cs="Times New Roman"/>
          <w:noProof/>
        </w:rPr>
        <w:drawing>
          <wp:inline distT="0" distB="0" distL="0" distR="0" wp14:anchorId="6A8A4B56" wp14:editId="56790453">
            <wp:extent cx="2016669" cy="1543050"/>
            <wp:effectExtent l="0" t="0" r="3175" b="0"/>
            <wp:docPr id="2944" name="Picture 2944" descr="U:\FRPA\MONITORING\Fieldwork\Field SOPs\sweep net diagrams\f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FRPA\MONITORING\Fieldwork\Field SOPs\sweep net diagrams\fav.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252" r="34907" b="21357"/>
                    <a:stretch/>
                  </pic:blipFill>
                  <pic:spPr bwMode="auto">
                    <a:xfrm>
                      <a:off x="0" y="0"/>
                      <a:ext cx="2022361" cy="1547405"/>
                    </a:xfrm>
                    <a:prstGeom prst="rect">
                      <a:avLst/>
                    </a:prstGeom>
                    <a:noFill/>
                    <a:ln>
                      <a:noFill/>
                    </a:ln>
                    <a:extLst>
                      <a:ext uri="{53640926-AAD7-44D8-BBD7-CCE9431645EC}">
                        <a14:shadowObscured xmlns:a14="http://schemas.microsoft.com/office/drawing/2010/main"/>
                      </a:ext>
                    </a:extLst>
                  </pic:spPr>
                </pic:pic>
              </a:graphicData>
            </a:graphic>
          </wp:inline>
        </w:drawing>
      </w:r>
      <w:r w:rsidRPr="00432F9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BA7B512" wp14:editId="6BDA7A55">
                <wp:simplePos x="0" y="0"/>
                <wp:positionH relativeFrom="column">
                  <wp:posOffset>515620</wp:posOffset>
                </wp:positionH>
                <wp:positionV relativeFrom="paragraph">
                  <wp:posOffset>243840</wp:posOffset>
                </wp:positionV>
                <wp:extent cx="269875" cy="238125"/>
                <wp:effectExtent l="0" t="0" r="15875" b="28575"/>
                <wp:wrapNone/>
                <wp:docPr id="2950" name="Text Box 2950"/>
                <wp:cNvGraphicFramePr/>
                <a:graphic xmlns:a="http://schemas.openxmlformats.org/drawingml/2006/main">
                  <a:graphicData uri="http://schemas.microsoft.com/office/word/2010/wordprocessingShape">
                    <wps:wsp>
                      <wps:cNvSpPr txBox="1"/>
                      <wps:spPr>
                        <a:xfrm>
                          <a:off x="0" y="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CF1C15" w:rsidRDefault="00CF1C15"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B512" id="Text Box 2950" o:spid="_x0000_s1028" type="#_x0000_t202" style="position:absolute;left:0;text-align:left;margin-left:40.6pt;margin-top:19.2pt;width:21.25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" fillcolor="white [3201]" strokeweight=".5pt">
                <v:textbox>
                  <w:txbxContent>
                    <w:p w14:paraId="56AD227D" w14:textId="77777777" w:rsidR="00CF1C15" w:rsidRDefault="00CF1C15" w:rsidP="00FF27B7">
                      <w:r>
                        <w:t>C</w:t>
                      </w:r>
                    </w:p>
                  </w:txbxContent>
                </v:textbox>
              </v:shape>
            </w:pict>
          </mc:Fallback>
        </mc:AlternateContent>
      </w:r>
      <w:r w:rsidRPr="00432F9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7940664" wp14:editId="44C5F961">
                <wp:simplePos x="0" y="0"/>
                <wp:positionH relativeFrom="column">
                  <wp:posOffset>2710429</wp:posOffset>
                </wp:positionH>
                <wp:positionV relativeFrom="paragraph">
                  <wp:posOffset>72804</wp:posOffset>
                </wp:positionV>
                <wp:extent cx="270344" cy="238539"/>
                <wp:effectExtent l="0" t="0" r="15875" b="28575"/>
                <wp:wrapNone/>
                <wp:docPr id="2951" name="Text Box 2951"/>
                <wp:cNvGraphicFramePr/>
                <a:graphic xmlns:a="http://schemas.openxmlformats.org/drawingml/2006/main">
                  <a:graphicData uri="http://schemas.microsoft.com/office/word/2010/wordprocessingShape">
                    <wps:wsp>
                      <wps:cNvSpPr txBox="1"/>
                      <wps:spPr>
                        <a:xfrm>
                          <a:off x="0" y="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CF1C15" w:rsidRDefault="00CF1C15"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40664" id="Text Box 2951" o:spid="_x0000_s1029" type="#_x0000_t202" style="position:absolute;left:0;text-align:left;margin-left:213.4pt;margin-top:5.75pt;width:21.3pt;height:1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" fillcolor="white [3201]" strokeweight=".5pt">
                <v:textbox>
                  <w:txbxContent>
                    <w:p w14:paraId="656C2843" w14:textId="77777777" w:rsidR="00CF1C15" w:rsidRDefault="00CF1C15" w:rsidP="00FF27B7">
                      <w:r>
                        <w:t>D</w:t>
                      </w:r>
                    </w:p>
                  </w:txbxContent>
                </v:textbox>
              </v:shape>
            </w:pict>
          </mc:Fallback>
        </mc:AlternateContent>
      </w:r>
      <w:r w:rsidRPr="00432F91">
        <w:rPr>
          <w:rFonts w:ascii="Times New Roman" w:hAnsi="Times New Roman" w:cs="Times New Roman"/>
          <w:b/>
        </w:rPr>
        <w:t xml:space="preserve">    </w:t>
      </w:r>
      <w:r w:rsidRPr="00432F91">
        <w:rPr>
          <w:rFonts w:ascii="Times New Roman" w:hAnsi="Times New Roman" w:cs="Times New Roman"/>
          <w:noProof/>
        </w:rPr>
        <w:drawing>
          <wp:inline distT="0" distB="0" distL="0" distR="0" wp14:anchorId="79FCC9EA" wp14:editId="71DB0161">
            <wp:extent cx="1784215" cy="1541177"/>
            <wp:effectExtent l="0" t="0" r="6985" b="1905"/>
            <wp:docPr id="2945" name="Picture 2945" descr="U:\FRPA\MONITORING\Fieldwork\Field SOPs\sweep net diagrams\s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FRPA\MONITORING\Fieldwork\Field SOPs\sweep net diagrams\sav.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596" r="34410" b="13906"/>
                    <a:stretch/>
                  </pic:blipFill>
                  <pic:spPr bwMode="auto">
                    <a:xfrm>
                      <a:off x="0" y="0"/>
                      <a:ext cx="1789371" cy="1545631"/>
                    </a:xfrm>
                    <a:prstGeom prst="rect">
                      <a:avLst/>
                    </a:prstGeom>
                    <a:noFill/>
                    <a:ln>
                      <a:noFill/>
                    </a:ln>
                    <a:extLst>
                      <a:ext uri="{53640926-AAD7-44D8-BBD7-CCE9431645EC}">
                        <a14:shadowObscured xmlns:a14="http://schemas.microsoft.com/office/drawing/2010/main"/>
                      </a:ext>
                    </a:extLst>
                  </pic:spPr>
                </pic:pic>
              </a:graphicData>
            </a:graphic>
          </wp:inline>
        </w:drawing>
      </w:r>
    </w:p>
    <w:p w14:paraId="05D292CA" w14:textId="77777777" w:rsidR="00FF27B7" w:rsidRPr="00432F91" w:rsidRDefault="00FF27B7" w:rsidP="00FF27B7">
      <w:pPr>
        <w:pStyle w:val="Body"/>
        <w:rPr>
          <w:rFonts w:ascii="Times New Roman" w:hAnsi="Times New Roman" w:cs="Times New Roman"/>
          <w:sz w:val="24"/>
          <w:szCs w:val="24"/>
        </w:rPr>
      </w:pPr>
      <w:r w:rsidRPr="00E75E62">
        <w:rPr>
          <w:rFonts w:ascii="Times New Roman" w:hAnsi="Times New Roman" w:cs="Times New Roman"/>
          <w:b/>
          <w:sz w:val="24"/>
          <w:szCs w:val="24"/>
        </w:rPr>
        <w:t>Figure 3:</w:t>
      </w:r>
      <w:r w:rsidRPr="00E75E62">
        <w:rPr>
          <w:rFonts w:ascii="Times New Roman" w:hAnsi="Times New Roman" w:cs="Times New Roman"/>
          <w:sz w:val="24"/>
          <w:szCs w:val="24"/>
        </w:rPr>
        <w:t xml:space="preserve"> </w:t>
      </w:r>
      <w:r w:rsidRPr="00E75E62">
        <w:rPr>
          <w:rFonts w:ascii="Times New Roman" w:hAnsi="Times New Roman" w:cs="Times New Roman"/>
          <w:b/>
          <w:sz w:val="24"/>
          <w:szCs w:val="24"/>
        </w:rPr>
        <w:t>A)</w:t>
      </w:r>
      <w:r w:rsidRPr="00E75E62">
        <w:rPr>
          <w:rFonts w:ascii="Times New Roman" w:hAnsi="Times New Roman" w:cs="Times New Roman"/>
          <w:sz w:val="24"/>
          <w:szCs w:val="24"/>
        </w:rPr>
        <w:t xml:space="preserve"> Specifications of the sweep net.  </w:t>
      </w:r>
      <w:r w:rsidRPr="00E75E62">
        <w:rPr>
          <w:rFonts w:ascii="Times New Roman" w:hAnsi="Times New Roman" w:cs="Times New Roman"/>
          <w:b/>
          <w:sz w:val="24"/>
          <w:szCs w:val="24"/>
        </w:rPr>
        <w:t>B)</w:t>
      </w:r>
      <w:r w:rsidRPr="00E75E62">
        <w:rPr>
          <w:rFonts w:ascii="Times New Roman" w:hAnsi="Times New Roman" w:cs="Times New Roman"/>
          <w:sz w:val="24"/>
          <w:szCs w:val="24"/>
        </w:rPr>
        <w:t xml:space="preserve"> Use of sweep net in emergent vegetation. </w:t>
      </w:r>
      <w:r w:rsidRPr="00E75E62">
        <w:rPr>
          <w:rFonts w:ascii="Times New Roman" w:hAnsi="Times New Roman" w:cs="Times New Roman"/>
          <w:b/>
          <w:sz w:val="24"/>
          <w:szCs w:val="24"/>
        </w:rPr>
        <w:t xml:space="preserve">C) </w:t>
      </w:r>
      <w:r w:rsidRPr="00E75E62">
        <w:rPr>
          <w:rFonts w:ascii="Times New Roman" w:hAnsi="Times New Roman" w:cs="Times New Roman"/>
          <w:sz w:val="24"/>
          <w:szCs w:val="24"/>
        </w:rPr>
        <w:t xml:space="preserve">Use of sweep net in submerged vegetation. </w:t>
      </w:r>
      <w:r w:rsidRPr="00E75E62">
        <w:rPr>
          <w:rFonts w:ascii="Times New Roman" w:hAnsi="Times New Roman" w:cs="Times New Roman"/>
          <w:b/>
          <w:sz w:val="24"/>
          <w:szCs w:val="24"/>
        </w:rPr>
        <w:t>D)</w:t>
      </w:r>
      <w:r w:rsidRPr="00E75E62">
        <w:rPr>
          <w:rFonts w:ascii="Times New Roman" w:hAnsi="Times New Roman" w:cs="Times New Roman"/>
          <w:sz w:val="24"/>
          <w:szCs w:val="24"/>
        </w:rPr>
        <w:t xml:space="preserve"> Use of sweep net in floating vegetation. </w:t>
      </w:r>
    </w:p>
    <w:p w14:paraId="7A55F512" w14:textId="77777777" w:rsidR="00FF27B7" w:rsidRPr="00E75E62" w:rsidRDefault="00E75E62" w:rsidP="00463B5C">
      <w:pPr>
        <w:pStyle w:val="Heading4"/>
      </w:pPr>
      <w:r w:rsidRPr="00E75E62">
        <w:t>Open water and channel</w:t>
      </w:r>
    </w:p>
    <w:p w14:paraId="4EA79B64" w14:textId="126B8FB8"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 xml:space="preserve">Our open water sampling patches </w:t>
      </w:r>
      <w:r w:rsidR="00AE56D7">
        <w:rPr>
          <w:rFonts w:ascii="Times New Roman" w:hAnsi="Times New Roman" w:cs="Times New Roman"/>
          <w:sz w:val="24"/>
          <w:szCs w:val="24"/>
        </w:rPr>
        <w:t>were haphazardly</w:t>
      </w:r>
      <w:r w:rsidRPr="00432F91">
        <w:rPr>
          <w:rFonts w:ascii="Times New Roman" w:hAnsi="Times New Roman" w:cs="Times New Roman"/>
          <w:sz w:val="24"/>
          <w:szCs w:val="24"/>
        </w:rPr>
        <w:t xml:space="preserve"> distributed across all unvegetated open water and channels &gt; 1.5m across. Methods used in open-water have a long history of use in monitoring in the Delta, and will allow us to compare our measurements in vegetated wetlands to conditions in channels and make comparisons to long-term data sets. Methods </w:t>
      </w:r>
      <w:r w:rsidR="00D75FC7">
        <w:rPr>
          <w:rFonts w:ascii="Times New Roman" w:hAnsi="Times New Roman" w:cs="Times New Roman"/>
          <w:sz w:val="24"/>
          <w:szCs w:val="24"/>
        </w:rPr>
        <w:t>included</w:t>
      </w:r>
      <w:r w:rsidRPr="00432F91">
        <w:rPr>
          <w:rFonts w:ascii="Times New Roman" w:hAnsi="Times New Roman" w:cs="Times New Roman"/>
          <w:sz w:val="24"/>
          <w:szCs w:val="24"/>
        </w:rPr>
        <w:t xml:space="preserve">: </w:t>
      </w:r>
      <w:r w:rsidR="002B6D03">
        <w:rPr>
          <w:rFonts w:ascii="Times New Roman" w:hAnsi="Times New Roman" w:cs="Times New Roman"/>
          <w:sz w:val="24"/>
          <w:szCs w:val="24"/>
        </w:rPr>
        <w:t xml:space="preserve"> zooplankton and mysid trawls,</w:t>
      </w:r>
      <w:r w:rsidRPr="00432F91">
        <w:rPr>
          <w:rFonts w:ascii="Times New Roman" w:hAnsi="Times New Roman" w:cs="Times New Roman"/>
          <w:sz w:val="24"/>
          <w:szCs w:val="24"/>
        </w:rPr>
        <w:t xml:space="preserve"> </w:t>
      </w:r>
      <w:r w:rsidR="001C168D">
        <w:rPr>
          <w:rFonts w:ascii="Times New Roman" w:hAnsi="Times New Roman" w:cs="Times New Roman"/>
          <w:sz w:val="24"/>
          <w:szCs w:val="24"/>
        </w:rPr>
        <w:t xml:space="preserve">PVC cores </w:t>
      </w:r>
      <w:r w:rsidR="003F4E36">
        <w:rPr>
          <w:rFonts w:ascii="Times New Roman" w:hAnsi="Times New Roman" w:cs="Times New Roman"/>
          <w:sz w:val="24"/>
          <w:szCs w:val="24"/>
        </w:rPr>
        <w:t xml:space="preserve">and </w:t>
      </w:r>
      <w:r w:rsidRPr="00432F91">
        <w:rPr>
          <w:rFonts w:ascii="Times New Roman" w:hAnsi="Times New Roman" w:cs="Times New Roman"/>
          <w:sz w:val="24"/>
          <w:szCs w:val="24"/>
        </w:rPr>
        <w:t xml:space="preserve">ponar grabs. </w:t>
      </w:r>
    </w:p>
    <w:p w14:paraId="0F011BE1" w14:textId="77C5E903"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Benthic core:</w:t>
      </w:r>
      <w:r w:rsidRPr="00432F91">
        <w:rPr>
          <w:rFonts w:ascii="Times New Roman" w:hAnsi="Times New Roman" w:cs="Times New Roman"/>
          <w:sz w:val="24"/>
          <w:szCs w:val="24"/>
        </w:rPr>
        <w:t xml:space="preserve"> Benthic cores have been used extensively to quantify chironomid and amphipod populations, as well as bivalves and other infauna in tidal wetlands (</w:t>
      </w:r>
      <w:r w:rsidR="00E005DE">
        <w:rPr>
          <w:rFonts w:ascii="Times New Roman" w:hAnsi="Times New Roman" w:cs="Times New Roman"/>
          <w:sz w:val="24"/>
          <w:szCs w:val="24"/>
        </w:rPr>
        <w:t>Wells 2015</w:t>
      </w:r>
      <w:r w:rsidRPr="00432F91">
        <w:rPr>
          <w:rFonts w:ascii="Times New Roman" w:hAnsi="Times New Roman" w:cs="Times New Roman"/>
          <w:sz w:val="24"/>
          <w:szCs w:val="24"/>
        </w:rPr>
        <w:t>, Howe et al. 2014, CDFW unpublished data). While many chironomids and amphipod life stages present in fish diets are pelagic (S. Slater, pers. comm), they also have benthic life stages</w:t>
      </w:r>
      <w:r w:rsidR="001C168D">
        <w:rPr>
          <w:rFonts w:ascii="Times New Roman" w:hAnsi="Times New Roman" w:cs="Times New Roman"/>
          <w:sz w:val="24"/>
          <w:szCs w:val="24"/>
        </w:rPr>
        <w:t xml:space="preserve">. </w:t>
      </w:r>
      <w:r w:rsidRPr="00432F91">
        <w:rPr>
          <w:rFonts w:ascii="Times New Roman" w:hAnsi="Times New Roman" w:cs="Times New Roman"/>
          <w:sz w:val="24"/>
          <w:szCs w:val="24"/>
        </w:rPr>
        <w:t xml:space="preserve">In shallow water (&lt;1.5m), we </w:t>
      </w:r>
      <w:r w:rsidR="00D75FC7">
        <w:rPr>
          <w:rFonts w:ascii="Times New Roman" w:hAnsi="Times New Roman" w:cs="Times New Roman"/>
          <w:sz w:val="24"/>
          <w:szCs w:val="24"/>
        </w:rPr>
        <w:t>took</w:t>
      </w:r>
      <w:r w:rsidRPr="00432F91">
        <w:rPr>
          <w:rFonts w:ascii="Times New Roman" w:hAnsi="Times New Roman" w:cs="Times New Roman"/>
          <w:sz w:val="24"/>
          <w:szCs w:val="24"/>
        </w:rPr>
        <w:t xml:space="preserve"> a 4in (20cm) diameter benthic core (Figure 5A), hand-deployed to a depth of 20 cm. In deep water &gt;1.5m, we will use a 9x9 in ponar grab modified for use in hard substrates </w:t>
      </w:r>
      <w:r w:rsidRPr="00432F91">
        <w:rPr>
          <w:rFonts w:ascii="Times New Roman" w:hAnsi="Times New Roman" w:cs="Times New Roman"/>
          <w:sz w:val="24"/>
          <w:szCs w:val="24"/>
        </w:rPr>
        <w:lastRenderedPageBreak/>
        <w:t>(as per USFWS Liberty Island Monitoring, L. Smith pers.</w:t>
      </w:r>
      <w:r w:rsidR="003F4E36">
        <w:rPr>
          <w:rFonts w:ascii="Times New Roman" w:hAnsi="Times New Roman" w:cs="Times New Roman"/>
          <w:sz w:val="24"/>
          <w:szCs w:val="24"/>
        </w:rPr>
        <w:t xml:space="preserve"> </w:t>
      </w:r>
      <w:r w:rsidRPr="00432F91">
        <w:rPr>
          <w:rFonts w:ascii="Times New Roman" w:hAnsi="Times New Roman" w:cs="Times New Roman"/>
          <w:sz w:val="24"/>
          <w:szCs w:val="24"/>
        </w:rPr>
        <w:t xml:space="preserve">comm, figure 5B), with three samples at each site. This may be in conjunction with substrate analysis during fish sampling to minimize disturbance and maximize efficiency. The core will be washed and sieved on board the boat to remove the sand/mud and preserve any organic detritus and invertebrates. Two crew members will estimate % silt, sand, and gravel in the field, and average the values. We will calculate effort as catch per surface area of substrate sampled. </w:t>
      </w:r>
    </w:p>
    <w:p w14:paraId="38974455" w14:textId="77777777"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noProof/>
          <w:sz w:val="24"/>
          <w:szCs w:val="24"/>
        </w:rPr>
        <w:drawing>
          <wp:inline distT="0" distB="0" distL="0" distR="0" wp14:anchorId="79D0CB50" wp14:editId="5A14BD9D">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Pr="00432F91">
        <w:rPr>
          <w:rFonts w:ascii="Times New Roman" w:hAnsi="Times New Roman" w:cs="Times New Roman"/>
          <w:noProof/>
          <w:sz w:val="24"/>
          <w:szCs w:val="24"/>
        </w:rPr>
        <w:drawing>
          <wp:inline distT="0" distB="0" distL="0" distR="0" wp14:anchorId="68BB0C1F" wp14:editId="6ACCE42A">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1E253032" w14:textId="77777777"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Figure 5</w:t>
      </w:r>
      <w:r w:rsidRPr="00432F91">
        <w:rPr>
          <w:rFonts w:ascii="Times New Roman" w:hAnsi="Times New Roman" w:cs="Times New Roman"/>
          <w:sz w:val="24"/>
          <w:szCs w:val="24"/>
        </w:rPr>
        <w:t xml:space="preserve">: A) Benthic core made of 4” PVC pipe for use in shallow water (&lt;1.5 meters). B) Ponar grab for use in water greater than 1.5 meters. </w:t>
      </w:r>
    </w:p>
    <w:p w14:paraId="632FA20C" w14:textId="20D392A6" w:rsidR="002B6D03"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 xml:space="preserve">Mysid and zooplankton </w:t>
      </w:r>
      <w:r w:rsidR="00D75FC7">
        <w:rPr>
          <w:rFonts w:ascii="Times New Roman" w:hAnsi="Times New Roman" w:cs="Times New Roman"/>
          <w:b/>
          <w:sz w:val="24"/>
          <w:szCs w:val="24"/>
        </w:rPr>
        <w:t>n</w:t>
      </w:r>
      <w:r w:rsidRPr="00432F91">
        <w:rPr>
          <w:rFonts w:ascii="Times New Roman" w:hAnsi="Times New Roman" w:cs="Times New Roman"/>
          <w:b/>
          <w:sz w:val="24"/>
          <w:szCs w:val="24"/>
        </w:rPr>
        <w:t>ets:</w:t>
      </w:r>
      <w:r w:rsidRPr="00432F91">
        <w:rPr>
          <w:rFonts w:ascii="Times New Roman" w:hAnsi="Times New Roman" w:cs="Times New Roman"/>
          <w:sz w:val="24"/>
          <w:szCs w:val="24"/>
        </w:rPr>
        <w:t xml:space="preserve"> Mysid nets have been used extensively to characterize macrozooplankton in the water column</w:t>
      </w:r>
      <w:r w:rsidR="003F4E36">
        <w:rPr>
          <w:rFonts w:ascii="Times New Roman" w:hAnsi="Times New Roman" w:cs="Times New Roman"/>
          <w:sz w:val="24"/>
          <w:szCs w:val="24"/>
        </w:rPr>
        <w:t>.</w:t>
      </w:r>
      <w:r w:rsidR="003F4E36" w:rsidRPr="00432F91">
        <w:rPr>
          <w:rFonts w:ascii="Times New Roman" w:hAnsi="Times New Roman" w:cs="Times New Roman"/>
          <w:sz w:val="24"/>
          <w:szCs w:val="24"/>
        </w:rPr>
        <w:t xml:space="preserve"> </w:t>
      </w:r>
      <w:r w:rsidR="003F4E36">
        <w:rPr>
          <w:rFonts w:ascii="Times New Roman" w:hAnsi="Times New Roman" w:cs="Times New Roman"/>
          <w:sz w:val="24"/>
          <w:szCs w:val="24"/>
        </w:rPr>
        <w:t>Macrozooplankton includes</w:t>
      </w:r>
      <w:r w:rsidRPr="00432F91">
        <w:rPr>
          <w:rFonts w:ascii="Times New Roman" w:hAnsi="Times New Roman" w:cs="Times New Roman"/>
          <w:sz w:val="24"/>
          <w:szCs w:val="24"/>
        </w:rPr>
        <w:t xml:space="preserve"> amphipods and mysids that are large components of fish diets (Feyrer et al. 2003, Slater and Baxter 2014). We </w:t>
      </w:r>
      <w:r w:rsidR="00D75FC7">
        <w:rPr>
          <w:rFonts w:ascii="Times New Roman" w:hAnsi="Times New Roman" w:cs="Times New Roman"/>
          <w:sz w:val="24"/>
          <w:szCs w:val="24"/>
        </w:rPr>
        <w:t>sampled</w:t>
      </w:r>
      <w:r w:rsidRPr="00432F91">
        <w:rPr>
          <w:rFonts w:ascii="Times New Roman" w:hAnsi="Times New Roman" w:cs="Times New Roman"/>
          <w:sz w:val="24"/>
          <w:szCs w:val="24"/>
        </w:rPr>
        <w:t xml:space="preserve"> macrozooplankton in the water column using a </w:t>
      </w:r>
      <w:r w:rsidR="00D75FC7">
        <w:rPr>
          <w:rFonts w:ascii="Times New Roman" w:hAnsi="Times New Roman" w:cs="Times New Roman"/>
          <w:sz w:val="24"/>
          <w:szCs w:val="24"/>
        </w:rPr>
        <w:t xml:space="preserve">50 </w:t>
      </w:r>
      <w:commentRangeStart w:id="21"/>
      <w:r w:rsidRPr="00432F91">
        <w:rPr>
          <w:rFonts w:ascii="Times New Roman" w:hAnsi="Times New Roman" w:cs="Times New Roman"/>
          <w:sz w:val="24"/>
          <w:szCs w:val="24"/>
        </w:rPr>
        <w:t>cm mouth</w:t>
      </w:r>
      <w:commentRangeEnd w:id="21"/>
      <w:r w:rsidR="00D75FC7">
        <w:rPr>
          <w:rStyle w:val="CommentReference"/>
          <w:rFonts w:asciiTheme="minorHAnsi" w:eastAsiaTheme="minorEastAsia" w:hAnsiTheme="minorHAnsi" w:cstheme="minorBidi"/>
          <w:color w:val="auto"/>
        </w:rPr>
        <w:commentReference w:id="21"/>
      </w:r>
      <w:r w:rsidR="00D75FC7">
        <w:rPr>
          <w:rFonts w:ascii="Times New Roman" w:hAnsi="Times New Roman" w:cs="Times New Roman"/>
          <w:sz w:val="24"/>
          <w:szCs w:val="24"/>
        </w:rPr>
        <w:t xml:space="preserve"> diameter</w:t>
      </w:r>
      <w:r w:rsidRPr="00432F91">
        <w:rPr>
          <w:rFonts w:ascii="Times New Roman" w:hAnsi="Times New Roman" w:cs="Times New Roman"/>
          <w:sz w:val="24"/>
          <w:szCs w:val="24"/>
        </w:rPr>
        <w:t xml:space="preserve"> (0.500mm mesh size) mysid </w:t>
      </w:r>
      <w:r w:rsidR="002B6D03">
        <w:rPr>
          <w:rFonts w:ascii="Times New Roman" w:hAnsi="Times New Roman" w:cs="Times New Roman"/>
          <w:sz w:val="24"/>
          <w:szCs w:val="24"/>
        </w:rPr>
        <w:t>net</w:t>
      </w:r>
      <w:r w:rsidRPr="00432F91">
        <w:rPr>
          <w:rFonts w:ascii="Times New Roman" w:hAnsi="Times New Roman" w:cs="Times New Roman"/>
          <w:sz w:val="24"/>
          <w:szCs w:val="24"/>
        </w:rPr>
        <w:t xml:space="preserve"> </w:t>
      </w:r>
      <w:r w:rsidR="002B6D03" w:rsidRPr="00432F91">
        <w:rPr>
          <w:rFonts w:ascii="Times New Roman" w:hAnsi="Times New Roman" w:cs="Times New Roman"/>
          <w:sz w:val="24"/>
          <w:szCs w:val="24"/>
        </w:rPr>
        <w:t>and sample</w:t>
      </w:r>
      <w:r w:rsidR="00D75FC7">
        <w:rPr>
          <w:rFonts w:ascii="Times New Roman" w:hAnsi="Times New Roman" w:cs="Times New Roman"/>
          <w:sz w:val="24"/>
          <w:szCs w:val="24"/>
        </w:rPr>
        <w:t>d</w:t>
      </w:r>
      <w:r w:rsidR="002B6D03" w:rsidRPr="00432F91">
        <w:rPr>
          <w:rFonts w:ascii="Times New Roman" w:hAnsi="Times New Roman" w:cs="Times New Roman"/>
          <w:sz w:val="24"/>
          <w:szCs w:val="24"/>
        </w:rPr>
        <w:t xml:space="preserve"> mesozooplankton with a 14.6</w:t>
      </w:r>
      <w:r w:rsidR="00D75FC7">
        <w:rPr>
          <w:rFonts w:ascii="Times New Roman" w:hAnsi="Times New Roman" w:cs="Times New Roman"/>
          <w:sz w:val="24"/>
          <w:szCs w:val="24"/>
        </w:rPr>
        <w:t xml:space="preserve"> </w:t>
      </w:r>
      <w:r w:rsidR="002B6D03" w:rsidRPr="00432F91">
        <w:rPr>
          <w:rFonts w:ascii="Times New Roman" w:hAnsi="Times New Roman" w:cs="Times New Roman"/>
          <w:sz w:val="24"/>
          <w:szCs w:val="24"/>
        </w:rPr>
        <w:t xml:space="preserve">cm diameter (0.150 mm mesh size) </w:t>
      </w:r>
      <w:r w:rsidR="003F4E36">
        <w:rPr>
          <w:rFonts w:ascii="Times New Roman" w:hAnsi="Times New Roman" w:cs="Times New Roman"/>
          <w:sz w:val="24"/>
          <w:szCs w:val="24"/>
        </w:rPr>
        <w:t xml:space="preserve">zooplankton </w:t>
      </w:r>
      <w:r w:rsidR="002B6D03" w:rsidRPr="00432F91">
        <w:rPr>
          <w:rFonts w:ascii="Times New Roman" w:hAnsi="Times New Roman" w:cs="Times New Roman"/>
          <w:sz w:val="24"/>
          <w:szCs w:val="24"/>
        </w:rPr>
        <w:t xml:space="preserve">net attached </w:t>
      </w:r>
      <w:r w:rsidR="003F4E36">
        <w:rPr>
          <w:rFonts w:ascii="Times New Roman" w:hAnsi="Times New Roman" w:cs="Times New Roman"/>
          <w:sz w:val="24"/>
          <w:szCs w:val="24"/>
        </w:rPr>
        <w:t xml:space="preserve">or held alongside </w:t>
      </w:r>
      <w:r w:rsidR="002B6D03" w:rsidRPr="00432F91">
        <w:rPr>
          <w:rFonts w:ascii="Times New Roman" w:hAnsi="Times New Roman" w:cs="Times New Roman"/>
          <w:sz w:val="24"/>
          <w:szCs w:val="24"/>
        </w:rPr>
        <w:t>(similar to EMP methods, Hennessy 2009).</w:t>
      </w:r>
      <w:r w:rsidR="00D75FC7">
        <w:rPr>
          <w:rFonts w:ascii="Times New Roman" w:hAnsi="Times New Roman" w:cs="Times New Roman"/>
          <w:sz w:val="24"/>
          <w:szCs w:val="24"/>
        </w:rPr>
        <w:t xml:space="preserve"> </w:t>
      </w:r>
      <w:r w:rsidR="002B6D03">
        <w:rPr>
          <w:rFonts w:ascii="Times New Roman" w:hAnsi="Times New Roman" w:cs="Times New Roman"/>
          <w:sz w:val="24"/>
          <w:szCs w:val="24"/>
        </w:rPr>
        <w:t>These nets w</w:t>
      </w:r>
      <w:r w:rsidR="00D75FC7">
        <w:rPr>
          <w:rFonts w:ascii="Times New Roman" w:hAnsi="Times New Roman" w:cs="Times New Roman"/>
          <w:sz w:val="24"/>
          <w:szCs w:val="24"/>
        </w:rPr>
        <w:t xml:space="preserve">ere held approximately 1 m to the site of the bout, 10 cm below the surface of the water and trawled at 1-2 mph for five minutes. </w:t>
      </w:r>
      <w:r w:rsidRPr="00432F91">
        <w:rPr>
          <w:rFonts w:ascii="Times New Roman" w:hAnsi="Times New Roman" w:cs="Times New Roman"/>
          <w:sz w:val="24"/>
          <w:szCs w:val="24"/>
        </w:rPr>
        <w:t>A flowmeter mounted in the net measure</w:t>
      </w:r>
      <w:r w:rsidR="00D75FC7">
        <w:rPr>
          <w:rFonts w:ascii="Times New Roman" w:hAnsi="Times New Roman" w:cs="Times New Roman"/>
          <w:sz w:val="24"/>
          <w:szCs w:val="24"/>
        </w:rPr>
        <w:t>d</w:t>
      </w:r>
      <w:r w:rsidRPr="00432F91">
        <w:rPr>
          <w:rFonts w:ascii="Times New Roman" w:hAnsi="Times New Roman" w:cs="Times New Roman"/>
          <w:sz w:val="24"/>
          <w:szCs w:val="24"/>
        </w:rPr>
        <w:t xml:space="preserve"> sample volume, and </w:t>
      </w:r>
      <w:r w:rsidR="00D75FC7">
        <w:rPr>
          <w:rFonts w:ascii="Times New Roman" w:hAnsi="Times New Roman" w:cs="Times New Roman"/>
          <w:sz w:val="24"/>
          <w:szCs w:val="24"/>
        </w:rPr>
        <w:t>effort was</w:t>
      </w:r>
      <w:r w:rsidRPr="00432F91">
        <w:rPr>
          <w:rFonts w:ascii="Times New Roman" w:hAnsi="Times New Roman" w:cs="Times New Roman"/>
          <w:sz w:val="24"/>
          <w:szCs w:val="24"/>
        </w:rPr>
        <w:t xml:space="preserve"> standardize</w:t>
      </w:r>
      <w:r w:rsidR="00D75FC7">
        <w:rPr>
          <w:rFonts w:ascii="Times New Roman" w:hAnsi="Times New Roman" w:cs="Times New Roman"/>
          <w:sz w:val="24"/>
          <w:szCs w:val="24"/>
        </w:rPr>
        <w:t>d</w:t>
      </w:r>
      <w:r w:rsidRPr="00432F91">
        <w:rPr>
          <w:rFonts w:ascii="Times New Roman" w:hAnsi="Times New Roman" w:cs="Times New Roman"/>
          <w:sz w:val="24"/>
          <w:szCs w:val="24"/>
        </w:rPr>
        <w:t xml:space="preserve"> by catch per liter of water sampled. </w:t>
      </w:r>
    </w:p>
    <w:p w14:paraId="3568896A" w14:textId="142F0565"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 xml:space="preserve">Where channels are less than 1.5m in width, and no open water is present, we </w:t>
      </w:r>
      <w:r w:rsidR="00D75FC7">
        <w:rPr>
          <w:rFonts w:ascii="Times New Roman" w:hAnsi="Times New Roman" w:cs="Times New Roman"/>
          <w:sz w:val="24"/>
          <w:szCs w:val="24"/>
        </w:rPr>
        <w:t>placed</w:t>
      </w:r>
      <w:r w:rsidRPr="00432F91">
        <w:rPr>
          <w:rFonts w:ascii="Times New Roman" w:hAnsi="Times New Roman" w:cs="Times New Roman"/>
          <w:sz w:val="24"/>
          <w:szCs w:val="24"/>
        </w:rPr>
        <w:t xml:space="preserve"> the net in the channel on an ebb tide, and allow the tidal current to flow through the net for five minutes instead of trawling the net. After retrieval, the net</w:t>
      </w:r>
      <w:r w:rsidR="00D75FC7">
        <w:rPr>
          <w:rFonts w:ascii="Times New Roman" w:hAnsi="Times New Roman" w:cs="Times New Roman"/>
          <w:sz w:val="24"/>
          <w:szCs w:val="24"/>
        </w:rPr>
        <w:t>s</w:t>
      </w:r>
      <w:r w:rsidRPr="00432F91">
        <w:rPr>
          <w:rFonts w:ascii="Times New Roman" w:hAnsi="Times New Roman" w:cs="Times New Roman"/>
          <w:sz w:val="24"/>
          <w:szCs w:val="24"/>
        </w:rPr>
        <w:t xml:space="preserve"> </w:t>
      </w:r>
      <w:r w:rsidR="00D75FC7">
        <w:rPr>
          <w:rFonts w:ascii="Times New Roman" w:hAnsi="Times New Roman" w:cs="Times New Roman"/>
          <w:sz w:val="24"/>
          <w:szCs w:val="24"/>
        </w:rPr>
        <w:t>were</w:t>
      </w:r>
      <w:r w:rsidRPr="00432F91">
        <w:rPr>
          <w:rFonts w:ascii="Times New Roman" w:hAnsi="Times New Roman" w:cs="Times New Roman"/>
          <w:sz w:val="24"/>
          <w:szCs w:val="24"/>
        </w:rPr>
        <w:t xml:space="preserve"> be rinsed from the outside to wash down the sample into the cod end.  All content collected in a cod end </w:t>
      </w:r>
      <w:r w:rsidR="00D75FC7">
        <w:rPr>
          <w:rFonts w:ascii="Times New Roman" w:hAnsi="Times New Roman" w:cs="Times New Roman"/>
          <w:sz w:val="24"/>
          <w:szCs w:val="24"/>
        </w:rPr>
        <w:t>was</w:t>
      </w:r>
      <w:r w:rsidRPr="00432F91">
        <w:rPr>
          <w:rFonts w:ascii="Times New Roman" w:hAnsi="Times New Roman" w:cs="Times New Roman"/>
          <w:sz w:val="24"/>
          <w:szCs w:val="24"/>
        </w:rPr>
        <w:t xml:space="preserve"> preserved in 70% ethanol </w:t>
      </w:r>
      <w:r w:rsidR="00D75FC7">
        <w:rPr>
          <w:rFonts w:ascii="Times New Roman" w:hAnsi="Times New Roman" w:cs="Times New Roman"/>
          <w:sz w:val="24"/>
          <w:szCs w:val="24"/>
        </w:rPr>
        <w:t>for identification in the lab.</w:t>
      </w:r>
    </w:p>
    <w:p w14:paraId="066C864C" w14:textId="77777777" w:rsidR="00FF27B7" w:rsidRPr="00432F91" w:rsidRDefault="00FF27B7" w:rsidP="00E75E62">
      <w:pPr>
        <w:pStyle w:val="Body"/>
        <w:spacing w:after="0"/>
        <w:ind w:firstLine="360"/>
        <w:rPr>
          <w:rFonts w:ascii="Times New Roman" w:hAnsi="Times New Roman" w:cs="Times New Roman"/>
          <w:sz w:val="24"/>
          <w:szCs w:val="24"/>
        </w:rPr>
      </w:pPr>
      <w:r w:rsidRPr="00432F91">
        <w:rPr>
          <w:rFonts w:ascii="Times New Roman" w:hAnsi="Times New Roman" w:cs="Times New Roman"/>
          <w:noProof/>
        </w:rPr>
        <w:lastRenderedPageBreak/>
        <w:drawing>
          <wp:inline distT="0" distB="0" distL="0" distR="0" wp14:anchorId="515A1678" wp14:editId="081CD323">
            <wp:extent cx="3848735" cy="2886075"/>
            <wp:effectExtent l="0" t="0" r="0" b="9525"/>
            <wp:docPr id="3" name="Picture 16" descr="Larval Sled Nov 24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rval Sled Nov 24 2015"/>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3848735" cy="2886075"/>
                    </a:xfrm>
                    <a:prstGeom prst="rect">
                      <a:avLst/>
                    </a:prstGeom>
                    <a:noFill/>
                    <a:ln>
                      <a:noFill/>
                    </a:ln>
                  </pic:spPr>
                </pic:pic>
              </a:graphicData>
            </a:graphic>
          </wp:inline>
        </w:drawing>
      </w:r>
    </w:p>
    <w:p w14:paraId="0C68BC79" w14:textId="77777777" w:rsidR="00FF27B7" w:rsidRPr="00432F91" w:rsidRDefault="00FF27B7" w:rsidP="00E75E62">
      <w:pPr>
        <w:pStyle w:val="Body"/>
        <w:spacing w:after="240"/>
        <w:ind w:firstLine="360"/>
        <w:rPr>
          <w:rFonts w:ascii="Times New Roman" w:eastAsia="Trebuchet MS Bold" w:hAnsi="Times New Roman" w:cs="Times New Roman"/>
          <w:sz w:val="24"/>
          <w:szCs w:val="24"/>
        </w:rPr>
      </w:pPr>
      <w:commentRangeStart w:id="22"/>
      <w:r w:rsidRPr="00432F91">
        <w:rPr>
          <w:rFonts w:ascii="Times New Roman" w:hAnsi="Times New Roman" w:cs="Times New Roman"/>
          <w:b/>
          <w:sz w:val="24"/>
          <w:szCs w:val="24"/>
        </w:rPr>
        <w:t>Figure 6</w:t>
      </w:r>
      <w:commentRangeEnd w:id="22"/>
      <w:r w:rsidR="00D75FC7">
        <w:rPr>
          <w:rStyle w:val="CommentReference"/>
          <w:rFonts w:asciiTheme="minorHAnsi" w:eastAsiaTheme="minorEastAsia" w:hAnsiTheme="minorHAnsi" w:cstheme="minorBidi"/>
          <w:color w:val="auto"/>
        </w:rPr>
        <w:commentReference w:id="22"/>
      </w:r>
      <w:r w:rsidRPr="00432F91">
        <w:rPr>
          <w:rFonts w:ascii="Times New Roman" w:hAnsi="Times New Roman" w:cs="Times New Roman"/>
          <w:sz w:val="24"/>
          <w:szCs w:val="24"/>
        </w:rPr>
        <w:t>. Set up of oblique sled for mounting mysid and zooplankton nets.</w:t>
      </w:r>
    </w:p>
    <w:p w14:paraId="29131D8A" w14:textId="11BF1546" w:rsidR="00FF27B7"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Neuston tow:</w:t>
      </w:r>
      <w:r w:rsidRPr="00432F91">
        <w:rPr>
          <w:rFonts w:ascii="Times New Roman" w:hAnsi="Times New Roman" w:cs="Times New Roman"/>
          <w:sz w:val="24"/>
          <w:szCs w:val="24"/>
        </w:rPr>
        <w:t xml:space="preserve"> Emerging insects and collembola found at the surface of the water are an important feature in salmonid diets, and are commonly sampled using neuston tows and drift nets (Sommer et al. 2001, Howe et al. 2014). The neuston net is a 45cm x 30 cm rectangular net, 1m long with 0.500mm mesh towed half-way out of the water to sample invertebrates on the surface of the water (Figure 7A, B). We will tow the neuston net at the surface of the water from the side of the boat via a davit or boat-hook. In narrow channels, we may pull the net along the edge of emergent vegetation by hand (Figure 7C; as in Howe et al. 2014).  We will standardize effort by the distance of the tow calculated by GPS track multiplied by width of net to calculate surface area of water sampled. After retrieval, all content collected in a cod end will be preserved in 70% ethanol for later ID. Crew will remove and release any fish that are visible in the sample before preservation.</w:t>
      </w:r>
    </w:p>
    <w:p w14:paraId="7A41B2CC" w14:textId="77777777" w:rsidR="00360460" w:rsidRDefault="00D0513C" w:rsidP="00360460">
      <w:pPr>
        <w:rPr>
          <w:rFonts w:ascii="Times New Roman" w:hAnsi="Times New Roman" w:cs="Times New Roman"/>
          <w:sz w:val="24"/>
          <w:szCs w:val="24"/>
        </w:rPr>
      </w:pPr>
      <w:r w:rsidRPr="00D0513C">
        <w:rPr>
          <w:rFonts w:ascii="Times New Roman" w:hAnsi="Times New Roman" w:cs="Times New Roman"/>
          <w:b/>
          <w:sz w:val="24"/>
          <w:szCs w:val="24"/>
        </w:rPr>
        <w:t>Phytoplankton:</w:t>
      </w:r>
      <w:r>
        <w:rPr>
          <w:rFonts w:ascii="Times New Roman" w:hAnsi="Times New Roman" w:cs="Times New Roman"/>
          <w:sz w:val="24"/>
          <w:szCs w:val="24"/>
        </w:rPr>
        <w:t xml:space="preserve"> At each zooplankton trawl site, a single, 150 mL sample of water will be collected from the surface and preserved with </w:t>
      </w:r>
      <w:r w:rsidR="00360460">
        <w:rPr>
          <w:rFonts w:ascii="Times New Roman" w:hAnsi="Times New Roman" w:cs="Times New Roman"/>
          <w:sz w:val="24"/>
          <w:szCs w:val="24"/>
        </w:rPr>
        <w:t>Lugol’s iodine</w:t>
      </w:r>
      <w:r>
        <w:rPr>
          <w:rFonts w:ascii="Times New Roman" w:hAnsi="Times New Roman" w:cs="Times New Roman"/>
          <w:sz w:val="24"/>
          <w:szCs w:val="24"/>
        </w:rPr>
        <w:t xml:space="preserve"> for identification of phytoplankton community composition. </w:t>
      </w:r>
    </w:p>
    <w:p w14:paraId="0A2BB63A" w14:textId="4C1F002D" w:rsidR="00463B5C" w:rsidRDefault="00463B5C" w:rsidP="00463B5C">
      <w:pPr>
        <w:pStyle w:val="Heading4"/>
      </w:pPr>
      <w:r>
        <w:t>Phytoplankton spatial variability</w:t>
      </w:r>
    </w:p>
    <w:p w14:paraId="433249F3" w14:textId="4D81DDED" w:rsidR="00360460" w:rsidRPr="00E91A1A" w:rsidRDefault="00360460" w:rsidP="00360460">
      <w:pPr>
        <w:rPr>
          <w:rFonts w:cs="Times New Roman"/>
        </w:rPr>
      </w:pPr>
      <w:r>
        <w:rPr>
          <w:rFonts w:cs="Times New Roman"/>
        </w:rPr>
        <w:t xml:space="preserve">To better differentiate between the sources of phytoplankton in the water column, we will intensively sample a wider variety of habitats at one site (Liberty Island). At Liberty, </w:t>
      </w:r>
      <w:r>
        <w:t>will take phytoplankton from four microhabitats within the wetland:</w:t>
      </w:r>
    </w:p>
    <w:p w14:paraId="7B4BD913" w14:textId="77777777" w:rsidR="00360460" w:rsidRDefault="00360460" w:rsidP="00360460">
      <w:pPr>
        <w:pStyle w:val="ListParagraph"/>
        <w:numPr>
          <w:ilvl w:val="0"/>
          <w:numId w:val="16"/>
        </w:numPr>
      </w:pPr>
      <w:r>
        <w:t>6 Submerged vegetation samples – algae will be scraped from a 10-cm section of Egeria densa, or dominant form of submerged vegetation</w:t>
      </w:r>
    </w:p>
    <w:p w14:paraId="27D39A07" w14:textId="77777777" w:rsidR="00360460" w:rsidRDefault="00360460" w:rsidP="00360460">
      <w:pPr>
        <w:pStyle w:val="ListParagraph"/>
        <w:numPr>
          <w:ilvl w:val="0"/>
          <w:numId w:val="16"/>
        </w:numPr>
      </w:pPr>
      <w:r>
        <w:t xml:space="preserve">6 emergent vegetation samples – algae will be scraped from a 10-cm section of </w:t>
      </w:r>
      <w:r w:rsidRPr="00E91A1A">
        <w:rPr>
          <w:i/>
        </w:rPr>
        <w:t>Schoenoplectus acutus</w:t>
      </w:r>
      <w:r>
        <w:t>, or dominant form of emergent vegetation.</w:t>
      </w:r>
    </w:p>
    <w:p w14:paraId="7BC8B636" w14:textId="77777777" w:rsidR="00360460" w:rsidRDefault="00360460" w:rsidP="00360460">
      <w:pPr>
        <w:pStyle w:val="ListParagraph"/>
        <w:numPr>
          <w:ilvl w:val="0"/>
          <w:numId w:val="16"/>
        </w:numPr>
      </w:pPr>
      <w:r>
        <w:lastRenderedPageBreak/>
        <w:t>6 Benthic samples (Epipelic or Episammic) – algae will be rinsed from the mud/sand collected by a  10-cm PVC core, or petite ponar grab</w:t>
      </w:r>
    </w:p>
    <w:p w14:paraId="5E03343F" w14:textId="77777777" w:rsidR="00360460" w:rsidRPr="00E91A1A" w:rsidRDefault="00360460" w:rsidP="00360460">
      <w:pPr>
        <w:pStyle w:val="ListParagraph"/>
        <w:numPr>
          <w:ilvl w:val="0"/>
          <w:numId w:val="16"/>
        </w:numPr>
      </w:pPr>
      <w:r>
        <w:t>6 Pelagic – phytoplankton collected as per “Water Quality Grab Samples SOP”</w:t>
      </w:r>
    </w:p>
    <w:p w14:paraId="3BF82DD4" w14:textId="77777777" w:rsidR="00360460" w:rsidRDefault="00360460" w:rsidP="00360460">
      <w:r w:rsidRPr="009112D2">
        <w:rPr>
          <w:rFonts w:cs="Times New Roman"/>
        </w:rPr>
        <w:t>To answer question 3, we will conduct increased sampling at one site (Decke</w:t>
      </w:r>
      <w:r>
        <w:rPr>
          <w:rFonts w:cs="Times New Roman"/>
        </w:rPr>
        <w:t>r Island) throughout the spring, approximately every two months (January, March, May, June, August).</w:t>
      </w:r>
      <w:r w:rsidRPr="009112D2">
        <w:rPr>
          <w:rFonts w:cs="Times New Roman"/>
        </w:rPr>
        <w:t xml:space="preserve"> </w:t>
      </w:r>
      <w:r w:rsidRPr="009112D2">
        <w:t xml:space="preserve">Additional phytoplankton community composition, chlorophyll, and nutrient samples </w:t>
      </w:r>
      <w:r>
        <w:t>will be</w:t>
      </w:r>
      <w:r w:rsidRPr="009112D2">
        <w:t xml:space="preserve"> taken during phytoplankton blooms, if large-scale blooms are observed. “Blooms” will be categorized as any event with chlorophyll concentrations &gt;=10 ug/L, or when phytoplankton is visibly observable in the water column.</w:t>
      </w:r>
      <w:r>
        <w:t xml:space="preserve"> We will contact all long-term monitoring programs that regularly sample </w:t>
      </w:r>
      <w:r>
        <w:rPr>
          <w:i/>
        </w:rPr>
        <w:t>c</w:t>
      </w:r>
      <w:r w:rsidRPr="00E91A1A">
        <w:rPr>
          <w:i/>
        </w:rPr>
        <w:t>hl-a</w:t>
      </w:r>
      <w:r>
        <w:t xml:space="preserve"> or zooplankton during the spring and summer and ask to be informed if a bloom may be occurring.</w:t>
      </w:r>
      <w:r w:rsidRPr="00E91A1A">
        <w:t xml:space="preserve"> </w:t>
      </w:r>
    </w:p>
    <w:p w14:paraId="3B02E8CB" w14:textId="77777777" w:rsidR="00360460" w:rsidRDefault="00360460" w:rsidP="00360460">
      <w:r>
        <w:t xml:space="preserve">Cell counts and community composition will be processed by </w:t>
      </w:r>
      <w:commentRangeStart w:id="23"/>
      <w:r>
        <w:t>EcoAnalysts</w:t>
      </w:r>
      <w:commentRangeEnd w:id="23"/>
      <w:r>
        <w:rPr>
          <w:rStyle w:val="CommentReference"/>
        </w:rPr>
        <w:commentReference w:id="23"/>
      </w:r>
      <w:r>
        <w:t>.</w:t>
      </w:r>
    </w:p>
    <w:p w14:paraId="6A9FD7BF" w14:textId="7530881E" w:rsidR="00D0513C" w:rsidRPr="00432F91" w:rsidRDefault="00D0513C" w:rsidP="00FF27B7">
      <w:pPr>
        <w:pStyle w:val="Body"/>
        <w:rPr>
          <w:rFonts w:ascii="Times New Roman" w:hAnsi="Times New Roman" w:cs="Times New Roman"/>
          <w:sz w:val="24"/>
          <w:szCs w:val="24"/>
        </w:rPr>
      </w:pPr>
    </w:p>
    <w:p w14:paraId="5D60F7B8" w14:textId="77777777" w:rsidR="00FF27B7" w:rsidRPr="00BE2116" w:rsidRDefault="00865FBA" w:rsidP="00FF27B7">
      <w:pPr>
        <w:pStyle w:val="Body"/>
        <w:rPr>
          <w:rFonts w:ascii="Times New Roman" w:hAnsi="Times New Roman" w:cs="Times New Roman"/>
          <w:sz w:val="24"/>
          <w:szCs w:val="24"/>
        </w:rPr>
      </w:pPr>
      <w:r>
        <w:rPr>
          <w:rFonts w:asciiTheme="minorHAnsi" w:eastAsiaTheme="minorEastAsia" w:hAnsiTheme="minorHAnsi" w:cstheme="minorBidi"/>
          <w:noProof/>
          <w:color w:val="auto"/>
        </w:rPr>
        <w:drawing>
          <wp:inline distT="0" distB="0" distL="0" distR="0" wp14:anchorId="54DC9B83" wp14:editId="2E46DA77">
            <wp:extent cx="5394079" cy="2197100"/>
            <wp:effectExtent l="133350" t="114300" r="149860" b="16510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PNG"/>
                    <pic:cNvPicPr/>
                  </pic:nvPicPr>
                  <pic:blipFill rotWithShape="1">
                    <a:blip r:embed="rId26">
                      <a:extLst>
                        <a:ext uri="{28A0092B-C50C-407E-A947-70E740481C1C}">
                          <a14:useLocalDpi xmlns:a14="http://schemas.microsoft.com/office/drawing/2010/main" val="0"/>
                        </a:ext>
                      </a:extLst>
                    </a:blip>
                    <a:srcRect l="11325" t="26211" r="1068" b="26211"/>
                    <a:stretch/>
                  </pic:blipFill>
                  <pic:spPr bwMode="auto">
                    <a:xfrm>
                      <a:off x="0" y="0"/>
                      <a:ext cx="5409403" cy="2203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noProof/>
          <w:color w:val="auto"/>
        </w:rPr>
        <w:drawing>
          <wp:inline distT="0" distB="0" distL="0" distR="0" wp14:anchorId="6F37D3F4" wp14:editId="4BCB37D8">
            <wp:extent cx="2857500" cy="2523539"/>
            <wp:effectExtent l="133350" t="114300" r="152400" b="16256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27">
                      <a:extLst>
                        <a:ext uri="{28A0092B-C50C-407E-A947-70E740481C1C}">
                          <a14:useLocalDpi xmlns:a14="http://schemas.microsoft.com/office/drawing/2010/main" val="0"/>
                        </a:ext>
                      </a:extLst>
                    </a:blip>
                    <a:srcRect t="11966" r="43383" b="21368"/>
                    <a:stretch/>
                  </pic:blipFill>
                  <pic:spPr bwMode="auto">
                    <a:xfrm>
                      <a:off x="0" y="0"/>
                      <a:ext cx="2873102" cy="253731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noProof/>
          <w:color w:val="auto"/>
        </w:rPr>
        <w:drawing>
          <wp:inline distT="0" distB="0" distL="0" distR="0" wp14:anchorId="4E2A2B37" wp14:editId="42C8BD57">
            <wp:extent cx="2184400" cy="2510952"/>
            <wp:effectExtent l="133350" t="114300" r="139700" b="1562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rotWithShape="1">
                    <a:blip r:embed="rId28">
                      <a:extLst>
                        <a:ext uri="{28A0092B-C50C-407E-A947-70E740481C1C}">
                          <a14:useLocalDpi xmlns:a14="http://schemas.microsoft.com/office/drawing/2010/main" val="0"/>
                        </a:ext>
                      </a:extLst>
                    </a:blip>
                    <a:srcRect l="53157" t="11396" b="16809"/>
                    <a:stretch/>
                  </pic:blipFill>
                  <pic:spPr bwMode="auto">
                    <a:xfrm>
                      <a:off x="0" y="0"/>
                      <a:ext cx="2198032" cy="252662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FF27B7" w:rsidRPr="00414360">
        <w:rPr>
          <w:rFonts w:asciiTheme="minorHAnsi" w:eastAsiaTheme="minorEastAsia" w:hAnsiTheme="minorHAnsi" w:cstheme="minorBidi"/>
          <w:noProof/>
          <w:color w:val="auto"/>
        </w:rPr>
        <w:t xml:space="preserve">  </w:t>
      </w:r>
    </w:p>
    <w:p w14:paraId="6C0C3DB6" w14:textId="77777777" w:rsidR="00FF27B7" w:rsidRPr="00BE2116" w:rsidRDefault="00FF27B7" w:rsidP="00FF27B7">
      <w:pPr>
        <w:spacing w:after="0"/>
        <w:rPr>
          <w:rFonts w:ascii="Times New Roman" w:hAnsi="Times New Roman" w:cs="Times New Roman"/>
        </w:rPr>
      </w:pPr>
      <w:r w:rsidRPr="00BE2116">
        <w:rPr>
          <w:rFonts w:ascii="Times New Roman" w:hAnsi="Times New Roman" w:cs="Times New Roman"/>
          <w:b/>
          <w:sz w:val="24"/>
          <w:szCs w:val="24"/>
        </w:rPr>
        <w:lastRenderedPageBreak/>
        <w:t>Figure 7:</w:t>
      </w:r>
      <w:r w:rsidRPr="00BE2116">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4" w:name="_Toc433352580"/>
      <w:bookmarkStart w:id="25" w:name="_Toc536509178"/>
      <w:r w:rsidRPr="00BE2116">
        <w:t>Laboratory Methods</w:t>
      </w:r>
      <w:bookmarkEnd w:id="24"/>
      <w:bookmarkEnd w:id="25"/>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77777777"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b/>
          <w:sz w:val="24"/>
          <w:szCs w:val="24"/>
        </w:rPr>
        <w:t>Taxonomic effort:</w:t>
      </w:r>
      <w:r w:rsidRPr="00BE2116">
        <w:rPr>
          <w:rFonts w:ascii="Times New Roman" w:hAnsi="Times New Roman" w:cs="Times New Roman"/>
          <w:sz w:val="24"/>
          <w:szCs w:val="24"/>
        </w:rPr>
        <w:t xml:space="preserve"> Invertebrates will be sorted to taxonomic level according to their importance in fish diets (see Table </w:t>
      </w:r>
      <w:r w:rsidR="008D1CC8">
        <w:rPr>
          <w:rFonts w:ascii="Times New Roman" w:hAnsi="Times New Roman" w:cs="Times New Roman"/>
          <w:sz w:val="24"/>
          <w:szCs w:val="24"/>
        </w:rPr>
        <w:t>3</w:t>
      </w:r>
      <w:r w:rsidRPr="00BE2116">
        <w:rPr>
          <w:rFonts w:ascii="Times New Roman" w:hAnsi="Times New Roman" w:cs="Times New Roman"/>
          <w:sz w:val="24"/>
          <w:szCs w:val="24"/>
        </w:rPr>
        <w:t xml:space="preserve">). Mysids, isopods and amphipods will be sorted to Genus; insects will be sorted to Family. </w:t>
      </w:r>
      <w:r>
        <w:rPr>
          <w:rFonts w:ascii="Times New Roman" w:hAnsi="Times New Roman" w:cs="Times New Roman"/>
          <w:sz w:val="24"/>
          <w:szCs w:val="24"/>
        </w:rPr>
        <w:t>Zooplankton caught incidentally in macroinvertebrate samples may be identified to a higher level of identification (Family or Order) but will be identified to Genus or Species in zooplankton samples.</w:t>
      </w:r>
      <w:r w:rsidR="003F4E36">
        <w:rPr>
          <w:rFonts w:ascii="Times New Roman" w:hAnsi="Times New Roman" w:cs="Times New Roman"/>
          <w:sz w:val="24"/>
          <w:szCs w:val="24"/>
        </w:rPr>
        <w:t xml:space="preserve"> The first twelve individuals of each taxonomic group per sample will be measured to the nearest 0.1mm using an ocular micrometer.</w:t>
      </w:r>
      <w:r>
        <w:rPr>
          <w:rFonts w:ascii="Times New Roman" w:hAnsi="Times New Roman" w:cs="Times New Roman"/>
          <w:sz w:val="24"/>
          <w:szCs w:val="24"/>
        </w:rPr>
        <w:t xml:space="preserve"> </w:t>
      </w:r>
      <w:r w:rsidRPr="00BE2116">
        <w:rPr>
          <w:rFonts w:ascii="Times New Roman" w:hAnsi="Times New Roman" w:cs="Times New Roman"/>
          <w:sz w:val="24"/>
          <w:szCs w:val="24"/>
        </w:rPr>
        <w:t xml:space="preserve">Benthic infauna (most importantly invasive bivalve grazers </w:t>
      </w:r>
      <w:r w:rsidRPr="00BE2116">
        <w:rPr>
          <w:rFonts w:ascii="Times New Roman" w:hAnsi="Times New Roman" w:cs="Times New Roman"/>
          <w:i/>
          <w:iCs/>
          <w:sz w:val="24"/>
          <w:szCs w:val="24"/>
        </w:rPr>
        <w:t>Corbicula</w:t>
      </w:r>
      <w:r w:rsidRPr="00BE2116">
        <w:rPr>
          <w:rFonts w:ascii="Times New Roman" w:hAnsi="Times New Roman" w:cs="Times New Roman"/>
          <w:sz w:val="24"/>
          <w:szCs w:val="24"/>
        </w:rPr>
        <w:t xml:space="preserve"> and </w:t>
      </w:r>
      <w:r w:rsidRPr="00BE2116">
        <w:rPr>
          <w:rFonts w:ascii="Times New Roman" w:hAnsi="Times New Roman" w:cs="Times New Roman"/>
          <w:i/>
          <w:iCs/>
          <w:sz w:val="24"/>
          <w:szCs w:val="24"/>
          <w:lang w:val="pt-PT"/>
        </w:rPr>
        <w:t>Potamocorbula</w:t>
      </w:r>
      <w:r w:rsidRPr="00BE2116">
        <w:rPr>
          <w:rFonts w:ascii="Times New Roman" w:hAnsi="Times New Roman" w:cs="Times New Roman"/>
          <w:sz w:val="24"/>
          <w:szCs w:val="24"/>
        </w:rPr>
        <w:t>), are not commonly found in salmon or smelt diets</w:t>
      </w:r>
      <w:r>
        <w:rPr>
          <w:rFonts w:ascii="Times New Roman" w:hAnsi="Times New Roman" w:cs="Times New Roman"/>
          <w:sz w:val="24"/>
          <w:szCs w:val="24"/>
        </w:rPr>
        <w:t>;</w:t>
      </w:r>
      <w:r w:rsidRPr="00BE2116">
        <w:rPr>
          <w:rFonts w:ascii="Times New Roman" w:hAnsi="Times New Roman" w:cs="Times New Roman"/>
          <w:sz w:val="24"/>
          <w:szCs w:val="24"/>
        </w:rPr>
        <w:t xml:space="preserve"> however</w:t>
      </w:r>
      <w:r>
        <w:rPr>
          <w:rFonts w:ascii="Times New Roman" w:hAnsi="Times New Roman" w:cs="Times New Roman"/>
          <w:sz w:val="24"/>
          <w:szCs w:val="24"/>
        </w:rPr>
        <w:t>,</w:t>
      </w:r>
      <w:r w:rsidRPr="00BE2116">
        <w:rPr>
          <w:rFonts w:ascii="Times New Roman" w:hAnsi="Times New Roman" w:cs="Times New Roman"/>
          <w:sz w:val="24"/>
          <w:szCs w:val="24"/>
        </w:rPr>
        <w:t xml:space="preserve"> their indirect influence on the food web makes them important to predicting availability of production to the pelagic food web </w:t>
      </w:r>
      <w:r>
        <w:rPr>
          <w:rFonts w:ascii="Times New Roman" w:hAnsi="Times New Roman" w:cs="Times New Roman"/>
          <w:noProof/>
          <w:sz w:val="24"/>
          <w:szCs w:val="24"/>
        </w:rPr>
        <w:t>(Lucas and Thompson 2012, Kimmerer and Lougee 2015)</w:t>
      </w:r>
      <w:r w:rsidRPr="00BE2116">
        <w:rPr>
          <w:rFonts w:ascii="Times New Roman" w:hAnsi="Times New Roman" w:cs="Times New Roman"/>
          <w:sz w:val="24"/>
          <w:szCs w:val="24"/>
        </w:rPr>
        <w:t>. Therefore, all bivalves will be identified to genus and measured</w:t>
      </w:r>
      <w:r w:rsidR="003F4E36">
        <w:rPr>
          <w:rFonts w:ascii="Times New Roman" w:hAnsi="Times New Roman" w:cs="Times New Roman"/>
          <w:sz w:val="24"/>
          <w:szCs w:val="24"/>
        </w:rPr>
        <w:t xml:space="preserve"> along the longest axis to the nearest mm</w:t>
      </w:r>
      <w:r w:rsidRPr="00BE2116">
        <w:rPr>
          <w:rFonts w:ascii="Times New Roman" w:hAnsi="Times New Roman" w:cs="Times New Roman"/>
          <w:sz w:val="24"/>
          <w:szCs w:val="24"/>
        </w:rPr>
        <w:t>.</w:t>
      </w:r>
      <w:r>
        <w:rPr>
          <w:rFonts w:ascii="Times New Roman" w:hAnsi="Times New Roman" w:cs="Times New Roman"/>
          <w:sz w:val="24"/>
          <w:szCs w:val="24"/>
        </w:rPr>
        <w:t xml:space="preserve"> </w:t>
      </w:r>
    </w:p>
    <w:p w14:paraId="0C4F740F" w14:textId="77777777" w:rsidR="00FF27B7" w:rsidRPr="00E170EA" w:rsidRDefault="00FF27B7" w:rsidP="00463B5C">
      <w:pPr>
        <w:pStyle w:val="Heading4"/>
      </w:pPr>
      <w:r w:rsidRPr="00E170EA">
        <w:t>Macroinvertebrates</w:t>
      </w:r>
    </w:p>
    <w:p w14:paraId="5F240C82" w14:textId="77777777"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sz w:val="24"/>
          <w:szCs w:val="24"/>
        </w:rPr>
        <w:t>All samples will be sorted to extract invertebrates from plant material and detritus, and invertebrates will be identified by a Senior Laboratory Assistant (SLA) or Scientific Aide. A subset of samples will have identifications checked by an Environmental Scientist for quality assurance. Another subset of samples will be checked by an outside lab (Wayne Fields of Hydrobiology), for external quality assurance.</w:t>
      </w:r>
    </w:p>
    <w:p w14:paraId="0500C5C0" w14:textId="77777777"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b/>
          <w:sz w:val="24"/>
          <w:szCs w:val="24"/>
        </w:rPr>
        <w:t>Subsampling:</w:t>
      </w:r>
      <w:r w:rsidRPr="00BE2116">
        <w:rPr>
          <w:rFonts w:ascii="Times New Roman" w:hAnsi="Times New Roman" w:cs="Times New Roman"/>
          <w:sz w:val="24"/>
          <w:szCs w:val="24"/>
        </w:rPr>
        <w:t xml:space="preserve"> Approximately 400 invertebrates from each sample will be identified. If more than 400 invertebrates are present in a sample, or more than four hours are required for processing, they will be quantitatively sub-sampled using a grid tray.  </w:t>
      </w:r>
    </w:p>
    <w:p w14:paraId="09AF0728" w14:textId="77777777" w:rsidR="00FF27B7" w:rsidRPr="00BE2116" w:rsidRDefault="00FF27B7" w:rsidP="00FF27B7">
      <w:pPr>
        <w:pStyle w:val="Body"/>
        <w:spacing w:before="100" w:after="100" w:line="240" w:lineRule="auto"/>
        <w:rPr>
          <w:rFonts w:ascii="Times New Roman" w:hAnsi="Times New Roman" w:cs="Times New Roman"/>
          <w:sz w:val="24"/>
          <w:szCs w:val="24"/>
        </w:rPr>
      </w:pPr>
      <w:r w:rsidRPr="00BE2116">
        <w:rPr>
          <w:rFonts w:ascii="Times New Roman" w:hAnsi="Times New Roman" w:cs="Times New Roman"/>
          <w:b/>
          <w:sz w:val="24"/>
          <w:szCs w:val="24"/>
        </w:rPr>
        <w:t xml:space="preserve">Table </w:t>
      </w:r>
      <w:r w:rsidR="008D1CC8">
        <w:rPr>
          <w:rFonts w:ascii="Times New Roman" w:hAnsi="Times New Roman" w:cs="Times New Roman"/>
          <w:b/>
          <w:sz w:val="24"/>
          <w:szCs w:val="24"/>
        </w:rPr>
        <w:t>3</w:t>
      </w:r>
      <w:r w:rsidRPr="00BE2116">
        <w:rPr>
          <w:rFonts w:ascii="Times New Roman" w:hAnsi="Times New Roman" w:cs="Times New Roman"/>
          <w:b/>
          <w:sz w:val="24"/>
          <w:szCs w:val="24"/>
        </w:rPr>
        <w:t>.</w:t>
      </w:r>
      <w:r w:rsidRPr="00BE2116">
        <w:rPr>
          <w:rFonts w:ascii="Times New Roman" w:hAnsi="Times New Roman" w:cs="Times New Roman"/>
          <w:sz w:val="24"/>
          <w:szCs w:val="24"/>
        </w:rPr>
        <w:t xml:space="preserve"> Levels of taxonomic resolution recommended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976A91">
        <w:trPr>
          <w:trHeight w:val="480"/>
        </w:trPr>
        <w:tc>
          <w:tcPr>
            <w:tcW w:w="0" w:type="auto"/>
            <w:tcBorders>
              <w:top w:val="single" w:sz="8" w:space="0" w:color="000000"/>
              <w:left w:val="nil"/>
              <w:bottom w:val="single" w:sz="8" w:space="0" w:color="000000"/>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8" w:space="0" w:color="000000"/>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8" w:space="0" w:color="000000"/>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8" w:space="0" w:color="000000"/>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8" w:space="0" w:color="000000"/>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976A91">
        <w:trPr>
          <w:trHeight w:val="330"/>
        </w:trPr>
        <w:tc>
          <w:tcPr>
            <w:tcW w:w="0" w:type="auto"/>
            <w:tcBorders>
              <w:top w:val="thinThickSmallGap" w:sz="12"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thinThickSmallGap" w:sz="12"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thinThickSmallGap" w:sz="12"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thinThickSmallGap" w:sz="12"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thinThickSmallGap" w:sz="12"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Maxillopoda: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Mysidea</w:t>
            </w:r>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Podocopida</w:t>
            </w:r>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1A5F7BA0" w14:textId="77777777" w:rsidR="00FF27B7" w:rsidRPr="00E75E62" w:rsidRDefault="00FF27B7" w:rsidP="00FF27B7">
      <w:pPr>
        <w:rPr>
          <w:rFonts w:ascii="Times New Roman" w:hAnsi="Times New Roman" w:cs="Times New Roman"/>
          <w:sz w:val="24"/>
          <w:szCs w:val="24"/>
        </w:rPr>
      </w:pPr>
      <w:r w:rsidRPr="00E75E62">
        <w:rPr>
          <w:rFonts w:ascii="Times New Roman" w:hAnsi="Times New Roman" w:cs="Times New Roman"/>
          <w:sz w:val="24"/>
          <w:szCs w:val="24"/>
        </w:rPr>
        <w:t xml:space="preserve">All samples will be filtered and washed in a 150 </w:t>
      </w:r>
      <w:r w:rsidRPr="00E75E62">
        <w:rPr>
          <w:rFonts w:ascii="Times New Roman" w:hAnsi="Times New Roman" w:cs="Times New Roman"/>
          <w:sz w:val="24"/>
          <w:szCs w:val="24"/>
        </w:rPr>
        <w:sym w:font="Symbol" w:char="F06D"/>
      </w:r>
      <w:r w:rsidRPr="00E75E62">
        <w:rPr>
          <w:rFonts w:ascii="Times New Roman" w:hAnsi="Times New Roman" w:cs="Times New Roman"/>
          <w:sz w:val="24"/>
          <w:szCs w:val="24"/>
        </w:rPr>
        <w:t xml:space="preserve">m mesh sieve. Filtered zooplankton will be diluted to a set volume depending on the concentration of zooplankton and/or detritus. 1mL subsamples will be placed on a Sedgewick-Rafter cell (S/R cell) glass slide. All organisms will be identified to the taxonomic resolution identified in Table 2. At least 5 slides, but no more than 20 slides will be processed for each sample, targeting 6% of the total sample. This subsample will then be extrapolated to calculate the total number of organisms in the sample in individuals per m2. </w:t>
      </w:r>
    </w:p>
    <w:p w14:paraId="5C167926" w14:textId="2A71DA8D" w:rsidR="00FF27B7"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All samples will be processed by a trained Senior Laboratory Assistant (SLA). A subset of samples will have identifications checked by a second SLA for quality assurance.</w:t>
      </w:r>
    </w:p>
    <w:p w14:paraId="5DE2EE6C" w14:textId="40F6647C" w:rsidR="00463B5C" w:rsidRPr="00E75E62" w:rsidRDefault="00463B5C" w:rsidP="00463B5C">
      <w:pPr>
        <w:pStyle w:val="Heading4"/>
      </w:pPr>
      <w:r>
        <w:t>Phytoplankton</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6" w:name="_Toc433352582"/>
      <w:bookmarkStart w:id="27" w:name="_Toc536509179"/>
      <w:r w:rsidRPr="00E170EA">
        <w:t>Analysis</w:t>
      </w:r>
      <w:bookmarkEnd w:id="26"/>
      <w:bookmarkEnd w:id="27"/>
    </w:p>
    <w:p w14:paraId="54EE5AEE" w14:textId="77777777"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We will calculate catch-per-unit-effort (CPUE) and biomass-per-unit-effort (BPUE) for each sample</w:t>
      </w:r>
      <w:r w:rsidR="003F4E36">
        <w:rPr>
          <w:rFonts w:ascii="Times New Roman" w:hAnsi="Times New Roman" w:cs="Times New Roman"/>
          <w:sz w:val="24"/>
          <w:szCs w:val="24"/>
        </w:rPr>
        <w:t xml:space="preserve"> using formulas listed above</w:t>
      </w:r>
      <w:r w:rsidRPr="00E75E62">
        <w:rPr>
          <w:rFonts w:ascii="Times New Roman" w:hAnsi="Times New Roman" w:cs="Times New Roman"/>
          <w:sz w:val="24"/>
          <w:szCs w:val="24"/>
        </w:rPr>
        <w:t xml:space="preserve">.  We will use published and ongoing diet studies of juvenile Chinook Salmon and Delta Smelt (CDFW unpublished data, Slater and Baxter 2014) to look for degree of overlap in taxa present in fish diets and in our samples, and calculate separate measures of CPUE and BPUE with only taxa important to salmon or smelt diets. </w:t>
      </w:r>
    </w:p>
    <w:p w14:paraId="57232E35" w14:textId="77777777"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To answer Question 1 on the inter-annual variation in macroinvertebrates, we will compare samples from 2018 to samples from 2017</w:t>
      </w:r>
      <w:r w:rsidR="008D1CC8">
        <w:rPr>
          <w:rFonts w:ascii="Times New Roman" w:hAnsi="Times New Roman" w:cs="Times New Roman"/>
          <w:sz w:val="24"/>
          <w:szCs w:val="24"/>
        </w:rPr>
        <w:t xml:space="preserve"> and 2016</w:t>
      </w:r>
      <w:r w:rsidRPr="00E75E62">
        <w:rPr>
          <w:rFonts w:ascii="Times New Roman" w:hAnsi="Times New Roman" w:cs="Times New Roman"/>
          <w:sz w:val="24"/>
          <w:szCs w:val="24"/>
        </w:rPr>
        <w:t xml:space="preserve"> for sites that were sampled in </w:t>
      </w:r>
      <w:r w:rsidR="008D1CC8">
        <w:rPr>
          <w:rFonts w:ascii="Times New Roman" w:hAnsi="Times New Roman" w:cs="Times New Roman"/>
          <w:sz w:val="24"/>
          <w:szCs w:val="24"/>
        </w:rPr>
        <w:t>multiple</w:t>
      </w:r>
      <w:r w:rsidR="008D1CC8" w:rsidRPr="00E75E62">
        <w:rPr>
          <w:rFonts w:ascii="Times New Roman" w:hAnsi="Times New Roman" w:cs="Times New Roman"/>
          <w:sz w:val="24"/>
          <w:szCs w:val="24"/>
        </w:rPr>
        <w:t xml:space="preserve"> </w:t>
      </w:r>
      <w:r w:rsidRPr="00E75E62">
        <w:rPr>
          <w:rFonts w:ascii="Times New Roman" w:hAnsi="Times New Roman" w:cs="Times New Roman"/>
          <w:sz w:val="24"/>
          <w:szCs w:val="24"/>
        </w:rPr>
        <w:t xml:space="preserve">years. We will use mean catch, CPUE and BPUE to compare biomass and density across sites within years and between years using generalized linear models (GLMs). We will test the fit of all possible models and their first-order interactions using Akaike’s Information Criterion corrected for small sample sizes (AICc) </w:t>
      </w:r>
      <w:r w:rsidRPr="00E75E62">
        <w:rPr>
          <w:rFonts w:ascii="Times New Roman" w:hAnsi="Times New Roman" w:cs="Times New Roman"/>
          <w:noProof/>
          <w:sz w:val="24"/>
          <w:szCs w:val="24"/>
        </w:rPr>
        <w:t>(Anderson 2008, Gotelli and Ellison 2012)</w:t>
      </w:r>
      <w:r w:rsidRPr="00E75E62">
        <w:rPr>
          <w:rFonts w:ascii="Times New Roman" w:hAnsi="Times New Roman" w:cs="Times New Roman"/>
          <w:sz w:val="24"/>
          <w:szCs w:val="24"/>
        </w:rPr>
        <w:t>. Environmental variables may be used as co-variates to explain potential differences in catch between areas, and final models will be presented graphically with standard errors.</w:t>
      </w:r>
      <w:r w:rsidR="008D1CC8">
        <w:rPr>
          <w:rFonts w:ascii="Times New Roman" w:hAnsi="Times New Roman" w:cs="Times New Roman"/>
          <w:sz w:val="24"/>
          <w:szCs w:val="24"/>
        </w:rPr>
        <w:t xml:space="preserve"> Since we only have two </w:t>
      </w:r>
      <w:r w:rsidR="005B76BE">
        <w:rPr>
          <w:rFonts w:ascii="Times New Roman" w:hAnsi="Times New Roman" w:cs="Times New Roman"/>
          <w:sz w:val="24"/>
          <w:szCs w:val="24"/>
        </w:rPr>
        <w:t>to</w:t>
      </w:r>
      <w:r w:rsidR="008D1CC8">
        <w:rPr>
          <w:rFonts w:ascii="Times New Roman" w:hAnsi="Times New Roman" w:cs="Times New Roman"/>
          <w:sz w:val="24"/>
          <w:szCs w:val="24"/>
        </w:rPr>
        <w:t xml:space="preserve"> three years of data per site, we will not be able to differentiate between variance due to water year type and variance due to other inter-annual factors, however the same analyses can be conducted in </w:t>
      </w:r>
      <w:r w:rsidR="008D1CC8">
        <w:rPr>
          <w:rFonts w:ascii="Times New Roman" w:hAnsi="Times New Roman" w:cs="Times New Roman"/>
          <w:sz w:val="24"/>
          <w:szCs w:val="24"/>
        </w:rPr>
        <w:lastRenderedPageBreak/>
        <w:t>future years when we have more data per water year type. This data will also provide the “Before” of our Before-After Control-Impact design.</w:t>
      </w:r>
    </w:p>
    <w:p w14:paraId="7BB0879C" w14:textId="77777777" w:rsidR="00FF27B7" w:rsidRPr="00E75E62" w:rsidRDefault="00FF27B7" w:rsidP="00FF27B7">
      <w:pPr>
        <w:rPr>
          <w:rFonts w:ascii="Times New Roman" w:hAnsi="Times New Roman" w:cs="Times New Roman"/>
          <w:sz w:val="24"/>
        </w:rPr>
      </w:pPr>
      <w:r w:rsidRPr="00E75E62">
        <w:rPr>
          <w:rFonts w:ascii="Times New Roman" w:hAnsi="Times New Roman" w:cs="Times New Roman"/>
          <w:sz w:val="24"/>
          <w:szCs w:val="24"/>
        </w:rPr>
        <w:t xml:space="preserve">To answer Questions 2 on the differences between wetland sites, we will compare CPUE, BPUE, and community composition of samples from our spatially extensive spring sampling event of 2018. </w:t>
      </w:r>
      <w:r w:rsidR="008D1CC8">
        <w:rPr>
          <w:rFonts w:ascii="Times New Roman" w:hAnsi="Times New Roman" w:cs="Times New Roman"/>
          <w:sz w:val="24"/>
          <w:szCs w:val="24"/>
        </w:rPr>
        <w:t xml:space="preserve">These different wetland sites will provide the “Control-Impact” blocks for our BACI design in future analyses. </w:t>
      </w:r>
      <w:r w:rsidRPr="00E75E62">
        <w:rPr>
          <w:rFonts w:ascii="Times New Roman" w:hAnsi="Times New Roman" w:cs="Times New Roman"/>
          <w:sz w:val="24"/>
        </w:rPr>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 xml:space="preserve">We will use mean catch, CPUE and BPUE to compare biomass and density across habitat types within sites, among sites, and among regions using generalized linear models (GLMs), with the predictor variables listed in Table </w:t>
      </w:r>
      <w:r w:rsidR="008D1CC8">
        <w:rPr>
          <w:rFonts w:ascii="Times New Roman" w:hAnsi="Times New Roman" w:cs="Times New Roman"/>
          <w:sz w:val="24"/>
          <w:szCs w:val="24"/>
        </w:rPr>
        <w:t>4</w:t>
      </w:r>
      <w:r w:rsidRPr="00E75E62">
        <w:rPr>
          <w:rFonts w:ascii="Times New Roman" w:hAnsi="Times New Roman" w:cs="Times New Roman"/>
          <w:sz w:val="24"/>
          <w:szCs w:val="24"/>
        </w:rPr>
        <w:t xml:space="preserve">. We will test the fit of all possible models and their first-order interactions using Akaike’s Information Criterion corrected for small sample sizes (AICc) </w:t>
      </w:r>
      <w:r w:rsidRPr="00E75E62">
        <w:rPr>
          <w:rFonts w:ascii="Times New Roman" w:hAnsi="Times New Roman" w:cs="Times New Roman"/>
          <w:noProof/>
          <w:sz w:val="24"/>
          <w:szCs w:val="24"/>
        </w:rPr>
        <w:t>(Anderson 2008, Gotelli and Ellison 2012)</w:t>
      </w:r>
      <w:r w:rsidRPr="00E75E62">
        <w:rPr>
          <w:rFonts w:ascii="Times New Roman" w:hAnsi="Times New Roman" w:cs="Times New Roman"/>
          <w:sz w:val="24"/>
          <w:szCs w:val="24"/>
        </w:rPr>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FF27B7">
      <w:pPr>
        <w:rPr>
          <w:rFonts w:ascii="Times New Roman" w:hAnsi="Times New Roman" w:cs="Times New Roman"/>
          <w:sz w:val="24"/>
          <w:szCs w:val="24"/>
        </w:rPr>
      </w:pPr>
      <w:r w:rsidRPr="00E75E62">
        <w:rPr>
          <w:rFonts w:ascii="Times New Roman" w:hAnsi="Times New Roman" w:cs="Times New Roman"/>
          <w:sz w:val="24"/>
          <w:szCs w:val="24"/>
        </w:rPr>
        <w:t xml:space="preserve">To detect differences in community composition, we will </w:t>
      </w:r>
      <w:r w:rsidR="003F4E36">
        <w:rPr>
          <w:rFonts w:ascii="Times New Roman" w:hAnsi="Times New Roman" w:cs="Times New Roman"/>
          <w:sz w:val="24"/>
          <w:szCs w:val="24"/>
        </w:rPr>
        <w:t>permutational multivariate analysis of variance</w:t>
      </w:r>
      <w:r w:rsidRPr="00E75E62">
        <w:rPr>
          <w:rFonts w:ascii="Times New Roman" w:hAnsi="Times New Roman" w:cs="Times New Roman"/>
          <w:sz w:val="24"/>
          <w:szCs w:val="24"/>
        </w:rPr>
        <w:t>, non-metric multidimensional scaling, and/or canonical correspondence analysis using the same set of predictor variables.</w:t>
      </w:r>
    </w:p>
    <w:p w14:paraId="4B34A294" w14:textId="77777777"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b/>
          <w:sz w:val="24"/>
          <w:szCs w:val="24"/>
        </w:rPr>
        <w:t xml:space="preserve">Table </w:t>
      </w:r>
      <w:r w:rsidR="008D1CC8">
        <w:rPr>
          <w:rFonts w:ascii="Times New Roman" w:hAnsi="Times New Roman" w:cs="Times New Roman"/>
          <w:b/>
          <w:sz w:val="24"/>
          <w:szCs w:val="24"/>
        </w:rPr>
        <w:t>4</w:t>
      </w:r>
      <w:r w:rsidRPr="00E75E62">
        <w:rPr>
          <w:rFonts w:ascii="Times New Roman" w:hAnsi="Times New Roman" w:cs="Times New Roman"/>
          <w:b/>
          <w:sz w:val="24"/>
          <w:szCs w:val="24"/>
        </w:rPr>
        <w:t>.</w:t>
      </w:r>
      <w:r w:rsidRPr="00E75E62">
        <w:rPr>
          <w:rFonts w:ascii="Times New Roman" w:hAnsi="Times New Roman" w:cs="Times New Roman"/>
          <w:sz w:val="24"/>
          <w:szCs w:val="24"/>
        </w:rPr>
        <w:t xml:space="preserve"> Potential predictor variables</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Distance from GG</w:t>
            </w:r>
          </w:p>
        </w:tc>
        <w:tc>
          <w:tcPr>
            <w:tcW w:w="1360" w:type="dxa"/>
            <w:tcBorders>
              <w:top w:val="dotted" w:sz="4" w:space="0" w:color="auto"/>
              <w:left w:val="nil"/>
              <w:bottom w:val="single" w:sz="4" w:space="0" w:color="auto"/>
              <w:right w:val="nil"/>
            </w:tcBorders>
            <w:shd w:val="clear" w:color="auto" w:fill="auto"/>
            <w:vAlign w:val="center"/>
            <w:hideMark/>
          </w:tcPr>
          <w:p w14:paraId="1FEF158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Continuous</w:t>
            </w:r>
          </w:p>
        </w:tc>
        <w:tc>
          <w:tcPr>
            <w:tcW w:w="4960" w:type="dxa"/>
            <w:tcBorders>
              <w:top w:val="dotted" w:sz="4" w:space="0" w:color="auto"/>
              <w:left w:val="nil"/>
              <w:bottom w:val="single" w:sz="4" w:space="0" w:color="auto"/>
              <w:right w:val="nil"/>
            </w:tcBorders>
            <w:shd w:val="clear" w:color="auto" w:fill="auto"/>
            <w:vAlign w:val="center"/>
            <w:hideMark/>
          </w:tcPr>
          <w:p w14:paraId="3219977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Distance from the Golden Gate, in Km.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FF27B7">
      <w:pPr>
        <w:rPr>
          <w:rFonts w:ascii="Times New Roman" w:hAnsi="Times New Roman" w:cs="Times New Roman"/>
          <w:sz w:val="24"/>
        </w:rPr>
      </w:pPr>
      <w:r w:rsidRPr="00A2294C">
        <w:rPr>
          <w:rFonts w:ascii="Times New Roman" w:hAnsi="Times New Roman" w:cs="Times New Roman"/>
          <w:sz w:val="24"/>
        </w:rPr>
        <w:t xml:space="preserve">To answer Question </w:t>
      </w:r>
      <w:r>
        <w:rPr>
          <w:rFonts w:ascii="Times New Roman" w:hAnsi="Times New Roman" w:cs="Times New Roman"/>
          <w:sz w:val="24"/>
        </w:rPr>
        <w:t>3</w:t>
      </w:r>
      <w:r w:rsidRPr="00A2294C">
        <w:rPr>
          <w:rFonts w:ascii="Times New Roman" w:hAnsi="Times New Roman" w:cs="Times New Roman"/>
          <w:sz w:val="24"/>
        </w:rPr>
        <w:t xml:space="preserve">, we will analyze the four sampling events from Decker </w:t>
      </w:r>
      <w:r>
        <w:rPr>
          <w:rFonts w:ascii="Times New Roman" w:hAnsi="Times New Roman" w:cs="Times New Roman"/>
          <w:sz w:val="24"/>
        </w:rPr>
        <w:t>I</w:t>
      </w:r>
      <w:r w:rsidRPr="00A2294C">
        <w:rPr>
          <w:rFonts w:ascii="Times New Roman" w:hAnsi="Times New Roman" w:cs="Times New Roman"/>
          <w:sz w:val="24"/>
        </w:rPr>
        <w:t>sland to see when CPUE and BPUE of fish food invertebrates are maximal. We will test the fit of linear and quadratic equations to see when biomass peaks. Hydrologic variables, such as river stage</w:t>
      </w:r>
      <w:r>
        <w:rPr>
          <w:rFonts w:ascii="Times New Roman" w:hAnsi="Times New Roman" w:cs="Times New Roman"/>
          <w:sz w:val="24"/>
        </w:rPr>
        <w:t>, degree days,</w:t>
      </w:r>
      <w:r w:rsidRPr="00A2294C">
        <w:rPr>
          <w:rFonts w:ascii="Times New Roman" w:hAnsi="Times New Roman" w:cs="Times New Roman"/>
          <w:sz w:val="24"/>
        </w:rPr>
        <w:t xml:space="preserve"> or Delta outflow may be used as covariates, where necessary. We will compare any trends in invertebrate catch to trends in salmon and smelt catch</w:t>
      </w:r>
      <w:r>
        <w:rPr>
          <w:rFonts w:ascii="Times New Roman" w:hAnsi="Times New Roman" w:cs="Times New Roman"/>
          <w:sz w:val="24"/>
        </w:rPr>
        <w:t xml:space="preserve"> at </w:t>
      </w:r>
      <w:r w:rsidRPr="00A2294C">
        <w:rPr>
          <w:rFonts w:ascii="Times New Roman" w:hAnsi="Times New Roman" w:cs="Times New Roman"/>
          <w:sz w:val="24"/>
        </w:rPr>
        <w:t xml:space="preserve">nearby long-term monitoring stations using Man-Kendall tests or Granger tests to see whether highest fish food availability occurs at the same time as fish presence. This may be repeated for specific fish life stages and size classes </w:t>
      </w:r>
      <w:r w:rsidRPr="00A2294C">
        <w:rPr>
          <w:rFonts w:ascii="Times New Roman" w:hAnsi="Times New Roman" w:cs="Times New Roman"/>
          <w:sz w:val="24"/>
        </w:rPr>
        <w:lastRenderedPageBreak/>
        <w:t>of invertebrates as necessary (i</w:t>
      </w:r>
      <w:r w:rsidR="005B76BE">
        <w:rPr>
          <w:rFonts w:ascii="Times New Roman" w:hAnsi="Times New Roman" w:cs="Times New Roman"/>
          <w:sz w:val="24"/>
        </w:rPr>
        <w:t>.</w:t>
      </w:r>
      <w:r w:rsidRPr="00A2294C">
        <w:rPr>
          <w:rFonts w:ascii="Times New Roman" w:hAnsi="Times New Roman" w:cs="Times New Roman"/>
          <w:sz w:val="24"/>
        </w:rPr>
        <w:t>e.</w:t>
      </w:r>
      <w:r w:rsidR="005B76BE">
        <w:rPr>
          <w:rFonts w:ascii="Times New Roman" w:hAnsi="Times New Roman" w:cs="Times New Roman"/>
          <w:sz w:val="24"/>
        </w:rPr>
        <w:t>,</w:t>
      </w:r>
      <w:r w:rsidRPr="00A2294C">
        <w:rPr>
          <w:rFonts w:ascii="Times New Roman" w:hAnsi="Times New Roman" w:cs="Times New Roman"/>
          <w:sz w:val="24"/>
        </w:rPr>
        <w:t xml:space="preserve"> Smelt Larvae Survey catch compared to copepod nauplii, DJFMP juvenile Chinook salmon catch compared to amphipods and chironomids). We will use these analyses to make recommendations of timing of macroinvertebrate sampling for long-term monitoring programs.</w:t>
      </w:r>
      <w:r>
        <w:rPr>
          <w:rFonts w:ascii="Times New Roman" w:hAnsi="Times New Roman" w:cs="Times New Roman"/>
          <w:sz w:val="24"/>
        </w:rPr>
        <w:t xml:space="preserve"> We will also use our comparisons between the spring and fall sampling events to recommend where and to what extent fall sampling should occur.</w:t>
      </w:r>
    </w:p>
    <w:p w14:paraId="39AA2A65" w14:textId="7C500980" w:rsidR="00FF27B7" w:rsidRDefault="00FF27B7" w:rsidP="00FF27B7">
      <w:pPr>
        <w:rPr>
          <w:rFonts w:ascii="Times New Roman" w:hAnsi="Times New Roman" w:cs="Times New Roman"/>
          <w:sz w:val="24"/>
        </w:rPr>
      </w:pPr>
      <w:r>
        <w:rPr>
          <w:rFonts w:ascii="Times New Roman" w:hAnsi="Times New Roman" w:cs="Times New Roman"/>
          <w:sz w:val="24"/>
        </w:rP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360460">
      <w:pPr>
        <w:pStyle w:val="ListParagraph"/>
        <w:numPr>
          <w:ilvl w:val="0"/>
          <w:numId w:val="17"/>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abundance of various taxa in the water column at Liberty Island with the abundance of tax on each microhabitat (SAV, EAV, benthic, pelagic). Data from Liberty will be supplemented by literature review on algal growth forms and expert opinion (Tiffany Brown, DWR”s EMP study). We will then compare community composition of phytoplankton in the larger set of wetlands to samples collected by FRP in the exterior channels, or data collected by EMP’s phytoplankton survey. These data will be compared using PerMANOVA or other multivariate methods, as appropriate. </w:t>
      </w:r>
    </w:p>
    <w:p w14:paraId="34477E00" w14:textId="77777777" w:rsidR="00360460" w:rsidRDefault="00360460" w:rsidP="00360460">
      <w:pPr>
        <w:pStyle w:val="ListParagraph"/>
        <w:numPr>
          <w:ilvl w:val="1"/>
          <w:numId w:val="17"/>
        </w:numPr>
      </w:pPr>
      <w:r>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360460">
      <w:pPr>
        <w:pStyle w:val="ListParagraph"/>
        <w:numPr>
          <w:ilvl w:val="1"/>
          <w:numId w:val="17"/>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360460">
      <w:pPr>
        <w:pStyle w:val="ListParagraph"/>
        <w:numPr>
          <w:ilvl w:val="0"/>
          <w:numId w:val="17"/>
        </w:numPr>
      </w:pPr>
      <w:r>
        <w:t>To answer our second question on differences between wetlands, we will compare community composition from channels within diked wetlands and tidal wetlands across the salinity regime. These data will be compared between management regimes using PerMANOVA, and across the salinity gradient using CCA, or other multivariate methods, as appropriate.</w:t>
      </w:r>
    </w:p>
    <w:p w14:paraId="74886CF4" w14:textId="77777777" w:rsidR="00360460" w:rsidRDefault="00360460" w:rsidP="00360460">
      <w:pPr>
        <w:pStyle w:val="ListParagraph"/>
        <w:numPr>
          <w:ilvl w:val="0"/>
          <w:numId w:val="17"/>
        </w:numPr>
      </w:pPr>
      <w:r>
        <w:t xml:space="preserve">To answer our third question on seasonal variability, we will compare community composition at Decker Island over time. </w:t>
      </w:r>
    </w:p>
    <w:p w14:paraId="30C8D2C3" w14:textId="77777777" w:rsidR="00360460" w:rsidRDefault="00360460" w:rsidP="00360460">
      <w:pPr>
        <w:pStyle w:val="ListParagraph"/>
        <w:numPr>
          <w:ilvl w:val="1"/>
          <w:numId w:val="17"/>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39BD2FC0" w:rsidR="00360460" w:rsidRDefault="00463B5C" w:rsidP="00463B5C">
      <w:pPr>
        <w:pStyle w:val="Heading2"/>
      </w:pPr>
      <w:bookmarkStart w:id="28" w:name="_Toc536509180"/>
      <w:r>
        <w:lastRenderedPageBreak/>
        <w:t>Results</w:t>
      </w:r>
      <w:bookmarkEnd w:id="28"/>
    </w:p>
    <w:p w14:paraId="29DDB12B" w14:textId="0B857A9C" w:rsidR="00463B5C" w:rsidRDefault="00463B5C" w:rsidP="00463B5C">
      <w:pPr>
        <w:pStyle w:val="Heading2"/>
      </w:pPr>
      <w:bookmarkStart w:id="29" w:name="_Toc536509181"/>
      <w:r>
        <w:t>Discussion</w:t>
      </w:r>
      <w:bookmarkEnd w:id="29"/>
    </w:p>
    <w:p w14:paraId="579EAC9B" w14:textId="3CE36F54" w:rsidR="00FF27B7" w:rsidRDefault="00FF27B7" w:rsidP="00FF27B7">
      <w:pPr>
        <w:pStyle w:val="Heading1"/>
        <w:rPr>
          <w:rFonts w:ascii="Times New Roman" w:hAnsi="Times New Roman" w:cs="Times New Roman"/>
        </w:rPr>
      </w:pPr>
      <w:bookmarkStart w:id="30"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30"/>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31" w:name="_Toc536509183"/>
      <w:r>
        <w:t>Introduction</w:t>
      </w:r>
      <w:bookmarkEnd w:id="31"/>
    </w:p>
    <w:p w14:paraId="4B6028F5" w14:textId="77777777" w:rsidR="003918A8" w:rsidRDefault="003918A8" w:rsidP="003918A8">
      <w:pPr>
        <w:pStyle w:val="Heading3"/>
      </w:pPr>
      <w:bookmarkStart w:id="32" w:name="_Toc536509184"/>
      <w:r>
        <w:t>Nutrients</w:t>
      </w:r>
      <w:bookmarkEnd w:id="32"/>
    </w:p>
    <w:p w14:paraId="2A5697FF" w14:textId="155708C9" w:rsidR="003918A8" w:rsidRDefault="003918A8" w:rsidP="003918A8">
      <w:pPr>
        <w:pStyle w:val="Heading3"/>
      </w:pPr>
      <w:bookmarkStart w:id="33" w:name="_Toc536509185"/>
      <w:r>
        <w:t>Zooplankton</w:t>
      </w:r>
      <w:bookmarkEnd w:id="33"/>
    </w:p>
    <w:p w14:paraId="5D507BBE" w14:textId="77777777" w:rsidR="003918A8"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t xml:space="preserve">Mesozooplankton are recognized as the largest component of Delta Smelt diets </w:t>
      </w:r>
      <w:r w:rsidRPr="00471D53">
        <w:rPr>
          <w:rFonts w:ascii="Times New Roman" w:hAnsi="Times New Roman" w:cs="Times New Roman"/>
          <w:noProof/>
          <w:sz w:val="24"/>
          <w:szCs w:val="24"/>
        </w:rPr>
        <w:t>(Slater and Baxter 2014)</w:t>
      </w:r>
      <w:r w:rsidRPr="00471D53">
        <w:rPr>
          <w:rFonts w:ascii="Times New Roman" w:hAnsi="Times New Roman" w:cs="Times New Roman"/>
          <w:sz w:val="24"/>
          <w:szCs w:val="24"/>
        </w:rPr>
        <w:t xml:space="preserve"> and a significant component of salmon diets (Sommer et al. 2001). Our conceptual models postulate that tidal wetland restoration sites will have higher production and availability of zooplankton when compared with existing channel habitat and pre-project conditions (Hartman et al</w:t>
      </w:r>
      <w:r>
        <w:rPr>
          <w:rFonts w:ascii="Times New Roman" w:hAnsi="Times New Roman" w:cs="Times New Roman"/>
          <w:sz w:val="24"/>
          <w:szCs w:val="24"/>
        </w:rPr>
        <w:t>.</w:t>
      </w:r>
      <w:r w:rsidRPr="00471D53">
        <w:rPr>
          <w:rFonts w:ascii="Times New Roman" w:hAnsi="Times New Roman" w:cs="Times New Roman"/>
          <w:sz w:val="24"/>
          <w:szCs w:val="24"/>
        </w:rPr>
        <w:t xml:space="preserve">, in </w:t>
      </w:r>
      <w:r>
        <w:rPr>
          <w:rFonts w:ascii="Times New Roman" w:hAnsi="Times New Roman" w:cs="Times New Roman"/>
          <w:sz w:val="24"/>
          <w:szCs w:val="24"/>
        </w:rPr>
        <w:t>press</w:t>
      </w:r>
      <w:r w:rsidRPr="00471D53">
        <w:rPr>
          <w:rFonts w:ascii="Times New Roman" w:hAnsi="Times New Roman" w:cs="Times New Roman"/>
          <w:sz w:val="24"/>
          <w:szCs w:val="24"/>
        </w:rPr>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Pr="00471D53">
        <w:rPr>
          <w:rFonts w:ascii="Times New Roman" w:hAnsi="Times New Roman" w:cs="Times New Roman"/>
          <w:noProof/>
          <w:sz w:val="24"/>
          <w:szCs w:val="24"/>
        </w:rPr>
        <w:t>(Bollens et al. 2014, Kimmerer et al. 2014)</w:t>
      </w:r>
      <w:r w:rsidRPr="00471D53">
        <w:rPr>
          <w:rFonts w:ascii="Times New Roman" w:hAnsi="Times New Roman" w:cs="Times New Roman"/>
          <w:sz w:val="24"/>
          <w:szCs w:val="24"/>
        </w:rPr>
        <w:t xml:space="preserve">. Furthermore, changes to the physical environment will affect the efficiency of our sampling gear. </w:t>
      </w:r>
    </w:p>
    <w:p w14:paraId="73A80B4D" w14:textId="77777777" w:rsidR="003918A8"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t xml:space="preserve">By sampling wetlands concurrently with existing channel sampling, we can characterize some of these sources of variation. </w:t>
      </w:r>
      <w:r>
        <w:rPr>
          <w:rFonts w:ascii="Times New Roman" w:hAnsi="Times New Roman" w:cs="Times New Roman"/>
          <w:sz w:val="24"/>
          <w:szCs w:val="24"/>
        </w:rPr>
        <w:t>During Phase III sampling we conducted sampling of wetland habitat adjacent to eight of the long-term stations sampled by 20mm, however the extremely high water year of 2017 meant that results from that study may not be applicable to all years. Therefore, we will repeat our spring sampling alongside some 20mm sites, and add fall sampling alongside the Fall Midwater Trawl (FMWT) survey’s zooplankton sampling stations.</w:t>
      </w:r>
      <w:r w:rsidRPr="00C212F8">
        <w:rPr>
          <w:rFonts w:ascii="Times New Roman" w:hAnsi="Times New Roman" w:cs="Times New Roman"/>
          <w:sz w:val="24"/>
          <w:szCs w:val="24"/>
        </w:rPr>
        <w:t xml:space="preserve"> </w:t>
      </w:r>
      <w:r w:rsidRPr="00471D53">
        <w:rPr>
          <w:rFonts w:ascii="Times New Roman" w:hAnsi="Times New Roman" w:cs="Times New Roman"/>
          <w:sz w:val="24"/>
          <w:szCs w:val="24"/>
        </w:rPr>
        <w:t>We will test for differences in zooplankton catch between channel habitats in which IEP samples and the shallow littoral habitats in which we sample. This will also give us a better understanding of the spatial variability in zooplankton in wetlands across the estuary.</w:t>
      </w:r>
    </w:p>
    <w:p w14:paraId="6391ED4E" w14:textId="77777777" w:rsidR="003918A8" w:rsidRPr="001D2C3E" w:rsidRDefault="003918A8" w:rsidP="003918A8">
      <w:pPr>
        <w:pStyle w:val="Body"/>
        <w:rPr>
          <w:rFonts w:ascii="Times New Roman" w:hAnsi="Times New Roman" w:cs="Times New Roman"/>
          <w:sz w:val="24"/>
          <w:szCs w:val="24"/>
        </w:rPr>
      </w:pPr>
      <w:r w:rsidRPr="001D2C3E">
        <w:rPr>
          <w:rFonts w:ascii="Times New Roman" w:hAnsi="Times New Roman" w:cs="Times New Roman"/>
          <w:sz w:val="24"/>
          <w:szCs w:val="24"/>
        </w:rPr>
        <w:t>In the original study plan, we proposed sampling z</w:t>
      </w:r>
      <w:r>
        <w:rPr>
          <w:rFonts w:ascii="Times New Roman" w:hAnsi="Times New Roman" w:cs="Times New Roman"/>
          <w:sz w:val="24"/>
          <w:szCs w:val="24"/>
        </w:rPr>
        <w:t>ooplankton concurrently with</w:t>
      </w:r>
      <w:r w:rsidRPr="001D2C3E">
        <w:rPr>
          <w:rFonts w:ascii="Times New Roman" w:hAnsi="Times New Roman" w:cs="Times New Roman"/>
          <w:sz w:val="24"/>
          <w:szCs w:val="24"/>
        </w:rPr>
        <w:t xml:space="preserve"> CDFW</w:t>
      </w:r>
      <w:r>
        <w:rPr>
          <w:rFonts w:ascii="Times New Roman" w:hAnsi="Times New Roman" w:cs="Times New Roman"/>
          <w:sz w:val="24"/>
          <w:szCs w:val="24"/>
        </w:rPr>
        <w:t>’s</w:t>
      </w:r>
      <w:r w:rsidRPr="001D2C3E">
        <w:rPr>
          <w:rFonts w:ascii="Times New Roman" w:hAnsi="Times New Roman" w:cs="Times New Roman"/>
          <w:sz w:val="24"/>
          <w:szCs w:val="24"/>
        </w:rPr>
        <w:t xml:space="preserve"> 20 mm and </w:t>
      </w:r>
      <w:r>
        <w:rPr>
          <w:rFonts w:ascii="Times New Roman" w:hAnsi="Times New Roman" w:cs="Times New Roman"/>
          <w:sz w:val="24"/>
          <w:szCs w:val="24"/>
        </w:rPr>
        <w:t>F</w:t>
      </w:r>
      <w:r w:rsidRPr="001D2C3E">
        <w:rPr>
          <w:rFonts w:ascii="Times New Roman" w:hAnsi="Times New Roman" w:cs="Times New Roman"/>
          <w:sz w:val="24"/>
          <w:szCs w:val="24"/>
        </w:rPr>
        <w:t xml:space="preserve">all Mid-Water Trawl </w:t>
      </w:r>
      <w:r>
        <w:rPr>
          <w:rFonts w:ascii="Times New Roman" w:hAnsi="Times New Roman" w:cs="Times New Roman"/>
          <w:sz w:val="24"/>
          <w:szCs w:val="24"/>
        </w:rPr>
        <w:t>s</w:t>
      </w:r>
      <w:r w:rsidRPr="001D2C3E">
        <w:rPr>
          <w:rFonts w:ascii="Times New Roman" w:hAnsi="Times New Roman" w:cs="Times New Roman"/>
          <w:sz w:val="24"/>
          <w:szCs w:val="24"/>
        </w:rPr>
        <w:t>u</w:t>
      </w:r>
      <w:r>
        <w:rPr>
          <w:rFonts w:ascii="Times New Roman" w:hAnsi="Times New Roman" w:cs="Times New Roman"/>
          <w:sz w:val="24"/>
          <w:szCs w:val="24"/>
        </w:rPr>
        <w:t xml:space="preserve">rveys. Instead, </w:t>
      </w:r>
      <w:r w:rsidRPr="006C4891">
        <w:rPr>
          <w:rFonts w:ascii="Times New Roman" w:hAnsi="Times New Roman" w:cs="Times New Roman"/>
          <w:sz w:val="24"/>
        </w:rPr>
        <w:t>we would like to</w:t>
      </w:r>
      <w:r>
        <w:rPr>
          <w:rFonts w:ascii="Times New Roman" w:hAnsi="Times New Roman" w:cs="Times New Roman"/>
          <w:sz w:val="24"/>
        </w:rPr>
        <w:t xml:space="preserve"> replace some of our concurrent sampling with 20mm and FMWT</w:t>
      </w:r>
      <w:r w:rsidRPr="006C4891">
        <w:rPr>
          <w:rFonts w:ascii="Times New Roman" w:hAnsi="Times New Roman" w:cs="Times New Roman"/>
          <w:sz w:val="24"/>
        </w:rPr>
        <w:t xml:space="preserve"> with </w:t>
      </w:r>
      <w:r>
        <w:rPr>
          <w:rFonts w:ascii="Times New Roman" w:hAnsi="Times New Roman" w:cs="Times New Roman"/>
          <w:sz w:val="24"/>
        </w:rPr>
        <w:t xml:space="preserve">concurrent sampling during </w:t>
      </w:r>
      <w:r w:rsidRPr="006C4891">
        <w:rPr>
          <w:rFonts w:ascii="Times New Roman" w:hAnsi="Times New Roman" w:cs="Times New Roman"/>
          <w:sz w:val="24"/>
        </w:rPr>
        <w:t xml:space="preserve">CDFW/DWR’s Environmental Monitoring Program (EMP) </w:t>
      </w:r>
      <w:r>
        <w:rPr>
          <w:rFonts w:ascii="Times New Roman" w:hAnsi="Times New Roman" w:cs="Times New Roman"/>
          <w:sz w:val="24"/>
        </w:rPr>
        <w:t xml:space="preserve">sampling </w:t>
      </w:r>
      <w:r w:rsidRPr="006C4891">
        <w:rPr>
          <w:rFonts w:ascii="Times New Roman" w:hAnsi="Times New Roman" w:cs="Times New Roman"/>
          <w:sz w:val="24"/>
        </w:rPr>
        <w:t xml:space="preserve">at some of our </w:t>
      </w:r>
      <w:r>
        <w:rPr>
          <w:rFonts w:ascii="Times New Roman" w:hAnsi="Times New Roman" w:cs="Times New Roman"/>
          <w:sz w:val="24"/>
        </w:rPr>
        <w:t xml:space="preserve">FRP stations </w:t>
      </w:r>
      <w:r>
        <w:rPr>
          <w:rFonts w:ascii="Times New Roman" w:hAnsi="Times New Roman" w:cs="Times New Roman"/>
          <w:sz w:val="24"/>
          <w:szCs w:val="24"/>
        </w:rPr>
        <w:t>(i.e. sample concurrently at EMP site 64/D22 instead of 20mm &amp; FMWT site 706, Figure 8)</w:t>
      </w:r>
      <w:r w:rsidRPr="001D2C3E">
        <w:rPr>
          <w:rFonts w:ascii="Times New Roman" w:hAnsi="Times New Roman" w:cs="Times New Roman"/>
          <w:sz w:val="24"/>
          <w:szCs w:val="24"/>
        </w:rPr>
        <w:t xml:space="preserve">. This change will allow us to compare both mesozooplankton and macrozooplankton (mysids), and will allow </w:t>
      </w:r>
      <w:r w:rsidRPr="001D2C3E">
        <w:rPr>
          <w:rFonts w:ascii="Times New Roman" w:hAnsi="Times New Roman" w:cs="Times New Roman"/>
          <w:sz w:val="24"/>
          <w:szCs w:val="24"/>
        </w:rPr>
        <w:lastRenderedPageBreak/>
        <w:t>us to add an</w:t>
      </w:r>
      <w:r>
        <w:rPr>
          <w:rFonts w:ascii="Times New Roman" w:hAnsi="Times New Roman" w:cs="Times New Roman"/>
          <w:sz w:val="24"/>
          <w:szCs w:val="24"/>
        </w:rPr>
        <w:t xml:space="preserve"> analysis of wetland nutrients. </w:t>
      </w:r>
      <w:r w:rsidRPr="001D2C3E">
        <w:rPr>
          <w:rFonts w:ascii="Times New Roman" w:hAnsi="Times New Roman" w:cs="Times New Roman"/>
          <w:sz w:val="24"/>
          <w:szCs w:val="24"/>
        </w:rPr>
        <w:t>The FRP sampling locations, timing, and effort will not change, and listed species take will not increase.</w:t>
      </w:r>
    </w:p>
    <w:p w14:paraId="7049B9F3" w14:textId="77777777" w:rsidR="003918A8" w:rsidRPr="00471D53"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t>Mesozooplankton questions:</w:t>
      </w:r>
    </w:p>
    <w:p w14:paraId="576F9FB4" w14:textId="77777777" w:rsidR="003918A8" w:rsidRPr="00471D53" w:rsidRDefault="003918A8" w:rsidP="003918A8">
      <w:pPr>
        <w:pStyle w:val="ListParagraph"/>
        <w:numPr>
          <w:ilvl w:val="0"/>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How do mesozooplankton</w:t>
      </w:r>
      <w:r>
        <w:rPr>
          <w:rFonts w:ascii="Times New Roman" w:hAnsi="Times New Roman" w:cs="Times New Roman"/>
          <w:sz w:val="24"/>
          <w:szCs w:val="24"/>
        </w:rPr>
        <w:t xml:space="preserve"> and macrozooplankton</w:t>
      </w:r>
      <w:r w:rsidRPr="00471D53">
        <w:rPr>
          <w:rFonts w:ascii="Times New Roman" w:hAnsi="Times New Roman" w:cs="Times New Roman"/>
          <w:sz w:val="24"/>
          <w:szCs w:val="24"/>
        </w:rPr>
        <w:t xml:space="preserve"> communities in the littoral and wetland habitat compare to open water habitat?</w:t>
      </w:r>
    </w:p>
    <w:p w14:paraId="704EA31D" w14:textId="77777777" w:rsidR="003918A8" w:rsidRPr="00471D53" w:rsidRDefault="003918A8" w:rsidP="003918A8">
      <w:pPr>
        <w:pStyle w:val="ListParagraph"/>
        <w:numPr>
          <w:ilvl w:val="1"/>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 xml:space="preserve">How do these communities change over the course of the </w:t>
      </w:r>
      <w:r>
        <w:rPr>
          <w:rFonts w:ascii="Times New Roman" w:hAnsi="Times New Roman" w:cs="Times New Roman"/>
          <w:sz w:val="24"/>
          <w:szCs w:val="24"/>
        </w:rPr>
        <w:t>year</w:t>
      </w:r>
      <w:r w:rsidRPr="00471D53">
        <w:rPr>
          <w:rFonts w:ascii="Times New Roman" w:hAnsi="Times New Roman" w:cs="Times New Roman"/>
          <w:sz w:val="24"/>
          <w:szCs w:val="24"/>
        </w:rPr>
        <w:t>?</w:t>
      </w:r>
    </w:p>
    <w:p w14:paraId="13D490DD" w14:textId="77777777" w:rsidR="003918A8" w:rsidRDefault="003918A8" w:rsidP="003918A8">
      <w:pPr>
        <w:pStyle w:val="ListParagraph"/>
        <w:numPr>
          <w:ilvl w:val="1"/>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 xml:space="preserve">How do these communities change </w:t>
      </w:r>
      <w:r>
        <w:rPr>
          <w:rFonts w:ascii="Times New Roman" w:hAnsi="Times New Roman" w:cs="Times New Roman"/>
          <w:sz w:val="24"/>
          <w:szCs w:val="24"/>
        </w:rPr>
        <w:t>along</w:t>
      </w:r>
      <w:r w:rsidRPr="00471D53">
        <w:rPr>
          <w:rFonts w:ascii="Times New Roman" w:hAnsi="Times New Roman" w:cs="Times New Roman"/>
          <w:sz w:val="24"/>
          <w:szCs w:val="24"/>
        </w:rPr>
        <w:t xml:space="preserve"> the salinity gradient?</w:t>
      </w:r>
    </w:p>
    <w:p w14:paraId="5CC6358A" w14:textId="77777777" w:rsidR="003918A8" w:rsidRDefault="003918A8" w:rsidP="003918A8">
      <w:pPr>
        <w:spacing w:after="0"/>
        <w:jc w:val="both"/>
        <w:rPr>
          <w:rFonts w:ascii="Times New Roman" w:hAnsi="Times New Roman" w:cs="Times New Roman"/>
          <w:sz w:val="24"/>
          <w:szCs w:val="24"/>
        </w:rPr>
      </w:pPr>
    </w:p>
    <w:p w14:paraId="3B00E55F" w14:textId="77777777" w:rsidR="003918A8" w:rsidRPr="00EA4EB4" w:rsidRDefault="003918A8" w:rsidP="003918A8">
      <w:pPr>
        <w:pStyle w:val="Body"/>
        <w:rPr>
          <w:rFonts w:ascii="Times New Roman" w:hAnsi="Times New Roman" w:cs="Times New Roman"/>
          <w:sz w:val="24"/>
          <w:szCs w:val="24"/>
        </w:rPr>
      </w:pPr>
      <w:r w:rsidRPr="00EA4EB4">
        <w:rPr>
          <w:rFonts w:ascii="Times New Roman" w:hAnsi="Times New Roman" w:cs="Times New Roman"/>
          <w:sz w:val="24"/>
          <w:szCs w:val="24"/>
        </w:rPr>
        <w:t>Proposed Nutrient questions:</w:t>
      </w:r>
    </w:p>
    <w:p w14:paraId="2C6C391E" w14:textId="77777777" w:rsidR="003918A8" w:rsidRPr="006C4891" w:rsidRDefault="003918A8" w:rsidP="003918A8">
      <w:pPr>
        <w:pStyle w:val="ListParagraph"/>
        <w:numPr>
          <w:ilvl w:val="0"/>
          <w:numId w:val="9"/>
        </w:numPr>
        <w:rPr>
          <w:rFonts w:ascii="Times New Roman" w:hAnsi="Times New Roman" w:cs="Times New Roman"/>
          <w:sz w:val="24"/>
          <w:szCs w:val="24"/>
        </w:rPr>
      </w:pPr>
      <w:r w:rsidRPr="006C4891">
        <w:rPr>
          <w:rFonts w:ascii="Times New Roman" w:hAnsi="Times New Roman" w:cs="Times New Roman"/>
          <w:sz w:val="24"/>
          <w:szCs w:val="24"/>
        </w:rPr>
        <w:t>Are there differences in nutrients, chlorophyll, and organic carbon concentrations between the wetland and the exterior channel?</w:t>
      </w:r>
    </w:p>
    <w:p w14:paraId="4ED7F1F0" w14:textId="77777777" w:rsidR="003918A8" w:rsidRPr="006C4891" w:rsidRDefault="003918A8" w:rsidP="003918A8">
      <w:pPr>
        <w:pStyle w:val="ListParagraph"/>
        <w:numPr>
          <w:ilvl w:val="0"/>
          <w:numId w:val="9"/>
        </w:numPr>
        <w:rPr>
          <w:rFonts w:ascii="Times New Roman" w:hAnsi="Times New Roman" w:cs="Times New Roman"/>
          <w:sz w:val="24"/>
          <w:szCs w:val="24"/>
        </w:rPr>
      </w:pPr>
      <w:r w:rsidRPr="006C4891">
        <w:rPr>
          <w:rFonts w:ascii="Times New Roman" w:hAnsi="Times New Roman" w:cs="Times New Roman"/>
          <w:sz w:val="24"/>
          <w:szCs w:val="24"/>
        </w:rPr>
        <w:t>Are nutrients limiting phytoplankton production?</w:t>
      </w:r>
    </w:p>
    <w:p w14:paraId="4D696D50" w14:textId="77777777" w:rsidR="003918A8" w:rsidRPr="006C4891" w:rsidRDefault="003918A8" w:rsidP="003918A8">
      <w:pPr>
        <w:pStyle w:val="ListParagraph"/>
        <w:numPr>
          <w:ilvl w:val="0"/>
          <w:numId w:val="14"/>
        </w:numPr>
        <w:rPr>
          <w:rFonts w:ascii="Times New Roman" w:hAnsi="Times New Roman" w:cs="Times New Roman"/>
          <w:sz w:val="24"/>
          <w:szCs w:val="24"/>
        </w:rPr>
      </w:pPr>
      <w:r w:rsidRPr="006C4891">
        <w:rPr>
          <w:rFonts w:ascii="Times New Roman" w:hAnsi="Times New Roman" w:cs="Times New Roman"/>
          <w:sz w:val="24"/>
          <w:szCs w:val="24"/>
        </w:rPr>
        <w:t>Are excess nutrients a causal factor for harmful algal blooms on our sites?</w:t>
      </w:r>
    </w:p>
    <w:p w14:paraId="3272FD7A" w14:textId="75C9915A" w:rsidR="003918A8" w:rsidRDefault="003918A8" w:rsidP="003918A8">
      <w:pPr>
        <w:pStyle w:val="Heading3"/>
      </w:pPr>
      <w:bookmarkStart w:id="34" w:name="_Toc536509186"/>
      <w:r>
        <w:t>Fish</w:t>
      </w:r>
      <w:bookmarkEnd w:id="34"/>
    </w:p>
    <w:p w14:paraId="65FE170E" w14:textId="77777777" w:rsidR="003918A8" w:rsidRPr="00435AD2" w:rsidRDefault="003918A8" w:rsidP="003918A8">
      <w:pPr>
        <w:rPr>
          <w:rFonts w:ascii="Times New Roman" w:hAnsi="Times New Roman"/>
          <w:sz w:val="24"/>
          <w:szCs w:val="24"/>
        </w:rPr>
      </w:pPr>
      <w:r w:rsidRPr="00435AD2">
        <w:rPr>
          <w:rFonts w:ascii="Times New Roman" w:hAnsi="Times New Roman"/>
          <w:sz w:val="24"/>
          <w:szCs w:val="24"/>
        </w:rPr>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rPr>
          <w:rFonts w:ascii="Times New Roman" w:hAnsi="Times New Roman"/>
          <w:sz w:val="24"/>
          <w:szCs w:val="24"/>
        </w:rPr>
        <w:t>predation</w:t>
      </w:r>
      <w:r w:rsidRPr="00435AD2">
        <w:rPr>
          <w:rFonts w:ascii="Times New Roman" w:hAnsi="Times New Roman"/>
          <w:sz w:val="24"/>
          <w:szCs w:val="24"/>
        </w:rPr>
        <w:t xml:space="preserve"> (Gray et al. 2002, Shreffler et al. 1992, Simenstad et al. 1982). The Fish Restoration Program </w:t>
      </w:r>
      <w:r>
        <w:rPr>
          <w:rFonts w:ascii="Times New Roman" w:hAnsi="Times New Roman"/>
          <w:sz w:val="24"/>
          <w:szCs w:val="24"/>
        </w:rPr>
        <w:t xml:space="preserve">Monitoring Team </w:t>
      </w:r>
      <w:r w:rsidRPr="00435AD2">
        <w:rPr>
          <w:rFonts w:ascii="Times New Roman" w:hAnsi="Times New Roman"/>
          <w:sz w:val="24"/>
          <w:szCs w:val="24"/>
        </w:rPr>
        <w:t xml:space="preserve">was established to monitor </w:t>
      </w:r>
      <w:r>
        <w:rPr>
          <w:rFonts w:ascii="Times New Roman" w:hAnsi="Times New Roman"/>
          <w:sz w:val="24"/>
          <w:szCs w:val="24"/>
        </w:rPr>
        <w:t xml:space="preserve">the benefits of tidal wetland restoration to at-risk fish species </w:t>
      </w:r>
      <w:r w:rsidRPr="00435AD2">
        <w:rPr>
          <w:rFonts w:ascii="Times New Roman" w:hAnsi="Times New Roman"/>
          <w:sz w:val="24"/>
          <w:szCs w:val="24"/>
        </w:rPr>
        <w:t>in the San Francisco Estuar</w:t>
      </w:r>
      <w:r>
        <w:rPr>
          <w:rFonts w:ascii="Times New Roman" w:hAnsi="Times New Roman"/>
          <w:sz w:val="24"/>
          <w:szCs w:val="24"/>
        </w:rPr>
        <w:t>y</w:t>
      </w:r>
      <w:r w:rsidRPr="00435AD2">
        <w:rPr>
          <w:rFonts w:ascii="Times New Roman" w:hAnsi="Times New Roman"/>
          <w:sz w:val="24"/>
          <w:szCs w:val="24"/>
        </w:rPr>
        <w:t xml:space="preserve">. </w:t>
      </w:r>
      <w:r>
        <w:rPr>
          <w:rFonts w:ascii="Times New Roman" w:hAnsi="Times New Roman"/>
          <w:sz w:val="24"/>
          <w:szCs w:val="24"/>
        </w:rPr>
        <w:t>Comparing</w:t>
      </w:r>
      <w:r w:rsidRPr="00435AD2">
        <w:rPr>
          <w:rFonts w:ascii="Times New Roman" w:hAnsi="Times New Roman"/>
          <w:sz w:val="24"/>
          <w:szCs w:val="24"/>
        </w:rPr>
        <w:t xml:space="preserve"> fish </w:t>
      </w:r>
      <w:r>
        <w:rPr>
          <w:rFonts w:ascii="Times New Roman" w:hAnsi="Times New Roman"/>
          <w:sz w:val="24"/>
          <w:szCs w:val="24"/>
        </w:rPr>
        <w:t>communities and their condition</w:t>
      </w:r>
      <w:r w:rsidRPr="00435AD2">
        <w:rPr>
          <w:rFonts w:ascii="Times New Roman" w:hAnsi="Times New Roman"/>
          <w:sz w:val="24"/>
          <w:szCs w:val="24"/>
        </w:rPr>
        <w:t xml:space="preserve"> pre-</w:t>
      </w:r>
      <w:r>
        <w:rPr>
          <w:rFonts w:ascii="Times New Roman" w:hAnsi="Times New Roman"/>
          <w:sz w:val="24"/>
          <w:szCs w:val="24"/>
        </w:rPr>
        <w:t xml:space="preserve"> and post-</w:t>
      </w:r>
      <w:r w:rsidRPr="00435AD2">
        <w:rPr>
          <w:rFonts w:ascii="Times New Roman" w:hAnsi="Times New Roman"/>
          <w:sz w:val="24"/>
          <w:szCs w:val="24"/>
        </w:rPr>
        <w:t xml:space="preserve">construction can inform how at-risk fish benefit from tidal wetland restoration. </w:t>
      </w:r>
    </w:p>
    <w:p w14:paraId="5FC75604" w14:textId="77777777" w:rsidR="003918A8" w:rsidRDefault="003918A8" w:rsidP="003918A8">
      <w:pPr>
        <w:rPr>
          <w:rFonts w:ascii="Times New Roman" w:hAnsi="Times New Roman"/>
          <w:sz w:val="24"/>
        </w:rPr>
      </w:pPr>
      <w:r w:rsidRPr="00435AD2">
        <w:rPr>
          <w:rFonts w:ascii="Times New Roman" w:hAnsi="Times New Roman"/>
          <w:sz w:val="24"/>
          <w:szCs w:val="24"/>
        </w:rPr>
        <w:t xml:space="preserve">Littoral habitat provides benefits to at-risk fish species, such as salmon, which rear in littoral </w:t>
      </w:r>
      <w:r>
        <w:rPr>
          <w:rFonts w:ascii="Times New Roman" w:hAnsi="Times New Roman"/>
          <w:sz w:val="24"/>
          <w:szCs w:val="24"/>
        </w:rPr>
        <w:t>areas</w:t>
      </w:r>
      <w:r w:rsidRPr="00435AD2">
        <w:rPr>
          <w:rFonts w:ascii="Times New Roman" w:hAnsi="Times New Roman"/>
          <w:sz w:val="24"/>
          <w:szCs w:val="24"/>
        </w:rPr>
        <w:t>, and Delta Smelt, which inhabit the littoral zone to maintain their position during ebb</w:t>
      </w:r>
      <w:r w:rsidRPr="00435AD2">
        <w:rPr>
          <w:rFonts w:ascii="Times New Roman" w:hAnsi="Times New Roman"/>
          <w:sz w:val="24"/>
        </w:rPr>
        <w:t xml:space="preserve">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r>
        <w:rPr>
          <w:rFonts w:ascii="Times New Roman" w:hAnsi="Times New Roman"/>
          <w:sz w:val="24"/>
        </w:rPr>
        <w:t>Similar to the 2017 work plan, t</w:t>
      </w:r>
      <w:r w:rsidRPr="00435AD2">
        <w:rPr>
          <w:rFonts w:ascii="Times New Roman" w:hAnsi="Times New Roman"/>
          <w:sz w:val="24"/>
        </w:rPr>
        <w:t xml:space="preserve">he Fish Restoration Program </w:t>
      </w:r>
      <w:r>
        <w:rPr>
          <w:rFonts w:ascii="Times New Roman" w:hAnsi="Times New Roman"/>
          <w:sz w:val="24"/>
        </w:rPr>
        <w:t>will</w:t>
      </w:r>
      <w:r w:rsidRPr="00435AD2">
        <w:rPr>
          <w:rFonts w:ascii="Times New Roman" w:hAnsi="Times New Roman"/>
          <w:sz w:val="24"/>
        </w:rPr>
        <w:t xml:space="preserve"> sample littoral habitat </w:t>
      </w:r>
      <w:r>
        <w:rPr>
          <w:rFonts w:ascii="Times New Roman" w:hAnsi="Times New Roman"/>
          <w:sz w:val="24"/>
        </w:rPr>
        <w:t xml:space="preserve">near planned </w:t>
      </w:r>
      <w:r w:rsidRPr="00435AD2">
        <w:rPr>
          <w:rFonts w:ascii="Times New Roman" w:hAnsi="Times New Roman"/>
          <w:sz w:val="24"/>
        </w:rPr>
        <w:t>tidal wetland</w:t>
      </w:r>
      <w:r>
        <w:rPr>
          <w:rFonts w:ascii="Times New Roman" w:hAnsi="Times New Roman"/>
          <w:sz w:val="24"/>
        </w:rPr>
        <w:t xml:space="preserve">s </w:t>
      </w:r>
      <w:r w:rsidRPr="00435AD2">
        <w:rPr>
          <w:rFonts w:ascii="Times New Roman" w:hAnsi="Times New Roman"/>
          <w:sz w:val="24"/>
        </w:rPr>
        <w:t xml:space="preserve">concurrently with </w:t>
      </w:r>
      <w:r>
        <w:rPr>
          <w:rFonts w:ascii="Times New Roman" w:hAnsi="Times New Roman"/>
          <w:sz w:val="24"/>
        </w:rPr>
        <w:t xml:space="preserve">mid-channel sampling by </w:t>
      </w:r>
      <w:r w:rsidRPr="00435AD2">
        <w:rPr>
          <w:rFonts w:ascii="Times New Roman" w:hAnsi="Times New Roman"/>
          <w:sz w:val="24"/>
        </w:rPr>
        <w:t xml:space="preserve">the </w:t>
      </w:r>
      <w:r>
        <w:rPr>
          <w:rFonts w:ascii="Times New Roman" w:hAnsi="Times New Roman"/>
          <w:sz w:val="24"/>
        </w:rPr>
        <w:t xml:space="preserve">IEP </w:t>
      </w:r>
      <w:r w:rsidRPr="00435AD2">
        <w:rPr>
          <w:rFonts w:ascii="Times New Roman" w:hAnsi="Times New Roman"/>
          <w:sz w:val="24"/>
        </w:rPr>
        <w:t xml:space="preserve">Summer Townet and Fall Midwater Trawl </w:t>
      </w:r>
      <w:r>
        <w:rPr>
          <w:rFonts w:ascii="Times New Roman" w:hAnsi="Times New Roman"/>
          <w:sz w:val="24"/>
        </w:rPr>
        <w:t>s</w:t>
      </w:r>
      <w:r w:rsidRPr="00435AD2">
        <w:rPr>
          <w:rFonts w:ascii="Times New Roman" w:hAnsi="Times New Roman"/>
          <w:sz w:val="24"/>
        </w:rPr>
        <w:t xml:space="preserve">urveys. </w:t>
      </w:r>
      <w:r>
        <w:rPr>
          <w:rFonts w:ascii="Times New Roman" w:hAnsi="Times New Roman"/>
          <w:sz w:val="24"/>
        </w:rPr>
        <w:t xml:space="preserve">For 2018, work will be expanded to tidal wetland reference sites near Ryer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35" w:name="_Toc536509187"/>
      <w:r>
        <w:t>Methods</w:t>
      </w:r>
      <w:bookmarkEnd w:id="35"/>
    </w:p>
    <w:p w14:paraId="0C705D5A" w14:textId="794B6621" w:rsidR="003918A8" w:rsidRDefault="003918A8" w:rsidP="00463B5C">
      <w:pPr>
        <w:pStyle w:val="Heading3"/>
      </w:pPr>
      <w:bookmarkStart w:id="36" w:name="_Toc536509188"/>
      <w:r>
        <w:t>IEP Surveys</w:t>
      </w:r>
      <w:bookmarkEnd w:id="36"/>
    </w:p>
    <w:p w14:paraId="1CA14B44" w14:textId="30857F46" w:rsidR="00424578" w:rsidRPr="00EA4EB4" w:rsidRDefault="00424578" w:rsidP="0042457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Pr>
          <w:rFonts w:ascii="Times New Roman" w:hAnsi="Times New Roman" w:cs="Times New Roman"/>
          <w:sz w:val="24"/>
          <w:szCs w:val="24"/>
        </w:rPr>
        <w:t>The EMP survey monitors water quality, phytoplankton, meso-/marco-zooplankton, and benthic invertebrates</w:t>
      </w:r>
      <w:r w:rsidRPr="00EA4EB4">
        <w:rPr>
          <w:rFonts w:ascii="Times New Roman" w:hAnsi="Times New Roman" w:cs="Times New Roman"/>
          <w:sz w:val="24"/>
          <w:szCs w:val="24"/>
        </w:rPr>
        <w:t xml:space="preserve"> </w:t>
      </w:r>
      <w:r>
        <w:rPr>
          <w:rFonts w:ascii="Times New Roman" w:hAnsi="Times New Roman" w:cs="Times New Roman"/>
          <w:sz w:val="24"/>
          <w:szCs w:val="24"/>
        </w:rPr>
        <w:t xml:space="preserve">in the upper estuary throughout the year. </w:t>
      </w:r>
      <w:r w:rsidRPr="00EA4EB4">
        <w:rPr>
          <w:rFonts w:ascii="Times New Roman" w:hAnsi="Times New Roman" w:cs="Times New Roman"/>
          <w:sz w:val="24"/>
          <w:szCs w:val="24"/>
        </w:rPr>
        <w:t xml:space="preserve">Zooplankton is collected using a steel sled </w:t>
      </w:r>
      <w:r w:rsidRPr="00EA4EB4">
        <w:rPr>
          <w:rFonts w:ascii="Times New Roman" w:hAnsi="Times New Roman" w:cs="Times New Roman"/>
          <w:sz w:val="24"/>
          <w:szCs w:val="24"/>
        </w:rPr>
        <w:lastRenderedPageBreak/>
        <w:t>with paired mesozooplankton (160 μm mesh) and macrozooplankton (500 μm mesh) nets.</w:t>
      </w:r>
      <w:r w:rsidR="00D95B10">
        <w:rPr>
          <w:rFonts w:ascii="Times New Roman" w:hAnsi="Times New Roman" w:cs="Times New Roman"/>
          <w:sz w:val="24"/>
          <w:szCs w:val="24"/>
        </w:rPr>
        <w:t xml:space="preserve"> </w:t>
      </w:r>
      <w:r w:rsidR="003B1921">
        <w:rPr>
          <w:rFonts w:ascii="Times New Roman" w:hAnsi="Times New Roman" w:cs="Times New Roman"/>
          <w:sz w:val="24"/>
          <w:szCs w:val="24"/>
        </w:rPr>
        <w:t xml:space="preserve">Phytoplankton is sampled using water collected from submersible </w:t>
      </w:r>
      <w:r w:rsidR="00D95B10">
        <w:rPr>
          <w:rFonts w:ascii="Times New Roman" w:hAnsi="Times New Roman" w:cs="Times New Roman"/>
          <w:sz w:val="24"/>
          <w:szCs w:val="24"/>
        </w:rPr>
        <w:t>pump</w:t>
      </w:r>
      <w:r w:rsidR="003B1921">
        <w:rPr>
          <w:rFonts w:ascii="Times New Roman" w:hAnsi="Times New Roman" w:cs="Times New Roman"/>
          <w:sz w:val="24"/>
          <w:szCs w:val="24"/>
        </w:rPr>
        <w:t>.</w:t>
      </w:r>
    </w:p>
    <w:p w14:paraId="72D138C1" w14:textId="77777777" w:rsidR="00FF27B7" w:rsidRPr="00EA4EB4" w:rsidRDefault="00FF27B7" w:rsidP="00FF27B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rFonts w:ascii="Times New Roman" w:hAnsi="Times New Roman" w:cs="Times New Roman"/>
          <w:color w:val="000000"/>
          <w:sz w:val="24"/>
          <w:szCs w:val="24"/>
        </w:rPr>
        <w:t>circumference of 4.9 meters</w:t>
      </w:r>
      <w:r w:rsidRPr="00EA4EB4">
        <w:rPr>
          <w:rFonts w:ascii="Times New Roman" w:hAnsi="Times New Roman" w:cs="Times New Roman"/>
          <w:sz w:val="24"/>
          <w:szCs w:val="24"/>
        </w:rPr>
        <w:t xml:space="preserve"> (1.5 cubic meters)</w:t>
      </w:r>
      <w:r w:rsidRPr="00EA4EB4">
        <w:rPr>
          <w:rFonts w:ascii="Times New Roman" w:hAnsi="Times New Roman" w:cs="Times New Roman"/>
          <w:color w:val="000000"/>
          <w:sz w:val="24"/>
          <w:szCs w:val="24"/>
        </w:rPr>
        <w:t xml:space="preserve">.  </w:t>
      </w:r>
      <w:r w:rsidRPr="00EA4EB4">
        <w:rPr>
          <w:rFonts w:ascii="Times New Roman" w:hAnsi="Times New Roman" w:cs="Times New Roman"/>
          <w:sz w:val="24"/>
          <w:szCs w:val="24"/>
        </w:rPr>
        <w:t xml:space="preserve">Zooplankton is collected concurrently with a 160 μm mesh modified Clarke-Bumpus net mounted on the frame with its own flowmeter. The survey samples at 40 stations throughout the estuary and completes three 10-minute tows at each station. Zooplankton are only sampled at the first of these tows (Damon, 2015).  </w:t>
      </w:r>
    </w:p>
    <w:p w14:paraId="2F0E4E55" w14:textId="77777777" w:rsidR="003918A8"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The FMWT survey was designed to study Striped Bass distribution throughout the upper estuary, but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rPr>
          <w:rFonts w:ascii="Times New Roman" w:hAnsi="Times New Roman" w:cs="Times New Roman"/>
          <w:sz w:val="24"/>
          <w:szCs w:val="24"/>
        </w:rPr>
        <w:t xml:space="preserve"> same sized EMP</w:t>
      </w:r>
      <w:r w:rsidRPr="00EA4EB4">
        <w:rPr>
          <w:rFonts w:ascii="Times New Roman" w:hAnsi="Times New Roman" w:cs="Times New Roman"/>
          <w:sz w:val="24"/>
          <w:szCs w:val="24"/>
        </w:rPr>
        <w:t xml:space="preserve"> steel sled with paired mesozooplankton (160 μm mesh) and macrozooplankton (500 μm mesh) nets. We will sample near </w:t>
      </w:r>
      <w:r w:rsidR="00737EC8" w:rsidRPr="00EA4EB4">
        <w:rPr>
          <w:rFonts w:ascii="Times New Roman" w:hAnsi="Times New Roman" w:cs="Times New Roman"/>
          <w:sz w:val="24"/>
          <w:szCs w:val="24"/>
        </w:rPr>
        <w:t xml:space="preserve">five EMP sites, five </w:t>
      </w:r>
      <w:r w:rsidRPr="00EA4EB4">
        <w:rPr>
          <w:rFonts w:ascii="Times New Roman" w:hAnsi="Times New Roman" w:cs="Times New Roman"/>
          <w:sz w:val="24"/>
          <w:szCs w:val="24"/>
        </w:rPr>
        <w:t>20mm sites</w:t>
      </w:r>
      <w:r w:rsidR="00737EC8" w:rsidRPr="00EA4EB4">
        <w:rPr>
          <w:rFonts w:ascii="Times New Roman" w:hAnsi="Times New Roman" w:cs="Times New Roman"/>
          <w:sz w:val="24"/>
          <w:szCs w:val="24"/>
        </w:rPr>
        <w:t>,</w:t>
      </w:r>
      <w:r w:rsidRPr="00EA4EB4">
        <w:rPr>
          <w:rFonts w:ascii="Times New Roman" w:hAnsi="Times New Roman" w:cs="Times New Roman"/>
          <w:sz w:val="24"/>
          <w:szCs w:val="24"/>
        </w:rPr>
        <w:t xml:space="preserve"> </w:t>
      </w:r>
      <w:r w:rsidR="00737EC8" w:rsidRPr="00EA4EB4">
        <w:rPr>
          <w:rFonts w:ascii="Times New Roman" w:hAnsi="Times New Roman" w:cs="Times New Roman"/>
          <w:sz w:val="24"/>
          <w:szCs w:val="24"/>
        </w:rPr>
        <w:t>two</w:t>
      </w:r>
      <w:r w:rsidRPr="00EA4EB4">
        <w:rPr>
          <w:rFonts w:ascii="Times New Roman" w:hAnsi="Times New Roman" w:cs="Times New Roman"/>
          <w:sz w:val="24"/>
          <w:szCs w:val="24"/>
        </w:rPr>
        <w:t xml:space="preserve"> FMWT sites, in adjacent tidal channels or fringing marsh (Table </w:t>
      </w:r>
      <w:r w:rsidR="00FE345A" w:rsidRPr="00EA4EB4">
        <w:rPr>
          <w:rFonts w:ascii="Times New Roman" w:hAnsi="Times New Roman" w:cs="Times New Roman"/>
          <w:sz w:val="24"/>
          <w:szCs w:val="24"/>
        </w:rPr>
        <w:t>5</w:t>
      </w:r>
      <w:r w:rsidRPr="00EA4EB4">
        <w:rPr>
          <w:rFonts w:ascii="Times New Roman" w:hAnsi="Times New Roman" w:cs="Times New Roman"/>
          <w:sz w:val="24"/>
          <w:szCs w:val="24"/>
        </w:rPr>
        <w:t>, Figure 8), using a paired mysid and zooplankton net as described in Chapter I (Figure 6). These sampling sites were chosen based on their proximity to future FRP restoration sites</w:t>
      </w:r>
      <w:r w:rsidR="00AB1066" w:rsidRPr="00EA4EB4">
        <w:rPr>
          <w:rFonts w:ascii="Times New Roman" w:hAnsi="Times New Roman" w:cs="Times New Roman"/>
          <w:sz w:val="24"/>
          <w:szCs w:val="24"/>
        </w:rPr>
        <w:t xml:space="preserve"> or comparison wetlands</w:t>
      </w:r>
      <w:r w:rsidRPr="00EA4EB4">
        <w:rPr>
          <w:rFonts w:ascii="Times New Roman" w:hAnsi="Times New Roman" w:cs="Times New Roman"/>
          <w:sz w:val="24"/>
          <w:szCs w:val="24"/>
        </w:rPr>
        <w:t>. Thus, we will be able to use these stations to establish a pre-project baseline for zooplankton production, and determine to what extent the effect of restoration is detectable in nearby long-term survey monitoring.</w:t>
      </w:r>
      <w:r w:rsidR="00AB1066" w:rsidRPr="00EA4EB4">
        <w:rPr>
          <w:rFonts w:ascii="Times New Roman" w:hAnsi="Times New Roman" w:cs="Times New Roman"/>
          <w:sz w:val="24"/>
          <w:szCs w:val="24"/>
        </w:rPr>
        <w:t xml:space="preserve"> Note that while we will discontinue the 2017 macroinvertebrate sampling in Lindsey Slough, we will continue to survey zooplankton alongside 20mm to increase </w:t>
      </w:r>
      <w:r w:rsidR="003918A8" w:rsidRPr="00EA4EB4">
        <w:rPr>
          <w:rFonts w:ascii="Times New Roman" w:hAnsi="Times New Roman" w:cs="Times New Roman"/>
          <w:sz w:val="24"/>
          <w:szCs w:val="24"/>
        </w:rPr>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37" w:name="_Toc536509189"/>
      <w:r>
        <w:t>FRP Sampling</w:t>
      </w:r>
      <w:bookmarkEnd w:id="37"/>
    </w:p>
    <w:p w14:paraId="32AF6B81" w14:textId="77777777" w:rsidR="003918A8" w:rsidRDefault="003918A8" w:rsidP="00463B5C">
      <w:pPr>
        <w:pStyle w:val="Heading4"/>
      </w:pPr>
      <w:r>
        <w:t>Zooplankton</w:t>
      </w:r>
    </w:p>
    <w:p w14:paraId="1965EDC0" w14:textId="47AC290B" w:rsidR="003918A8" w:rsidRPr="00EA4EB4" w:rsidRDefault="003918A8"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FRP gear and methods are easily comparable to IEP’s methods. The most important difference is our gear will be trawled obliquely through the water for five minutes instead of ten minutes, to reduce potential for take of listed fishes. If the tidal channels or marsh habitat is too short to take a full five-minute tow, the tow time will be reduced. Alternatively, gear may be held in the mouth of a tidal channel to sample water flowing out of the channel on an ebb tide instead of being trawled.</w:t>
      </w:r>
    </w:p>
    <w:p w14:paraId="765E9B5D" w14:textId="77777777" w:rsidR="003918A8" w:rsidRPr="00EA4EB4" w:rsidRDefault="003918A8" w:rsidP="003918A8">
      <w:pPr>
        <w:rPr>
          <w:rFonts w:ascii="Times New Roman" w:hAnsi="Times New Roman" w:cs="Times New Roman"/>
          <w:sz w:val="24"/>
          <w:szCs w:val="24"/>
        </w:rPr>
      </w:pPr>
      <w:r w:rsidRPr="006C4891">
        <w:rPr>
          <w:rFonts w:ascii="Times New Roman" w:hAnsi="Times New Roman" w:cs="Times New Roman"/>
          <w:sz w:val="24"/>
          <w:szCs w:val="24"/>
        </w:rPr>
        <w:t xml:space="preserve">EMP collects samples monthly, but </w:t>
      </w:r>
      <w:r w:rsidRPr="00EA4EB4">
        <w:rPr>
          <w:rFonts w:ascii="Times New Roman" w:hAnsi="Times New Roman" w:cs="Times New Roman"/>
          <w:sz w:val="24"/>
          <w:szCs w:val="24"/>
        </w:rPr>
        <w:t>our sampling will be</w:t>
      </w:r>
      <w:r w:rsidRPr="006C4891">
        <w:rPr>
          <w:rFonts w:ascii="Times New Roman" w:hAnsi="Times New Roman" w:cs="Times New Roman"/>
          <w:sz w:val="24"/>
          <w:szCs w:val="24"/>
        </w:rPr>
        <w:t xml:space="preserve"> limit</w:t>
      </w:r>
      <w:r w:rsidRPr="00EA4EB4">
        <w:rPr>
          <w:rFonts w:ascii="Times New Roman" w:hAnsi="Times New Roman" w:cs="Times New Roman"/>
          <w:sz w:val="24"/>
          <w:szCs w:val="24"/>
        </w:rPr>
        <w:t xml:space="preserve">ed </w:t>
      </w:r>
      <w:r w:rsidRPr="006C4891">
        <w:rPr>
          <w:rFonts w:ascii="Times New Roman" w:hAnsi="Times New Roman" w:cs="Times New Roman"/>
          <w:sz w:val="24"/>
          <w:szCs w:val="24"/>
        </w:rPr>
        <w:t>to March-June and September-December</w:t>
      </w:r>
      <w:r w:rsidRPr="00EA4EB4">
        <w:rPr>
          <w:rFonts w:ascii="Times New Roman" w:hAnsi="Times New Roman" w:cs="Times New Roman"/>
          <w:sz w:val="24"/>
          <w:szCs w:val="24"/>
        </w:rPr>
        <w:t>.</w:t>
      </w:r>
      <w:r w:rsidRPr="006C4891">
        <w:rPr>
          <w:rFonts w:ascii="Times New Roman" w:hAnsi="Times New Roman" w:cs="Times New Roman"/>
          <w:sz w:val="24"/>
          <w:szCs w:val="24"/>
        </w:rPr>
        <w:t xml:space="preserve"> </w:t>
      </w:r>
      <w:r w:rsidRPr="00EA4EB4">
        <w:rPr>
          <w:rFonts w:ascii="Times New Roman" w:hAnsi="Times New Roman" w:cs="Times New Roman"/>
          <w:sz w:val="24"/>
          <w:szCs w:val="24"/>
        </w:rPr>
        <w:t xml:space="preserve">The 20mm survey samples every two weeks, usually March-June. We will sample monthly (every other 20mm survey), in nearby wetlands as close to the same time as possible. If it is not possible to sample at the same time as the 20mm survey, we will sample the following </w:t>
      </w:r>
      <w:r w:rsidRPr="00EA4EB4">
        <w:rPr>
          <w:rFonts w:ascii="Times New Roman" w:hAnsi="Times New Roman" w:cs="Times New Roman"/>
          <w:sz w:val="24"/>
          <w:szCs w:val="24"/>
        </w:rPr>
        <w:lastRenderedPageBreak/>
        <w:t xml:space="preserve">day at the same point in the tidal cycle. The FMWT survey samples once per month, September-December. We will sample concurrently in nearby wetlands as close to the same time as possible. If it is not possible to sample at the same time as the FMWT survey, we will sample the following day at the same point in the tidal cycle. </w:t>
      </w:r>
    </w:p>
    <w:p w14:paraId="5F21872A" w14:textId="41831A51" w:rsidR="003918A8" w:rsidRDefault="003918A8" w:rsidP="00463B5C">
      <w:pPr>
        <w:pStyle w:val="Heading4"/>
      </w:pPr>
      <w:r>
        <w:t>Nutrients</w:t>
      </w:r>
    </w:p>
    <w:p w14:paraId="2078A74F" w14:textId="0EBC0BE8" w:rsidR="008714A5" w:rsidRPr="006C4891" w:rsidRDefault="005B346D" w:rsidP="008714A5">
      <w:pPr>
        <w:rPr>
          <w:rFonts w:ascii="Times New Roman" w:hAnsi="Times New Roman" w:cs="Times New Roman"/>
          <w:sz w:val="24"/>
          <w:szCs w:val="24"/>
        </w:rPr>
      </w:pPr>
      <w:r w:rsidRPr="006C4891">
        <w:rPr>
          <w:rFonts w:ascii="Times New Roman" w:hAnsi="Times New Roman" w:cs="Times New Roman"/>
          <w:sz w:val="24"/>
          <w:szCs w:val="24"/>
        </w:rPr>
        <w:t xml:space="preserve">Nutrient sampling methods will follow methods used by EMP as closely as possible. </w:t>
      </w:r>
      <w:r w:rsidR="008714A5" w:rsidRPr="006C4891">
        <w:rPr>
          <w:rFonts w:ascii="Times New Roman" w:hAnsi="Times New Roman" w:cs="Times New Roman"/>
          <w:sz w:val="24"/>
          <w:szCs w:val="24"/>
        </w:rPr>
        <w:t xml:space="preserve">At each FRP sampling site, we will take two to three nutrient samples. </w:t>
      </w:r>
      <w:r w:rsidR="00960BB5" w:rsidRPr="006C4891">
        <w:rPr>
          <w:rFonts w:ascii="Times New Roman" w:hAnsi="Times New Roman" w:cs="Times New Roman"/>
          <w:sz w:val="24"/>
          <w:szCs w:val="24"/>
        </w:rPr>
        <w:t>Three samples will be taken at</w:t>
      </w:r>
      <w:r w:rsidR="008714A5" w:rsidRPr="006C4891">
        <w:rPr>
          <w:rFonts w:ascii="Times New Roman" w:hAnsi="Times New Roman" w:cs="Times New Roman"/>
          <w:sz w:val="24"/>
          <w:szCs w:val="24"/>
        </w:rPr>
        <w:t xml:space="preserve"> wetland</w:t>
      </w:r>
      <w:r w:rsidR="00960BB5" w:rsidRPr="006C4891">
        <w:rPr>
          <w:rFonts w:ascii="Times New Roman" w:hAnsi="Times New Roman" w:cs="Times New Roman"/>
          <w:sz w:val="24"/>
          <w:szCs w:val="24"/>
        </w:rPr>
        <w:t xml:space="preserve"> sites that have </w:t>
      </w:r>
      <w:r w:rsidR="008714A5" w:rsidRPr="006C4891">
        <w:rPr>
          <w:rFonts w:ascii="Times New Roman" w:hAnsi="Times New Roman" w:cs="Times New Roman"/>
          <w:sz w:val="24"/>
          <w:szCs w:val="24"/>
        </w:rPr>
        <w:t>tidal influence</w:t>
      </w:r>
      <w:r w:rsidR="00960BB5" w:rsidRPr="006C4891">
        <w:rPr>
          <w:rFonts w:ascii="Times New Roman" w:hAnsi="Times New Roman" w:cs="Times New Roman"/>
          <w:sz w:val="24"/>
          <w:szCs w:val="24"/>
        </w:rPr>
        <w:t xml:space="preserve">. We propose to take one sample: </w:t>
      </w:r>
    </w:p>
    <w:p w14:paraId="4FB7340D" w14:textId="77777777" w:rsidR="008714A5" w:rsidRPr="006C4891" w:rsidRDefault="008714A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 xml:space="preserve"> </w:t>
      </w:r>
      <w:r w:rsidR="00960BB5" w:rsidRPr="006C4891">
        <w:rPr>
          <w:rFonts w:ascii="Times New Roman" w:hAnsi="Times New Roman" w:cs="Times New Roman"/>
          <w:sz w:val="24"/>
          <w:szCs w:val="24"/>
        </w:rPr>
        <w:t>Deep</w:t>
      </w:r>
      <w:r w:rsidRPr="006C4891">
        <w:rPr>
          <w:rFonts w:ascii="Times New Roman" w:hAnsi="Times New Roman" w:cs="Times New Roman"/>
          <w:sz w:val="24"/>
          <w:szCs w:val="24"/>
        </w:rPr>
        <w:t xml:space="preserve"> within the wetland as possible, where the water will have the greatest influence from the wetland and l</w:t>
      </w:r>
      <w:r w:rsidR="00960BB5" w:rsidRPr="006C4891">
        <w:rPr>
          <w:rFonts w:ascii="Times New Roman" w:hAnsi="Times New Roman" w:cs="Times New Roman"/>
          <w:sz w:val="24"/>
          <w:szCs w:val="24"/>
        </w:rPr>
        <w:t>east influence from the channel;</w:t>
      </w:r>
    </w:p>
    <w:p w14:paraId="4254B2F6" w14:textId="77777777" w:rsidR="008714A5" w:rsidRPr="006C4891" w:rsidRDefault="00960BB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At</w:t>
      </w:r>
      <w:r w:rsidR="008714A5" w:rsidRPr="006C4891">
        <w:rPr>
          <w:rFonts w:ascii="Times New Roman" w:hAnsi="Times New Roman" w:cs="Times New Roman"/>
          <w:sz w:val="24"/>
          <w:szCs w:val="24"/>
        </w:rPr>
        <w:t xml:space="preserve"> breach/outlet of the site where water is active</w:t>
      </w:r>
      <w:r w:rsidRPr="006C4891">
        <w:rPr>
          <w:rFonts w:ascii="Times New Roman" w:hAnsi="Times New Roman" w:cs="Times New Roman"/>
          <w:sz w:val="24"/>
          <w:szCs w:val="24"/>
        </w:rPr>
        <w:t>ly moving in or out of the site;</w:t>
      </w:r>
    </w:p>
    <w:p w14:paraId="466251D9" w14:textId="77777777" w:rsidR="008714A5" w:rsidRPr="006C4891" w:rsidRDefault="00960BB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 xml:space="preserve">Approximately </w:t>
      </w:r>
      <w:r w:rsidR="008714A5" w:rsidRPr="006C4891">
        <w:rPr>
          <w:rFonts w:ascii="Times New Roman" w:hAnsi="Times New Roman" w:cs="Times New Roman"/>
          <w:sz w:val="24"/>
          <w:szCs w:val="24"/>
        </w:rPr>
        <w:t>100 m outside the site, where we expect some influence of the wetland on water quality in the surrounding channel.</w:t>
      </w:r>
    </w:p>
    <w:p w14:paraId="44EABA70" w14:textId="77777777" w:rsidR="00960BB5" w:rsidRPr="006C4891" w:rsidRDefault="00960BB5" w:rsidP="00960BB5">
      <w:pPr>
        <w:rPr>
          <w:rFonts w:ascii="Times New Roman" w:hAnsi="Times New Roman" w:cs="Times New Roman"/>
          <w:sz w:val="24"/>
          <w:szCs w:val="24"/>
        </w:rPr>
      </w:pPr>
      <w:r w:rsidRPr="006C4891">
        <w:rPr>
          <w:rFonts w:ascii="Times New Roman" w:hAnsi="Times New Roman" w:cs="Times New Roman"/>
          <w:sz w:val="24"/>
          <w:szCs w:val="24"/>
        </w:rPr>
        <w:t>At pre-restoration sites that have no tidal action, we propose to collect a sample:</w:t>
      </w:r>
    </w:p>
    <w:p w14:paraId="7BFF34E6" w14:textId="77777777" w:rsidR="00960BB5" w:rsidRPr="006C4891" w:rsidRDefault="00960BB5" w:rsidP="00C0435E">
      <w:pPr>
        <w:pStyle w:val="ListParagraph"/>
        <w:numPr>
          <w:ilvl w:val="0"/>
          <w:numId w:val="13"/>
        </w:numPr>
        <w:rPr>
          <w:rFonts w:ascii="Times New Roman" w:hAnsi="Times New Roman" w:cs="Times New Roman"/>
          <w:sz w:val="24"/>
          <w:szCs w:val="24"/>
        </w:rPr>
      </w:pPr>
      <w:r w:rsidRPr="006C4891">
        <w:rPr>
          <w:rFonts w:ascii="Times New Roman" w:hAnsi="Times New Roman" w:cs="Times New Roman"/>
          <w:sz w:val="24"/>
          <w:szCs w:val="24"/>
        </w:rPr>
        <w:t xml:space="preserve">Within the managed wetland, if there is water on the site and access is feasible; </w:t>
      </w:r>
    </w:p>
    <w:p w14:paraId="089D5012" w14:textId="77777777" w:rsidR="00960BB5" w:rsidRPr="006C4891" w:rsidRDefault="00960BB5" w:rsidP="00C0435E">
      <w:pPr>
        <w:pStyle w:val="ListParagraph"/>
        <w:numPr>
          <w:ilvl w:val="0"/>
          <w:numId w:val="13"/>
        </w:numPr>
        <w:rPr>
          <w:rFonts w:ascii="Times New Roman" w:hAnsi="Times New Roman" w:cs="Times New Roman"/>
          <w:sz w:val="24"/>
          <w:szCs w:val="24"/>
        </w:rPr>
      </w:pPr>
      <w:r w:rsidRPr="006C4891">
        <w:rPr>
          <w:rFonts w:ascii="Times New Roman" w:hAnsi="Times New Roman" w:cs="Times New Roman"/>
          <w:sz w:val="24"/>
          <w:szCs w:val="24"/>
        </w:rPr>
        <w:t xml:space="preserve">Approximately 100 m outside the planned breach location. </w:t>
      </w:r>
    </w:p>
    <w:p w14:paraId="16158767" w14:textId="77777777" w:rsidR="005B346D" w:rsidRPr="006C4891" w:rsidRDefault="005B346D" w:rsidP="006C4891">
      <w:pPr>
        <w:rPr>
          <w:rFonts w:ascii="Times New Roman" w:hAnsi="Times New Roman" w:cs="Times New Roman"/>
        </w:rPr>
      </w:pPr>
      <w:r w:rsidRPr="006C4891">
        <w:rPr>
          <w:rFonts w:ascii="Times New Roman" w:hAnsi="Times New Roman" w:cs="Times New Roman"/>
          <w:sz w:val="24"/>
          <w:szCs w:val="24"/>
        </w:rPr>
        <w:t xml:space="preserve">We will collect 2 L of water using a </w:t>
      </w:r>
      <w:r w:rsidR="004841D5" w:rsidRPr="006C4891">
        <w:rPr>
          <w:rFonts w:ascii="Times New Roman" w:hAnsi="Times New Roman" w:cs="Times New Roman"/>
          <w:sz w:val="24"/>
          <w:szCs w:val="24"/>
        </w:rPr>
        <w:t>bucket</w:t>
      </w:r>
      <w:r w:rsidRPr="006C4891">
        <w:rPr>
          <w:rFonts w:ascii="Times New Roman" w:hAnsi="Times New Roman" w:cs="Times New Roman"/>
          <w:sz w:val="24"/>
          <w:szCs w:val="24"/>
        </w:rPr>
        <w:t>. For dissolved nutrient samples, we will filter 100 mL water and save the filtrate on ice; for total nutrients, we will fill the sample bottle with unfiltered water, place the sample on ice, and freeze as soon as possible. We will measure chlorophyll florescence from 10 cm below the water’s surface using a YSI 6600 sonde. The sonde will be calibrated once per week using grab samples of environmental water analyzed for chlorophyll and pheophytin at Bryte labs.</w:t>
      </w:r>
    </w:p>
    <w:p w14:paraId="691CCBFE" w14:textId="77777777" w:rsidR="003918A8" w:rsidRPr="0064488F" w:rsidRDefault="003918A8" w:rsidP="00463B5C">
      <w:pPr>
        <w:pStyle w:val="Heading4"/>
      </w:pPr>
      <w:r>
        <w:t>Fish</w:t>
      </w:r>
    </w:p>
    <w:p w14:paraId="10CACB48" w14:textId="77777777" w:rsidR="003918A8" w:rsidRPr="0064488F" w:rsidRDefault="003918A8" w:rsidP="003918A8">
      <w:pPr>
        <w:pStyle w:val="Body"/>
        <w:rPr>
          <w:rFonts w:ascii="Times New Roman" w:hAnsi="Times New Roman"/>
          <w:sz w:val="24"/>
          <w:szCs w:val="24"/>
        </w:rPr>
      </w:pPr>
      <w:r w:rsidRPr="0064488F">
        <w:rPr>
          <w:rFonts w:ascii="Times New Roman" w:hAnsi="Times New Roman"/>
          <w:sz w:val="24"/>
          <w:szCs w:val="24"/>
        </w:rPr>
        <w:t xml:space="preserve">During routine open water monitoring of the Summer Townet and Fall Midwater Trawl </w:t>
      </w:r>
      <w:r>
        <w:rPr>
          <w:rFonts w:ascii="Times New Roman" w:hAnsi="Times New Roman"/>
          <w:sz w:val="24"/>
          <w:szCs w:val="24"/>
        </w:rPr>
        <w:t>s</w:t>
      </w:r>
      <w:r w:rsidRPr="0064488F">
        <w:rPr>
          <w:rFonts w:ascii="Times New Roman" w:hAnsi="Times New Roman"/>
          <w:sz w:val="24"/>
          <w:szCs w:val="24"/>
        </w:rPr>
        <w:t xml:space="preserve">urveys, </w:t>
      </w:r>
      <w:r>
        <w:rPr>
          <w:rFonts w:ascii="Times New Roman" w:hAnsi="Times New Roman"/>
          <w:sz w:val="24"/>
          <w:szCs w:val="24"/>
        </w:rPr>
        <w:t>a</w:t>
      </w:r>
      <w:r w:rsidRPr="0064488F">
        <w:rPr>
          <w:rFonts w:ascii="Times New Roman" w:hAnsi="Times New Roman" w:cs="Times New Roman"/>
          <w:sz w:val="24"/>
          <w:szCs w:val="24"/>
        </w:rPr>
        <w:t xml:space="preserve"> beach seine </w:t>
      </w:r>
      <w:r w:rsidRPr="0064488F">
        <w:rPr>
          <w:rFonts w:ascii="Times New Roman" w:hAnsi="Times New Roman"/>
          <w:sz w:val="24"/>
          <w:szCs w:val="24"/>
        </w:rPr>
        <w:t xml:space="preserve">will </w:t>
      </w:r>
      <w:r>
        <w:rPr>
          <w:rFonts w:ascii="Times New Roman" w:hAnsi="Times New Roman"/>
          <w:sz w:val="24"/>
          <w:szCs w:val="24"/>
        </w:rPr>
        <w:t xml:space="preserve">be used to </w:t>
      </w:r>
      <w:r w:rsidRPr="0064488F">
        <w:rPr>
          <w:rFonts w:ascii="Times New Roman" w:hAnsi="Times New Roman"/>
          <w:sz w:val="24"/>
          <w:szCs w:val="24"/>
        </w:rPr>
        <w:t xml:space="preserve">concurrently sample the littoral habitat adjacent to </w:t>
      </w:r>
      <w:r>
        <w:rPr>
          <w:rFonts w:ascii="Times New Roman" w:hAnsi="Times New Roman"/>
          <w:sz w:val="24"/>
          <w:szCs w:val="24"/>
        </w:rPr>
        <w:t>existing</w:t>
      </w:r>
      <w:r w:rsidRPr="0064488F">
        <w:rPr>
          <w:rFonts w:ascii="Times New Roman" w:hAnsi="Times New Roman"/>
          <w:sz w:val="24"/>
          <w:szCs w:val="24"/>
        </w:rPr>
        <w:t xml:space="preserve"> wetlands</w:t>
      </w:r>
      <w:r>
        <w:rPr>
          <w:rFonts w:ascii="Times New Roman" w:hAnsi="Times New Roman"/>
          <w:sz w:val="24"/>
          <w:szCs w:val="24"/>
        </w:rPr>
        <w:t xml:space="preserve"> or future restoration sites</w:t>
      </w:r>
      <w:r w:rsidRPr="0064488F">
        <w:rPr>
          <w:rFonts w:ascii="Times New Roman" w:hAnsi="Times New Roman"/>
          <w:sz w:val="24"/>
          <w:szCs w:val="24"/>
        </w:rPr>
        <w:t xml:space="preserve">. </w:t>
      </w:r>
      <w:r>
        <w:rPr>
          <w:rFonts w:ascii="Times New Roman" w:hAnsi="Times New Roman"/>
          <w:sz w:val="24"/>
          <w:szCs w:val="24"/>
        </w:rPr>
        <w:t>During instances a beach seine cannot be used to sample, a lampara net will be used to sample the site.</w:t>
      </w:r>
    </w:p>
    <w:p w14:paraId="4EE5543C" w14:textId="77777777" w:rsidR="003918A8" w:rsidRDefault="003918A8" w:rsidP="003918A8">
      <w:pPr>
        <w:pStyle w:val="Body"/>
        <w:rPr>
          <w:rFonts w:ascii="Times New Roman" w:hAnsi="Times New Roman" w:cs="Times New Roman"/>
          <w:sz w:val="24"/>
          <w:szCs w:val="24"/>
        </w:rPr>
      </w:pPr>
      <w:r w:rsidRPr="0064488F">
        <w:rPr>
          <w:rFonts w:ascii="Times New Roman" w:hAnsi="Times New Roman"/>
          <w:sz w:val="24"/>
          <w:szCs w:val="24"/>
        </w:rPr>
        <w:t xml:space="preserve">The </w:t>
      </w:r>
      <w:r w:rsidRPr="0064488F">
        <w:rPr>
          <w:rFonts w:ascii="Times New Roman" w:hAnsi="Times New Roman" w:cs="Times New Roman"/>
          <w:sz w:val="24"/>
          <w:szCs w:val="24"/>
        </w:rPr>
        <w:t>beach seine measures 15m long x 1.2m high (3mm delta square mesh)</w:t>
      </w:r>
      <w:r w:rsidRPr="0064488F">
        <w:rPr>
          <w:rFonts w:ascii="Times New Roman" w:hAnsi="Times New Roman"/>
          <w:sz w:val="24"/>
          <w:szCs w:val="24"/>
        </w:rPr>
        <w:t xml:space="preserve"> net</w:t>
      </w:r>
      <w:r>
        <w:rPr>
          <w:rFonts w:ascii="Times New Roman" w:hAnsi="Times New Roman"/>
          <w:sz w:val="24"/>
          <w:szCs w:val="24"/>
        </w:rPr>
        <w:t xml:space="preserve"> and is deployed one of two ways</w:t>
      </w:r>
      <w:r w:rsidRPr="0064488F">
        <w:rPr>
          <w:rFonts w:ascii="Times New Roman" w:hAnsi="Times New Roman" w:cs="Times New Roman"/>
          <w:sz w:val="24"/>
          <w:szCs w:val="24"/>
        </w:rPr>
        <w:t xml:space="preserve">. </w:t>
      </w:r>
    </w:p>
    <w:p w14:paraId="4EDD5BC9" w14:textId="77777777" w:rsidR="003918A8" w:rsidRDefault="003918A8" w:rsidP="003918A8">
      <w:pPr>
        <w:pStyle w:val="Body"/>
        <w:rPr>
          <w:rFonts w:ascii="Times New Roman" w:hAnsi="Times New Roman" w:cs="Times New Roman"/>
          <w:sz w:val="24"/>
          <w:szCs w:val="24"/>
        </w:rPr>
      </w:pPr>
      <w:r>
        <w:rPr>
          <w:rFonts w:ascii="Times New Roman" w:hAnsi="Times New Roman" w:cs="Times New Roman"/>
          <w:sz w:val="24"/>
          <w:szCs w:val="24"/>
        </w:rPr>
        <w:t>Primary Beach Seine Deployment Method (Standard Method):</w:t>
      </w:r>
      <w:r w:rsidRPr="0064488F">
        <w:rPr>
          <w:rFonts w:ascii="Times New Roman" w:hAnsi="Times New Roman" w:cs="Times New Roman"/>
          <w:sz w:val="24"/>
          <w:szCs w:val="24"/>
        </w:rPr>
        <w:t xml:space="preserve"> One </w:t>
      </w:r>
      <w:r w:rsidRPr="0064488F">
        <w:rPr>
          <w:rFonts w:ascii="Times New Roman" w:hAnsi="Times New Roman"/>
          <w:sz w:val="24"/>
          <w:szCs w:val="24"/>
        </w:rPr>
        <w:t xml:space="preserve">crew member </w:t>
      </w:r>
      <w:r>
        <w:rPr>
          <w:rFonts w:ascii="Times New Roman" w:hAnsi="Times New Roman"/>
          <w:sz w:val="24"/>
          <w:szCs w:val="24"/>
        </w:rPr>
        <w:t xml:space="preserve">will </w:t>
      </w:r>
      <w:r w:rsidRPr="0064488F">
        <w:rPr>
          <w:rFonts w:ascii="Times New Roman" w:hAnsi="Times New Roman" w:cs="Times New Roman"/>
          <w:sz w:val="24"/>
          <w:szCs w:val="24"/>
        </w:rPr>
        <w:t>walk out into the water (</w:t>
      </w:r>
      <w:r w:rsidRPr="0064488F">
        <w:rPr>
          <w:rFonts w:ascii="Times New Roman" w:hAnsi="Times New Roman"/>
          <w:sz w:val="24"/>
          <w:szCs w:val="24"/>
        </w:rPr>
        <w:t>up to 1.2m</w:t>
      </w:r>
      <w:r w:rsidRPr="0064488F">
        <w:rPr>
          <w:rFonts w:ascii="Times New Roman" w:hAnsi="Times New Roman" w:cs="Times New Roman"/>
          <w:sz w:val="24"/>
          <w:szCs w:val="24"/>
        </w:rPr>
        <w:t xml:space="preserve"> in depth) holding one end of the net to measure the width and depth of the seine site. </w:t>
      </w:r>
      <w:r w:rsidRPr="0064488F">
        <w:rPr>
          <w:rFonts w:ascii="Times New Roman" w:hAnsi="Times New Roman"/>
          <w:sz w:val="24"/>
          <w:szCs w:val="24"/>
        </w:rPr>
        <w:t xml:space="preserve">The second crew member </w:t>
      </w:r>
      <w:r>
        <w:rPr>
          <w:rFonts w:ascii="Times New Roman" w:hAnsi="Times New Roman"/>
          <w:sz w:val="24"/>
          <w:szCs w:val="24"/>
        </w:rPr>
        <w:t xml:space="preserve">will </w:t>
      </w:r>
      <w:r w:rsidRPr="0064488F">
        <w:rPr>
          <w:rFonts w:ascii="Times New Roman" w:hAnsi="Times New Roman" w:cs="Times New Roman"/>
          <w:sz w:val="24"/>
          <w:szCs w:val="24"/>
        </w:rPr>
        <w:t>walk</w:t>
      </w:r>
      <w:r w:rsidRPr="0064488F">
        <w:rPr>
          <w:rFonts w:ascii="Times New Roman" w:hAnsi="Times New Roman"/>
          <w:sz w:val="24"/>
          <w:szCs w:val="24"/>
        </w:rPr>
        <w:t xml:space="preserve"> to the </w:t>
      </w:r>
      <w:r w:rsidRPr="0064488F">
        <w:rPr>
          <w:rFonts w:ascii="Times New Roman" w:hAnsi="Times New Roman" w:cs="Times New Roman"/>
          <w:sz w:val="24"/>
          <w:szCs w:val="24"/>
        </w:rPr>
        <w:t xml:space="preserve">first </w:t>
      </w:r>
      <w:r w:rsidRPr="0064488F">
        <w:rPr>
          <w:rFonts w:ascii="Times New Roman" w:hAnsi="Times New Roman"/>
          <w:sz w:val="24"/>
          <w:szCs w:val="24"/>
        </w:rPr>
        <w:t xml:space="preserve">crew member </w:t>
      </w:r>
      <w:r w:rsidRPr="0064488F">
        <w:rPr>
          <w:rFonts w:ascii="Times New Roman" w:hAnsi="Times New Roman" w:cs="Times New Roman"/>
          <w:sz w:val="24"/>
          <w:szCs w:val="24"/>
        </w:rPr>
        <w:t>and place their seine pole where depth was recorded.</w:t>
      </w:r>
      <w:r w:rsidRPr="0064488F">
        <w:rPr>
          <w:rFonts w:ascii="Times New Roman" w:hAnsi="Times New Roman"/>
          <w:sz w:val="24"/>
          <w:szCs w:val="24"/>
        </w:rPr>
        <w:t xml:space="preserve"> The first crew member </w:t>
      </w:r>
      <w:r>
        <w:rPr>
          <w:rFonts w:ascii="Times New Roman" w:hAnsi="Times New Roman"/>
          <w:sz w:val="24"/>
          <w:szCs w:val="24"/>
        </w:rPr>
        <w:t xml:space="preserve">will </w:t>
      </w:r>
      <w:r w:rsidRPr="0064488F">
        <w:rPr>
          <w:rFonts w:ascii="Times New Roman" w:hAnsi="Times New Roman" w:cs="Times New Roman"/>
          <w:sz w:val="24"/>
          <w:szCs w:val="24"/>
        </w:rPr>
        <w:t>walk</w:t>
      </w:r>
      <w:r w:rsidRPr="0064488F">
        <w:rPr>
          <w:rFonts w:ascii="Times New Roman" w:hAnsi="Times New Roman"/>
          <w:sz w:val="24"/>
          <w:szCs w:val="24"/>
        </w:rPr>
        <w:t xml:space="preserve"> parallel to the </w:t>
      </w:r>
      <w:r w:rsidRPr="0064488F">
        <w:rPr>
          <w:rFonts w:ascii="Times New Roman" w:hAnsi="Times New Roman" w:cs="Times New Roman"/>
          <w:sz w:val="24"/>
          <w:szCs w:val="24"/>
        </w:rPr>
        <w:t>length of the shore and note seine length and site depth.</w:t>
      </w:r>
      <w:r w:rsidRPr="0064488F">
        <w:rPr>
          <w:rFonts w:ascii="Times New Roman" w:hAnsi="Times New Roman"/>
          <w:sz w:val="24"/>
          <w:szCs w:val="24"/>
        </w:rPr>
        <w:t xml:space="preserve"> Both crew members </w:t>
      </w:r>
      <w:r>
        <w:rPr>
          <w:rFonts w:ascii="Times New Roman" w:hAnsi="Times New Roman"/>
          <w:sz w:val="24"/>
          <w:szCs w:val="24"/>
        </w:rPr>
        <w:t xml:space="preserve">will </w:t>
      </w:r>
      <w:r w:rsidRPr="0064488F">
        <w:rPr>
          <w:rFonts w:ascii="Times New Roman" w:hAnsi="Times New Roman" w:cs="Times New Roman"/>
          <w:sz w:val="24"/>
          <w:szCs w:val="24"/>
        </w:rPr>
        <w:t xml:space="preserve">haul the beach seine up on the shore, leaving the cod end bag in the water. The crew </w:t>
      </w:r>
      <w:r>
        <w:rPr>
          <w:rFonts w:ascii="Times New Roman" w:hAnsi="Times New Roman" w:cs="Times New Roman"/>
          <w:sz w:val="24"/>
          <w:szCs w:val="24"/>
        </w:rPr>
        <w:t xml:space="preserve">will </w:t>
      </w:r>
      <w:r w:rsidRPr="0064488F">
        <w:rPr>
          <w:rFonts w:ascii="Times New Roman" w:hAnsi="Times New Roman" w:cs="Times New Roman"/>
          <w:sz w:val="24"/>
          <w:szCs w:val="24"/>
        </w:rPr>
        <w:t xml:space="preserve">fill a tub with water and place the cod end bag in the tub along with any fish </w:t>
      </w:r>
      <w:r w:rsidRPr="0064488F">
        <w:rPr>
          <w:rFonts w:ascii="Times New Roman" w:hAnsi="Times New Roman"/>
          <w:sz w:val="24"/>
          <w:szCs w:val="24"/>
        </w:rPr>
        <w:t xml:space="preserve">caught </w:t>
      </w:r>
      <w:r w:rsidRPr="0064488F">
        <w:rPr>
          <w:rFonts w:ascii="Times New Roman" w:hAnsi="Times New Roman" w:cs="Times New Roman"/>
          <w:sz w:val="24"/>
          <w:szCs w:val="24"/>
        </w:rPr>
        <w:t>in the “wings” of the seine.</w:t>
      </w:r>
    </w:p>
    <w:p w14:paraId="1D170DA1" w14:textId="77777777" w:rsidR="003918A8" w:rsidRPr="0064488F" w:rsidRDefault="003918A8" w:rsidP="003918A8">
      <w:pPr>
        <w:pStyle w:val="Body"/>
        <w:rPr>
          <w:rFonts w:ascii="Times New Roman" w:hAnsi="Times New Roman" w:cs="Times New Roman"/>
          <w:sz w:val="24"/>
          <w:szCs w:val="24"/>
        </w:rPr>
      </w:pPr>
      <w:r>
        <w:rPr>
          <w:rFonts w:ascii="Times New Roman" w:hAnsi="Times New Roman" w:cs="Times New Roman"/>
          <w:sz w:val="24"/>
          <w:szCs w:val="24"/>
        </w:rPr>
        <w:lastRenderedPageBreak/>
        <w:t>Secondary Beach Seine Deployment Method (“Drag and Drop” Method): There are instances where the sampling substrate is composed of ankle high soft mud and difficult/unsafe to walk on. During these instances, a boat will help deploy the net. The boat will drive to one side of the sampling beach area. Both crew members and the beach seine will get off the boat and onto shore. A line will be wrapped around the middle of the beach seine and tied to the bow of the boat. Both Crew members will each grab one side of the beach seine close to where the net is tied. The boat will slowly back up and the crewmembers will keep the net taught to prevent the net from touching the surface of the water. Once crewmembers reach the end of their wing, the boat will remove the tie around the middle of the beach seine and drop it into the water.</w:t>
      </w:r>
      <w:r w:rsidRPr="0064488F">
        <w:rPr>
          <w:rFonts w:ascii="Times New Roman" w:hAnsi="Times New Roman"/>
          <w:sz w:val="24"/>
          <w:szCs w:val="24"/>
        </w:rPr>
        <w:t xml:space="preserve"> Both crew members </w:t>
      </w:r>
      <w:r>
        <w:rPr>
          <w:rFonts w:ascii="Times New Roman" w:hAnsi="Times New Roman"/>
          <w:sz w:val="24"/>
          <w:szCs w:val="24"/>
        </w:rPr>
        <w:t xml:space="preserve">will </w:t>
      </w:r>
      <w:r w:rsidRPr="0064488F">
        <w:rPr>
          <w:rFonts w:ascii="Times New Roman" w:hAnsi="Times New Roman" w:cs="Times New Roman"/>
          <w:sz w:val="24"/>
          <w:szCs w:val="24"/>
        </w:rPr>
        <w:t xml:space="preserve">haul the beach seine up on the shore, leaving the cod end bag in the water. The crew </w:t>
      </w:r>
      <w:r>
        <w:rPr>
          <w:rFonts w:ascii="Times New Roman" w:hAnsi="Times New Roman" w:cs="Times New Roman"/>
          <w:sz w:val="24"/>
          <w:szCs w:val="24"/>
        </w:rPr>
        <w:t xml:space="preserve">will </w:t>
      </w:r>
      <w:r w:rsidRPr="0064488F">
        <w:rPr>
          <w:rFonts w:ascii="Times New Roman" w:hAnsi="Times New Roman" w:cs="Times New Roman"/>
          <w:sz w:val="24"/>
          <w:szCs w:val="24"/>
        </w:rPr>
        <w:t xml:space="preserve">fill a tub with water and place the cod end bag in the tub along with any fish </w:t>
      </w:r>
      <w:r w:rsidRPr="0064488F">
        <w:rPr>
          <w:rFonts w:ascii="Times New Roman" w:hAnsi="Times New Roman"/>
          <w:sz w:val="24"/>
          <w:szCs w:val="24"/>
        </w:rPr>
        <w:t xml:space="preserve">caught </w:t>
      </w:r>
      <w:r w:rsidRPr="0064488F">
        <w:rPr>
          <w:rFonts w:ascii="Times New Roman" w:hAnsi="Times New Roman" w:cs="Times New Roman"/>
          <w:sz w:val="24"/>
          <w:szCs w:val="24"/>
        </w:rPr>
        <w:t>in the “wings” of the seine.</w:t>
      </w:r>
    </w:p>
    <w:p w14:paraId="1872AAA3" w14:textId="77777777" w:rsidR="003918A8" w:rsidRPr="0064488F" w:rsidRDefault="003918A8" w:rsidP="003918A8">
      <w:pPr>
        <w:pStyle w:val="Body"/>
        <w:rPr>
          <w:rFonts w:ascii="Times New Roman" w:hAnsi="Times New Roman"/>
          <w:sz w:val="24"/>
          <w:szCs w:val="24"/>
        </w:rPr>
      </w:pPr>
      <w:r>
        <w:rPr>
          <w:rFonts w:ascii="Times New Roman" w:hAnsi="Times New Roman"/>
          <w:sz w:val="24"/>
          <w:szCs w:val="24"/>
        </w:rPr>
        <w:t>Lampara net sampling will occur i</w:t>
      </w:r>
      <w:r w:rsidRPr="0064488F">
        <w:rPr>
          <w:rFonts w:ascii="Times New Roman" w:hAnsi="Times New Roman" w:cs="Times New Roman"/>
          <w:sz w:val="24"/>
          <w:szCs w:val="24"/>
        </w:rPr>
        <w:t>f no beach is present</w:t>
      </w:r>
      <w:r>
        <w:rPr>
          <w:rFonts w:ascii="Times New Roman" w:hAnsi="Times New Roman" w:cs="Times New Roman"/>
          <w:sz w:val="24"/>
          <w:szCs w:val="24"/>
        </w:rPr>
        <w:t xml:space="preserve"> in shallow habitat (&lt; 3m). </w:t>
      </w:r>
      <w:r w:rsidRPr="0064488F">
        <w:rPr>
          <w:rFonts w:ascii="Times New Roman" w:hAnsi="Times New Roman" w:cs="Times New Roman"/>
          <w:sz w:val="24"/>
          <w:szCs w:val="24"/>
        </w:rPr>
        <w:t>The vessel will deploy one side of the gear that is attached to an empty anchor bag (the bag fills with water) and buoy. The net will be deployed in a circular fashion around the site (much like a purse seine). The anchor bag will be brought back onboard and both sides of the net will be retrieved back onboard. The crew will fill a tub with water and place the cod end bag in the tub along with any fish caught in the “wings” of the lampara net</w:t>
      </w:r>
      <w:r w:rsidRPr="0064488F">
        <w:rPr>
          <w:rFonts w:ascii="Times New Roman" w:hAnsi="Times New Roman"/>
          <w:sz w:val="24"/>
          <w:szCs w:val="24"/>
        </w:rPr>
        <w:t xml:space="preserve">. </w:t>
      </w:r>
    </w:p>
    <w:p w14:paraId="0208FE32" w14:textId="77777777" w:rsidR="003918A8" w:rsidRPr="00674BAC" w:rsidRDefault="003918A8" w:rsidP="003918A8">
      <w:pPr>
        <w:pStyle w:val="Body"/>
        <w:rPr>
          <w:rFonts w:ascii="Times New Roman" w:hAnsi="Times New Roman" w:cs="Times New Roman"/>
          <w:sz w:val="24"/>
          <w:szCs w:val="24"/>
        </w:rPr>
      </w:pP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will be measured</w:t>
      </w:r>
      <w:r>
        <w:rPr>
          <w:rFonts w:ascii="Times New Roman" w:hAnsi="Times New Roman"/>
          <w:sz w:val="24"/>
          <w:szCs w:val="24"/>
        </w:rPr>
        <w:t xml:space="preserve"> to nearest fork length millimeter (mm)</w:t>
      </w:r>
      <w:r w:rsidRPr="0064488F">
        <w:rPr>
          <w:rFonts w:ascii="Times New Roman" w:hAnsi="Times New Roman"/>
          <w:sz w:val="24"/>
          <w:szCs w:val="24"/>
        </w:rPr>
        <w:t xml:space="preserve">. </w:t>
      </w:r>
      <w:r>
        <w:rPr>
          <w:rFonts w:ascii="Times New Roman" w:hAnsi="Times New Roman"/>
          <w:sz w:val="24"/>
          <w:szCs w:val="24"/>
        </w:rPr>
        <w:t xml:space="preserve">For all other </w:t>
      </w:r>
      <w:r w:rsidRPr="0064488F">
        <w:rPr>
          <w:rFonts w:ascii="Times New Roman" w:hAnsi="Times New Roman"/>
          <w:sz w:val="24"/>
          <w:szCs w:val="24"/>
        </w:rPr>
        <w:t xml:space="preserve">fish </w:t>
      </w:r>
      <w:r>
        <w:rPr>
          <w:rFonts w:ascii="Times New Roman" w:hAnsi="Times New Roman"/>
          <w:sz w:val="24"/>
          <w:szCs w:val="24"/>
        </w:rPr>
        <w:t>spe</w:t>
      </w:r>
      <w:r w:rsidRPr="0064488F">
        <w:rPr>
          <w:rFonts w:ascii="Times New Roman" w:hAnsi="Times New Roman"/>
          <w:sz w:val="24"/>
          <w:szCs w:val="24"/>
        </w:rPr>
        <w:t>cies</w:t>
      </w:r>
      <w:r>
        <w:rPr>
          <w:rFonts w:ascii="Times New Roman" w:hAnsi="Times New Roman"/>
          <w:sz w:val="24"/>
          <w:szCs w:val="24"/>
        </w:rPr>
        <w:t xml:space="preserve">, 30 fish </w:t>
      </w:r>
      <w:r w:rsidRPr="0064488F">
        <w:rPr>
          <w:rFonts w:ascii="Times New Roman" w:hAnsi="Times New Roman"/>
          <w:sz w:val="24"/>
          <w:szCs w:val="24"/>
        </w:rPr>
        <w:t>will be measured</w:t>
      </w:r>
      <w:r>
        <w:rPr>
          <w:rFonts w:ascii="Times New Roman" w:hAnsi="Times New Roman"/>
          <w:sz w:val="24"/>
          <w:szCs w:val="24"/>
        </w:rPr>
        <w:t xml:space="preserve"> to the nearest fork length mm and</w:t>
      </w:r>
      <w:r w:rsidRPr="0064488F">
        <w:rPr>
          <w:rFonts w:ascii="Times New Roman" w:hAnsi="Times New Roman"/>
          <w:sz w:val="24"/>
          <w:szCs w:val="24"/>
        </w:rPr>
        <w:t xml:space="preserve"> all remaining fish will be </w:t>
      </w:r>
      <w:r>
        <w:rPr>
          <w:rFonts w:ascii="Times New Roman" w:hAnsi="Times New Roman"/>
          <w:sz w:val="24"/>
          <w:szCs w:val="24"/>
        </w:rPr>
        <w:t>counted</w:t>
      </w:r>
      <w:r w:rsidRPr="0064488F">
        <w:rPr>
          <w:rFonts w:ascii="Times New Roman" w:hAnsi="Times New Roman"/>
          <w:sz w:val="24"/>
          <w:szCs w:val="24"/>
        </w:rPr>
        <w:t>.</w:t>
      </w:r>
    </w:p>
    <w:p w14:paraId="52F82B1F" w14:textId="77777777" w:rsidR="005B346D" w:rsidRPr="00EA4EB4" w:rsidRDefault="005B346D" w:rsidP="00FF27B7">
      <w:pPr>
        <w:rPr>
          <w:rFonts w:ascii="Times New Roman" w:hAnsi="Times New Roman" w:cs="Times New Roman"/>
          <w:sz w:val="24"/>
          <w:szCs w:val="24"/>
        </w:rPr>
      </w:pPr>
    </w:p>
    <w:p w14:paraId="159B20A7" w14:textId="77777777" w:rsidR="00FF27B7" w:rsidRPr="00EA4EB4" w:rsidRDefault="001D2C3E" w:rsidP="00FF27B7">
      <w:pPr>
        <w:rPr>
          <w:rFonts w:ascii="Times New Roman" w:hAnsi="Times New Roman" w:cs="Times New Roman"/>
          <w:sz w:val="24"/>
          <w:szCs w:val="24"/>
        </w:rPr>
      </w:pPr>
      <w:r w:rsidRPr="006C4891">
        <w:rPr>
          <w:rFonts w:ascii="Times New Roman" w:hAnsi="Times New Roman" w:cs="Times New Roman"/>
          <w:noProof/>
          <w:sz w:val="24"/>
          <w:szCs w:val="24"/>
        </w:rPr>
        <w:lastRenderedPageBreak/>
        <w:drawing>
          <wp:inline distT="0" distB="0" distL="0" distR="0" wp14:anchorId="2A147CB6" wp14:editId="6F011E3E">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7B4058B7"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b/>
          <w:sz w:val="24"/>
          <w:szCs w:val="24"/>
        </w:rPr>
        <w:t>Figure 8</w:t>
      </w:r>
      <w:r w:rsidRPr="00EA4EB4">
        <w:rPr>
          <w:rFonts w:ascii="Times New Roman" w:hAnsi="Times New Roman" w:cs="Times New Roman"/>
          <w:sz w:val="24"/>
          <w:szCs w:val="24"/>
        </w:rPr>
        <w:t>. Zooplankton sampling stations. We will take zooplankton</w:t>
      </w:r>
      <w:r w:rsidR="001D2C3E" w:rsidRPr="00EA4EB4">
        <w:rPr>
          <w:rFonts w:ascii="Times New Roman" w:hAnsi="Times New Roman" w:cs="Times New Roman"/>
          <w:sz w:val="24"/>
          <w:szCs w:val="24"/>
        </w:rPr>
        <w:t xml:space="preserve"> macroinvertebrates, and nutrients</w:t>
      </w:r>
      <w:r w:rsidRPr="00EA4EB4">
        <w:rPr>
          <w:rFonts w:ascii="Times New Roman" w:hAnsi="Times New Roman" w:cs="Times New Roman"/>
          <w:sz w:val="24"/>
          <w:szCs w:val="24"/>
        </w:rPr>
        <w:t xml:space="preserve"> samples from shallow wetland habitats (green stars) in proximity to established 20mm sampling sites (pink Xs)</w:t>
      </w:r>
      <w:r w:rsidR="001D2C3E" w:rsidRPr="00EA4EB4">
        <w:rPr>
          <w:rFonts w:ascii="Times New Roman" w:hAnsi="Times New Roman" w:cs="Times New Roman"/>
          <w:sz w:val="24"/>
          <w:szCs w:val="24"/>
        </w:rPr>
        <w:t>,</w:t>
      </w:r>
      <w:r w:rsidRPr="00EA4EB4">
        <w:rPr>
          <w:rFonts w:ascii="Times New Roman" w:hAnsi="Times New Roman" w:cs="Times New Roman"/>
          <w:sz w:val="24"/>
          <w:szCs w:val="24"/>
        </w:rPr>
        <w:t xml:space="preserve"> established FMWT zooplankton sites (orange shrimp)</w:t>
      </w:r>
      <w:r w:rsidR="001D2C3E" w:rsidRPr="00EA4EB4">
        <w:rPr>
          <w:rFonts w:ascii="Times New Roman" w:hAnsi="Times New Roman" w:cs="Times New Roman"/>
          <w:sz w:val="24"/>
          <w:szCs w:val="24"/>
        </w:rPr>
        <w:t>, and EMP sites (blue triangles)</w:t>
      </w:r>
      <w:r w:rsidRPr="00EA4EB4">
        <w:rPr>
          <w:rFonts w:ascii="Times New Roman" w:hAnsi="Times New Roman" w:cs="Times New Roman"/>
          <w:sz w:val="24"/>
          <w:szCs w:val="24"/>
        </w:rPr>
        <w:t>.</w:t>
      </w:r>
      <w:r w:rsidR="001D2C3E" w:rsidRPr="00EA4EB4">
        <w:rPr>
          <w:rFonts w:ascii="Times New Roman" w:hAnsi="Times New Roman" w:cs="Times New Roman"/>
          <w:sz w:val="24"/>
          <w:szCs w:val="24"/>
        </w:rPr>
        <w:t xml:space="preserve"> </w:t>
      </w:r>
    </w:p>
    <w:p w14:paraId="6E987191" w14:textId="0E742BE2" w:rsidR="00FF27B7" w:rsidRDefault="00FF27B7" w:rsidP="00FF27B7">
      <w:pPr>
        <w:rPr>
          <w:rFonts w:ascii="Times New Roman" w:hAnsi="Times New Roman" w:cs="Times New Roman"/>
          <w:sz w:val="24"/>
          <w:szCs w:val="24"/>
        </w:rPr>
      </w:pPr>
      <w:r w:rsidRPr="00EA4EB4">
        <w:rPr>
          <w:rFonts w:ascii="Times New Roman" w:hAnsi="Times New Roman" w:cs="Times New Roman"/>
          <w:b/>
          <w:sz w:val="24"/>
          <w:szCs w:val="24"/>
        </w:rPr>
        <w:t xml:space="preserve">Table </w:t>
      </w:r>
      <w:r w:rsidR="00FE345A" w:rsidRPr="00EA4EB4">
        <w:rPr>
          <w:rFonts w:ascii="Times New Roman" w:hAnsi="Times New Roman" w:cs="Times New Roman"/>
          <w:b/>
          <w:sz w:val="24"/>
          <w:szCs w:val="24"/>
        </w:rPr>
        <w:t>5.</w:t>
      </w:r>
      <w:r w:rsidRPr="00EA4EB4">
        <w:rPr>
          <w:rFonts w:ascii="Times New Roman" w:hAnsi="Times New Roman" w:cs="Times New Roman"/>
          <w:sz w:val="24"/>
          <w:szCs w:val="24"/>
        </w:rPr>
        <w:t xml:space="preserve"> Sample numbers for </w:t>
      </w:r>
      <w:r w:rsidR="0000444B">
        <w:rPr>
          <w:rFonts w:ascii="Times New Roman" w:hAnsi="Times New Roman" w:cs="Times New Roman"/>
          <w:sz w:val="24"/>
          <w:szCs w:val="24"/>
        </w:rPr>
        <w:t>meso- and macro-zooplankton</w:t>
      </w:r>
      <w:r w:rsidRPr="00EA4EB4">
        <w:rPr>
          <w:rFonts w:ascii="Times New Roman" w:hAnsi="Times New Roman" w:cs="Times New Roman"/>
          <w:sz w:val="24"/>
          <w:szCs w:val="24"/>
        </w:rPr>
        <w:t xml:space="preserve"> trawls</w:t>
      </w:r>
      <w:r w:rsidR="004841D5" w:rsidRPr="00EA4EB4">
        <w:rPr>
          <w:rFonts w:ascii="Times New Roman" w:hAnsi="Times New Roman" w:cs="Times New Roman"/>
          <w:sz w:val="24"/>
          <w:szCs w:val="24"/>
        </w:rPr>
        <w:t xml:space="preserve"> and nutrient samples</w:t>
      </w:r>
      <w:r w:rsidRPr="00EA4EB4">
        <w:rPr>
          <w:rFonts w:ascii="Times New Roman" w:hAnsi="Times New Roman" w:cs="Times New Roman"/>
          <w:sz w:val="24"/>
          <w:szCs w:val="24"/>
        </w:rPr>
        <w:t xml:space="preserve"> taken </w:t>
      </w:r>
      <w:r w:rsidR="0000444B">
        <w:rPr>
          <w:rFonts w:ascii="Times New Roman" w:hAnsi="Times New Roman" w:cs="Times New Roman"/>
          <w:sz w:val="24"/>
          <w:szCs w:val="24"/>
        </w:rPr>
        <w:t>concurrently with other monitoring programs</w:t>
      </w:r>
      <w:r w:rsidRPr="00EA4EB4">
        <w:rPr>
          <w:rFonts w:ascii="Times New Roman" w:hAnsi="Times New Roman" w:cs="Times New Roman"/>
          <w:sz w:val="24"/>
          <w:szCs w:val="24"/>
        </w:rPr>
        <w:t xml:space="preserve">. </w:t>
      </w:r>
    </w:p>
    <w:tbl>
      <w:tblPr>
        <w:tblW w:w="10112" w:type="dxa"/>
        <w:tblInd w:w="108" w:type="dxa"/>
        <w:tblLook w:val="04A0" w:firstRow="1" w:lastRow="0" w:firstColumn="1" w:lastColumn="0" w:noHBand="0" w:noVBand="1"/>
      </w:tblPr>
      <w:tblGrid>
        <w:gridCol w:w="876"/>
        <w:gridCol w:w="1200"/>
        <w:gridCol w:w="84"/>
        <w:gridCol w:w="2236"/>
        <w:gridCol w:w="876"/>
        <w:gridCol w:w="1220"/>
        <w:gridCol w:w="1120"/>
        <w:gridCol w:w="1540"/>
        <w:gridCol w:w="960"/>
      </w:tblGrid>
      <w:tr w:rsidR="00C76385" w:rsidRPr="0044041D" w14:paraId="732E5A9D" w14:textId="77777777" w:rsidTr="00C76385">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FRP Site</w:t>
            </w:r>
          </w:p>
        </w:tc>
        <w:tc>
          <w:tcPr>
            <w:tcW w:w="876"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Zoop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Nutrient Water</w:t>
            </w:r>
            <w:r w:rsidR="0000444B">
              <w:rPr>
                <w:rFonts w:ascii="Times New Roman" w:eastAsia="Times New Roman" w:hAnsi="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Total</w:t>
            </w:r>
          </w:p>
        </w:tc>
      </w:tr>
      <w:tr w:rsidR="00C76385" w:rsidRPr="0044041D" w14:paraId="656B7E20" w14:textId="77777777" w:rsidTr="00C76385">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Little Honker/Blacklock</w:t>
            </w:r>
          </w:p>
        </w:tc>
        <w:tc>
          <w:tcPr>
            <w:tcW w:w="876" w:type="dxa"/>
            <w:tcBorders>
              <w:top w:val="nil"/>
              <w:left w:val="nil"/>
              <w:bottom w:val="nil"/>
              <w:right w:val="nil"/>
            </w:tcBorders>
            <w:shd w:val="clear" w:color="auto" w:fill="auto"/>
            <w:noWrap/>
            <w:vAlign w:val="center"/>
            <w:hideMark/>
          </w:tcPr>
          <w:p w14:paraId="031C1A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32</w:t>
            </w:r>
          </w:p>
        </w:tc>
      </w:tr>
      <w:tr w:rsidR="00C76385" w:rsidRPr="0044041D" w14:paraId="745A7A60" w14:textId="77777777" w:rsidTr="00C76385">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Lindsey Slough</w:t>
            </w:r>
          </w:p>
        </w:tc>
        <w:tc>
          <w:tcPr>
            <w:tcW w:w="876" w:type="dxa"/>
            <w:tcBorders>
              <w:top w:val="nil"/>
              <w:left w:val="nil"/>
              <w:bottom w:val="nil"/>
              <w:right w:val="nil"/>
            </w:tcBorders>
            <w:shd w:val="clear" w:color="auto" w:fill="auto"/>
            <w:noWrap/>
            <w:vAlign w:val="center"/>
            <w:hideMark/>
          </w:tcPr>
          <w:p w14:paraId="30B6F8B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6745FF64" w14:textId="77777777" w:rsidTr="00C76385">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Prospect Island</w:t>
            </w:r>
          </w:p>
        </w:tc>
        <w:tc>
          <w:tcPr>
            <w:tcW w:w="876" w:type="dxa"/>
            <w:tcBorders>
              <w:top w:val="nil"/>
              <w:left w:val="nil"/>
              <w:bottom w:val="nil"/>
              <w:right w:val="nil"/>
            </w:tcBorders>
            <w:shd w:val="clear" w:color="auto" w:fill="auto"/>
            <w:noWrap/>
            <w:vAlign w:val="center"/>
            <w:hideMark/>
          </w:tcPr>
          <w:p w14:paraId="49D6ED9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4F05E219" w14:textId="77777777" w:rsidTr="00C76385">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Liberty Island</w:t>
            </w:r>
          </w:p>
        </w:tc>
        <w:tc>
          <w:tcPr>
            <w:tcW w:w="876" w:type="dxa"/>
            <w:tcBorders>
              <w:top w:val="nil"/>
              <w:left w:val="nil"/>
              <w:bottom w:val="nil"/>
              <w:right w:val="nil"/>
            </w:tcBorders>
            <w:shd w:val="clear" w:color="auto" w:fill="auto"/>
            <w:noWrap/>
            <w:vAlign w:val="center"/>
            <w:hideMark/>
          </w:tcPr>
          <w:p w14:paraId="242A325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5DB59B88" w14:textId="77777777" w:rsidTr="00C76385">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Winter, Dow</w:t>
            </w:r>
          </w:p>
        </w:tc>
        <w:tc>
          <w:tcPr>
            <w:tcW w:w="876" w:type="dxa"/>
            <w:tcBorders>
              <w:top w:val="nil"/>
              <w:left w:val="nil"/>
              <w:bottom w:val="nil"/>
              <w:right w:val="nil"/>
            </w:tcBorders>
            <w:shd w:val="clear" w:color="auto" w:fill="auto"/>
            <w:noWrap/>
            <w:vAlign w:val="center"/>
            <w:hideMark/>
          </w:tcPr>
          <w:p w14:paraId="63ABEF4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4E2975E2" w14:textId="77777777" w:rsidTr="00C76385">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Prospect, Liberty</w:t>
            </w:r>
          </w:p>
        </w:tc>
        <w:tc>
          <w:tcPr>
            <w:tcW w:w="876" w:type="dxa"/>
            <w:tcBorders>
              <w:top w:val="nil"/>
              <w:left w:val="nil"/>
              <w:bottom w:val="nil"/>
              <w:right w:val="nil"/>
            </w:tcBorders>
            <w:shd w:val="clear" w:color="auto" w:fill="auto"/>
            <w:noWrap/>
            <w:vAlign w:val="center"/>
            <w:hideMark/>
          </w:tcPr>
          <w:p w14:paraId="6292FB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0BF987AC" w14:textId="77777777" w:rsidTr="00C76385">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Winter, Dow</w:t>
            </w:r>
          </w:p>
        </w:tc>
        <w:tc>
          <w:tcPr>
            <w:tcW w:w="876" w:type="dxa"/>
            <w:tcBorders>
              <w:top w:val="nil"/>
              <w:left w:val="nil"/>
              <w:bottom w:val="nil"/>
              <w:right w:val="nil"/>
            </w:tcBorders>
            <w:shd w:val="clear" w:color="auto" w:fill="auto"/>
            <w:noWrap/>
            <w:vAlign w:val="center"/>
            <w:hideMark/>
          </w:tcPr>
          <w:p w14:paraId="5E766EF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038E7735" w14:textId="77777777" w:rsidTr="00C76385">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Grizzly Bay</w:t>
            </w:r>
          </w:p>
        </w:tc>
        <w:tc>
          <w:tcPr>
            <w:tcW w:w="876" w:type="dxa"/>
            <w:tcBorders>
              <w:top w:val="nil"/>
              <w:left w:val="nil"/>
              <w:bottom w:val="nil"/>
              <w:right w:val="nil"/>
            </w:tcBorders>
            <w:shd w:val="clear" w:color="auto" w:fill="auto"/>
            <w:noWrap/>
            <w:vAlign w:val="center"/>
            <w:hideMark/>
          </w:tcPr>
          <w:p w14:paraId="7722AB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32</w:t>
            </w:r>
          </w:p>
        </w:tc>
      </w:tr>
      <w:tr w:rsidR="00C76385" w:rsidRPr="0044041D" w14:paraId="538B2368" w14:textId="77777777" w:rsidTr="00C76385">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Rush Ranch/Wings</w:t>
            </w:r>
          </w:p>
        </w:tc>
        <w:tc>
          <w:tcPr>
            <w:tcW w:w="876" w:type="dxa"/>
            <w:tcBorders>
              <w:top w:val="nil"/>
              <w:left w:val="nil"/>
              <w:bottom w:val="nil"/>
              <w:right w:val="nil"/>
            </w:tcBorders>
            <w:shd w:val="clear" w:color="auto" w:fill="auto"/>
            <w:noWrap/>
            <w:vAlign w:val="center"/>
            <w:hideMark/>
          </w:tcPr>
          <w:p w14:paraId="7B6F98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284587A3" w14:textId="77777777" w:rsidTr="00C76385">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Decker Island</w:t>
            </w:r>
          </w:p>
        </w:tc>
        <w:tc>
          <w:tcPr>
            <w:tcW w:w="876" w:type="dxa"/>
            <w:tcBorders>
              <w:top w:val="nil"/>
              <w:left w:val="nil"/>
              <w:bottom w:val="nil"/>
              <w:right w:val="nil"/>
            </w:tcBorders>
            <w:shd w:val="clear" w:color="auto" w:fill="auto"/>
            <w:noWrap/>
            <w:vAlign w:val="center"/>
            <w:hideMark/>
          </w:tcPr>
          <w:p w14:paraId="0DF8D38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12A9916D" w14:textId="77777777" w:rsidTr="00C76385">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Stacy’s Island</w:t>
            </w:r>
          </w:p>
        </w:tc>
        <w:tc>
          <w:tcPr>
            <w:tcW w:w="876" w:type="dxa"/>
            <w:tcBorders>
              <w:top w:val="nil"/>
              <w:left w:val="nil"/>
              <w:bottom w:val="nil"/>
              <w:right w:val="nil"/>
            </w:tcBorders>
            <w:shd w:val="clear" w:color="auto" w:fill="auto"/>
            <w:noWrap/>
            <w:vAlign w:val="center"/>
            <w:hideMark/>
          </w:tcPr>
          <w:p w14:paraId="1C5480F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6761BAD1" w14:textId="77777777" w:rsidTr="00C76385">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lastRenderedPageBreak/>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Browns</w:t>
            </w:r>
          </w:p>
        </w:tc>
        <w:tc>
          <w:tcPr>
            <w:tcW w:w="876"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371C8B7F" w14:textId="77777777" w:rsidTr="00C76385">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C76385">
            <w:pPr>
              <w:spacing w:after="0" w:line="240" w:lineRule="auto"/>
              <w:jc w:val="center"/>
              <w:rPr>
                <w:rFonts w:ascii="Times New Roman" w:eastAsia="Times New Roman" w:hAnsi="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
          <w:p w14:paraId="1FC797C9"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38" w:name="_Toc536509190"/>
      <w:r w:rsidRPr="006C4891">
        <w:t>Lab methods</w:t>
      </w:r>
      <w:bookmarkEnd w:id="38"/>
    </w:p>
    <w:p w14:paraId="2DC7844B"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Zooplankton will be processed using the same methods as IEP’s 20mm Survey. In brief:</w:t>
      </w:r>
    </w:p>
    <w:p w14:paraId="5A2B0C0F"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 xml:space="preserve">All samples will be filtered and washed in a 150 </w:t>
      </w:r>
      <w:r w:rsidRPr="00EA4EB4">
        <w:rPr>
          <w:rFonts w:ascii="Times New Roman" w:hAnsi="Times New Roman" w:cs="Times New Roman"/>
          <w:sz w:val="24"/>
          <w:szCs w:val="24"/>
        </w:rPr>
        <w:sym w:font="Symbol" w:char="F06D"/>
      </w:r>
      <w:r w:rsidRPr="00EA4EB4">
        <w:rPr>
          <w:rFonts w:ascii="Times New Roman" w:hAnsi="Times New Roman" w:cs="Times New Roman"/>
          <w:sz w:val="24"/>
          <w:szCs w:val="24"/>
        </w:rPr>
        <w:t xml:space="preserve">m mesh sieve. Filtered zooplankton will be diluted to a set volume depending on the concentration of zooplankton and/or detritus. 1mL subsamples will be placed on a Sedgewick-Rafter cell (S/R cell) glass slide. All organisms will be identified to the taxonomic resolution identified in Table 2. At least 5 slides, but no more than 20 slides will be processed for each sample, targeting 6% of the total sample. This subsample will then be extrapolated to calculate the total number of organisms in the sample in individuals per m2. </w:t>
      </w:r>
    </w:p>
    <w:p w14:paraId="407A7AFC" w14:textId="77777777" w:rsidR="00FF27B7" w:rsidRPr="00EA4EB4"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All samples will be processed by a trained Senior Laboratory Assistant (SLA). A subset of samples will have identifications checked by a second SLA</w:t>
      </w:r>
      <w:r w:rsidR="00A32501" w:rsidRPr="00EA4EB4">
        <w:rPr>
          <w:rFonts w:ascii="Times New Roman" w:hAnsi="Times New Roman" w:cs="Times New Roman"/>
          <w:sz w:val="24"/>
          <w:szCs w:val="24"/>
        </w:rPr>
        <w:t xml:space="preserve"> or Environmental Scientist</w:t>
      </w:r>
      <w:r w:rsidRPr="00EA4EB4">
        <w:rPr>
          <w:rFonts w:ascii="Times New Roman" w:hAnsi="Times New Roman" w:cs="Times New Roman"/>
          <w:sz w:val="24"/>
          <w:szCs w:val="24"/>
        </w:rPr>
        <w:t xml:space="preserve"> for quality assurance.</w:t>
      </w:r>
    </w:p>
    <w:p w14:paraId="35CCDFBA" w14:textId="77777777" w:rsidR="00FF27B7" w:rsidRPr="00EA4EB4"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7777777" w:rsidR="00FF27B7" w:rsidRPr="00EA4EB4" w:rsidRDefault="005B346D" w:rsidP="00360460">
      <w:r w:rsidRPr="00520FA9">
        <w:t>Nutrient samples</w:t>
      </w:r>
      <w:r w:rsidRPr="006C4891">
        <w:rPr>
          <w:rFonts w:eastAsia="Calibri"/>
          <w:u w:color="000000"/>
        </w:rPr>
        <w:t xml:space="preserve"> are processed at DWR’s Bryte laboratory using standard methods (http://www.water.ca.gov/bdma/meta/discrete.cfm).</w:t>
      </w:r>
      <w:r w:rsidR="00FF27B7" w:rsidRPr="00EA4EB4">
        <w:t>Timing</w:t>
      </w:r>
    </w:p>
    <w:p w14:paraId="5AE2BE97" w14:textId="5D955B1C" w:rsidR="003918A8"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Processing of zooplankton samples is expected to take 2-8 hours per sample, depending on density of the sample and amount of algae. Processing mysid samples is expected to take 1-4 hours per sample. We expect all samples to be processed within 6-8 months. If processing time is prohibitively long, we will re-evaluate subsampling procedures, and zooplankton samples will be processed preferentially over the remaining mysid samples.</w:t>
      </w:r>
    </w:p>
    <w:p w14:paraId="3F7EC628" w14:textId="77777777" w:rsidR="00FF27B7" w:rsidRPr="006C4891" w:rsidRDefault="00FF27B7" w:rsidP="00463B5C">
      <w:pPr>
        <w:pStyle w:val="Heading3"/>
      </w:pPr>
      <w:bookmarkStart w:id="39" w:name="_Toc536509191"/>
      <w:r w:rsidRPr="006C4891">
        <w:t>Analysis</w:t>
      </w:r>
      <w:bookmarkEnd w:id="39"/>
    </w:p>
    <w:p w14:paraId="7D84BF66"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To compute biomass per unit effort (BPUE), we will use the average biomass by life stage established for common zooplankton taxa collected by the 20 mm Survey and FMWT survey (Hennessy unpublished data).</w:t>
      </w:r>
    </w:p>
    <w:p w14:paraId="68AFA835" w14:textId="77777777" w:rsidR="00FF27B7" w:rsidRPr="00471D53"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To answer question 1 on spatial variability, we will compare CPUE and BPUE from samples</w:t>
      </w:r>
      <w:r>
        <w:rPr>
          <w:rFonts w:ascii="Times New Roman" w:hAnsi="Times New Roman" w:cs="Times New Roman"/>
          <w:sz w:val="24"/>
          <w:szCs w:val="24"/>
        </w:rPr>
        <w:t xml:space="preserve"> collected </w:t>
      </w:r>
      <w:r w:rsidRPr="00471D53">
        <w:rPr>
          <w:rFonts w:ascii="Times New Roman" w:hAnsi="Times New Roman" w:cs="Times New Roman"/>
          <w:sz w:val="24"/>
          <w:szCs w:val="24"/>
        </w:rPr>
        <w:t xml:space="preserve">across habitat types and over the salinity gradient using generalized linear models (GLMs), with predictor variables listed in Table </w:t>
      </w:r>
      <w:r>
        <w:rPr>
          <w:rFonts w:ascii="Times New Roman" w:hAnsi="Times New Roman" w:cs="Times New Roman"/>
          <w:sz w:val="24"/>
          <w:szCs w:val="24"/>
        </w:rPr>
        <w:t>6</w:t>
      </w:r>
      <w:r w:rsidRPr="00471D53">
        <w:rPr>
          <w:rFonts w:ascii="Times New Roman" w:hAnsi="Times New Roman" w:cs="Times New Roman"/>
          <w:sz w:val="24"/>
          <w:szCs w:val="24"/>
        </w:rPr>
        <w:t xml:space="preserve">. We will test the fit of all possible models and their first-order interactions using AICc (Anderson et al. 2000, Gotelli and Ellison 2012), though we may not be able to incorporate both Collection Group and Habitat type in the same model due </w:t>
      </w:r>
      <w:r w:rsidRPr="00471D53">
        <w:rPr>
          <w:rFonts w:ascii="Times New Roman" w:hAnsi="Times New Roman" w:cs="Times New Roman"/>
          <w:sz w:val="24"/>
          <w:szCs w:val="24"/>
        </w:rPr>
        <w:lastRenderedPageBreak/>
        <w:t>to co</w:t>
      </w:r>
      <w:r>
        <w:rPr>
          <w:rFonts w:ascii="Times New Roman" w:hAnsi="Times New Roman" w:cs="Times New Roman"/>
          <w:sz w:val="24"/>
          <w:szCs w:val="24"/>
        </w:rPr>
        <w:t>-</w:t>
      </w:r>
      <w:r w:rsidRPr="00471D53">
        <w:rPr>
          <w:rFonts w:ascii="Times New Roman" w:hAnsi="Times New Roman" w:cs="Times New Roman"/>
          <w:sz w:val="24"/>
          <w:szCs w:val="24"/>
        </w:rPr>
        <w:t>linearity. Environmental variables may be used as covariates to explain potential differences in catch between areas.</w:t>
      </w:r>
      <w:r>
        <w:rPr>
          <w:rFonts w:ascii="Times New Roman" w:hAnsi="Times New Roman" w:cs="Times New Roman"/>
          <w:sz w:val="24"/>
          <w:szCs w:val="24"/>
        </w:rPr>
        <w:t xml:space="preserve"> </w:t>
      </w:r>
    </w:p>
    <w:p w14:paraId="35D4F8B5" w14:textId="77777777" w:rsidR="00FF27B7" w:rsidRPr="00EA4EB4" w:rsidRDefault="00FF27B7" w:rsidP="00FF27B7">
      <w:pPr>
        <w:rPr>
          <w:rFonts w:ascii="Times New Roman" w:hAnsi="Times New Roman" w:cs="Times New Roman"/>
          <w:sz w:val="24"/>
          <w:szCs w:val="24"/>
        </w:rPr>
      </w:pPr>
      <w:r>
        <w:rPr>
          <w:rFonts w:ascii="Times New Roman" w:hAnsi="Times New Roman" w:cs="Times New Roman"/>
          <w:sz w:val="24"/>
          <w:szCs w:val="24"/>
        </w:rPr>
        <w:t>We will</w:t>
      </w:r>
      <w:r w:rsidRPr="00471D53">
        <w:rPr>
          <w:rFonts w:ascii="Times New Roman" w:hAnsi="Times New Roman" w:cs="Times New Roman"/>
          <w:sz w:val="24"/>
          <w:szCs w:val="24"/>
        </w:rPr>
        <w:t xml:space="preserve"> also use analysis of similarities, non-metric multidimensional scaling, and/or canonical correspondence analysis to test differences in community composition between habitat types</w:t>
      </w:r>
      <w:r>
        <w:rPr>
          <w:rFonts w:ascii="Times New Roman" w:hAnsi="Times New Roman" w:cs="Times New Roman"/>
          <w:sz w:val="24"/>
          <w:szCs w:val="24"/>
        </w:rPr>
        <w:t xml:space="preserve"> and </w:t>
      </w:r>
      <w:r w:rsidRPr="00EA4EB4">
        <w:rPr>
          <w:rFonts w:ascii="Times New Roman" w:hAnsi="Times New Roman" w:cs="Times New Roman"/>
          <w:sz w:val="24"/>
          <w:szCs w:val="24"/>
        </w:rPr>
        <w:t xml:space="preserve">across the salinity gradient. </w:t>
      </w:r>
    </w:p>
    <w:p w14:paraId="46561078" w14:textId="77777777" w:rsidR="0008458E" w:rsidRPr="00EA4EB4" w:rsidRDefault="0008458E" w:rsidP="0008458E">
      <w:pPr>
        <w:rPr>
          <w:rFonts w:ascii="Times New Roman" w:hAnsi="Times New Roman" w:cs="Times New Roman"/>
          <w:sz w:val="24"/>
          <w:szCs w:val="24"/>
        </w:rPr>
      </w:pPr>
      <w:r w:rsidRPr="006C4891">
        <w:rPr>
          <w:rFonts w:ascii="Times New Roman" w:hAnsi="Times New Roman" w:cs="Times New Roman"/>
          <w:sz w:val="24"/>
          <w:szCs w:val="24"/>
        </w:rPr>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rFonts w:ascii="Times New Roman" w:hAnsi="Times New Roman" w:cs="Times New Roman"/>
          <w:i/>
          <w:sz w:val="24"/>
          <w:szCs w:val="24"/>
        </w:rPr>
        <w:t>Microcystis</w:t>
      </w:r>
      <w:r w:rsidRPr="006C4891">
        <w:rPr>
          <w:rFonts w:ascii="Times New Roman" w:hAnsi="Times New Roman" w:cs="Times New Roman"/>
          <w:sz w:val="24"/>
          <w:szCs w:val="24"/>
        </w:rPr>
        <w:t xml:space="preserve"> and other cyanobacteria with nitrogen concentrations.</w:t>
      </w:r>
    </w:p>
    <w:p w14:paraId="6EC2A7D4" w14:textId="77777777" w:rsidR="00FF27B7" w:rsidRPr="006C4891" w:rsidRDefault="00FF27B7" w:rsidP="00FF27B7">
      <w:pPr>
        <w:pStyle w:val="Body"/>
        <w:rPr>
          <w:rFonts w:ascii="Times New Roman" w:hAnsi="Times New Roman" w:cs="Times New Roman"/>
          <w:sz w:val="24"/>
          <w:szCs w:val="24"/>
        </w:rPr>
      </w:pPr>
      <w:r w:rsidRPr="00EA4EB4">
        <w:rPr>
          <w:rFonts w:ascii="Times New Roman" w:hAnsi="Times New Roman" w:cs="Times New Roman"/>
          <w:b/>
          <w:sz w:val="24"/>
          <w:szCs w:val="24"/>
        </w:rPr>
        <w:t>Table 6.</w:t>
      </w:r>
      <w:r w:rsidRPr="00EA4EB4">
        <w:rPr>
          <w:rFonts w:ascii="Times New Roman" w:hAnsi="Times New Roman" w:cs="Times New Roman"/>
          <w:sz w:val="24"/>
          <w:szCs w:val="24"/>
        </w:rPr>
        <w:t xml:space="preserve"> Potential predictor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976A9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 </w:t>
            </w:r>
            <w:r w:rsidR="00FF27B7" w:rsidRPr="009B6E15">
              <w:rPr>
                <w:rFonts w:ascii="Times New Roman" w:eastAsia="Times New Roman" w:hAnsi="Times New Roman" w:cs="Times New Roman"/>
                <w:color w:val="000000"/>
                <w:sz w:val="24"/>
                <w:szCs w:val="24"/>
              </w:rPr>
              <w:t>20mm survey</w:t>
            </w:r>
            <w:r w:rsidR="00FF27B7">
              <w:rPr>
                <w:rFonts w:ascii="Times New Roman" w:eastAsia="Times New Roman" w:hAnsi="Times New Roman" w:cs="Times New Roman"/>
                <w:color w:val="000000"/>
                <w:sz w:val="24"/>
                <w:szCs w:val="24"/>
              </w:rPr>
              <w:t>, FMWT survey,</w:t>
            </w:r>
            <w:r w:rsidR="00FF27B7" w:rsidRPr="009B6E15">
              <w:rPr>
                <w:rFonts w:ascii="Times New Roman" w:eastAsia="Times New Roman" w:hAnsi="Times New Roman" w:cs="Times New Roman"/>
                <w:color w:val="000000"/>
                <w:sz w:val="24"/>
                <w:szCs w:val="24"/>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 xml:space="preserve">Distance from the Golden Gate, in Km. </w:t>
            </w:r>
          </w:p>
        </w:tc>
      </w:tr>
    </w:tbl>
    <w:p w14:paraId="36FBB283" w14:textId="77777777" w:rsidR="00FF27B7" w:rsidRDefault="00FF27B7" w:rsidP="00FF27B7">
      <w:pPr>
        <w:rPr>
          <w:rFonts w:ascii="Times New Roman" w:hAnsi="Times New Roman" w:cs="Times New Roman"/>
          <w:sz w:val="24"/>
          <w:szCs w:val="24"/>
        </w:rPr>
      </w:pPr>
    </w:p>
    <w:p w14:paraId="70FC0E0C" w14:textId="690120AB" w:rsidR="00FF27B7" w:rsidRDefault="00FF27B7" w:rsidP="00FF27B7">
      <w:pPr>
        <w:rPr>
          <w:rFonts w:ascii="Times New Roman" w:hAnsi="Times New Roman" w:cs="Times New Roman"/>
          <w:sz w:val="24"/>
          <w:szCs w:val="24"/>
        </w:rPr>
      </w:pPr>
      <w:r>
        <w:rPr>
          <w:rFonts w:ascii="Times New Roman" w:hAnsi="Times New Roman" w:cs="Times New Roman"/>
          <w:sz w:val="24"/>
          <w:szCs w:val="24"/>
        </w:rPr>
        <w:t xml:space="preserve">This work will help us determine the future level of replication necessary to support assessment of restoration project goals. </w:t>
      </w:r>
      <w:r w:rsidRPr="00471D53">
        <w:rPr>
          <w:rFonts w:ascii="Times New Roman" w:hAnsi="Times New Roman" w:cs="Times New Roman"/>
          <w:sz w:val="24"/>
          <w:szCs w:val="24"/>
        </w:rPr>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40" w:name="_Toc536509192"/>
      <w:r>
        <w:lastRenderedPageBreak/>
        <w:t>Results</w:t>
      </w:r>
      <w:bookmarkEnd w:id="40"/>
    </w:p>
    <w:p w14:paraId="73D36F30" w14:textId="7F321522" w:rsidR="00463B5C" w:rsidRPr="00471D53" w:rsidRDefault="00463B5C" w:rsidP="00463B5C">
      <w:pPr>
        <w:pStyle w:val="Heading2"/>
      </w:pPr>
      <w:bookmarkStart w:id="41" w:name="_Toc536509193"/>
      <w:r>
        <w:t>Discussion</w:t>
      </w:r>
      <w:bookmarkEnd w:id="41"/>
    </w:p>
    <w:p w14:paraId="10B3E6FC" w14:textId="72E4A0BB" w:rsidR="00A27634" w:rsidRPr="007F0AF7" w:rsidRDefault="00A27634" w:rsidP="001A4BBD">
      <w:pPr>
        <w:pStyle w:val="Heading1"/>
        <w:rPr>
          <w:rFonts w:ascii="Times New Roman" w:hAnsi="Times New Roman" w:cs="Times New Roman"/>
        </w:rPr>
      </w:pPr>
      <w:bookmarkStart w:id="42"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10"/>
      <w:bookmarkEnd w:id="11"/>
      <w:r w:rsidR="003918A8">
        <w:rPr>
          <w:rFonts w:ascii="Times New Roman" w:hAnsi="Times New Roman" w:cs="Times New Roman"/>
        </w:rPr>
        <w:t>Methods Development</w:t>
      </w:r>
      <w:bookmarkEnd w:id="42"/>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43" w:name="_Toc536509195"/>
      <w:r>
        <w:t>Introduction</w:t>
      </w:r>
      <w:bookmarkEnd w:id="43"/>
    </w:p>
    <w:p w14:paraId="76FDEBDF" w14:textId="523392A3" w:rsidR="003918A8" w:rsidRDefault="003918A8" w:rsidP="003918A8">
      <w:pPr>
        <w:pStyle w:val="Heading3"/>
      </w:pPr>
      <w:bookmarkStart w:id="44" w:name="_Toc536509196"/>
      <w:r>
        <w:t>ARIS Sonar</w:t>
      </w:r>
      <w:bookmarkEnd w:id="44"/>
    </w:p>
    <w:p w14:paraId="4B027970" w14:textId="6EBD80AA" w:rsidR="00E86C5D" w:rsidRDefault="00E86C5D" w:rsidP="00E86C5D">
      <w:pPr>
        <w:rPr>
          <w:rFonts w:ascii="Times New Roman" w:hAnsi="Times New Roman"/>
          <w:sz w:val="24"/>
        </w:rPr>
      </w:pPr>
      <w:r>
        <w:rPr>
          <w:rFonts w:ascii="Times New Roman" w:hAnsi="Times New Roman"/>
          <w:sz w:val="24"/>
        </w:rPr>
        <w:t>Due to procurement issues obtaining an ARIS sonar device this year, we would like to reinitiate a component from the 2017 work plan. Last year, we briefly worked with the USGS observing how fish behave within wetland breach sites using Dual frequency IDentification SONar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u-turn away from the net). We would like to see if an ARIS sonar device 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particular biases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38F98E89" w14:textId="77777777" w:rsidR="00E170EA" w:rsidRDefault="00E170EA" w:rsidP="001A4BBD">
      <w:r>
        <w:rPr>
          <w:rFonts w:ascii="Times New Roman" w:hAnsi="Times New Roman"/>
          <w:sz w:val="24"/>
        </w:rPr>
        <w:t>Fish 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1F8D5C72"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0D20441B" w14:textId="25F6282C" w:rsidR="003918A8" w:rsidRPr="003918A8" w:rsidRDefault="003918A8" w:rsidP="003918A8">
      <w:pPr>
        <w:pStyle w:val="Heading3"/>
        <w:rPr>
          <w:lang w:val="it-IT"/>
        </w:rPr>
      </w:pPr>
      <w:bookmarkStart w:id="45" w:name="_Toc536509197"/>
      <w:r>
        <w:rPr>
          <w:lang w:val="it-IT"/>
        </w:rPr>
        <w:t>SAV methods devlopment</w:t>
      </w:r>
      <w:bookmarkEnd w:id="45"/>
    </w:p>
    <w:p w14:paraId="510B60A2" w14:textId="77777777" w:rsidR="00E170EA" w:rsidRDefault="00A27634" w:rsidP="001A4BBD">
      <w:pPr>
        <w:pStyle w:val="Heading2"/>
        <w:rPr>
          <w:rFonts w:ascii="Times New Roman" w:hAnsi="Times New Roman" w:cs="Times New Roman"/>
          <w:sz w:val="24"/>
          <w:szCs w:val="24"/>
        </w:rPr>
      </w:pPr>
      <w:bookmarkStart w:id="46" w:name="_Toc536509198"/>
      <w:bookmarkStart w:id="47" w:name="_Toc415212243"/>
      <w:bookmarkStart w:id="48" w:name="_Toc433352591"/>
      <w:r w:rsidRPr="0025504B">
        <w:rPr>
          <w:rFonts w:ascii="Times New Roman" w:hAnsi="Times New Roman" w:cs="Times New Roman"/>
          <w:sz w:val="24"/>
          <w:szCs w:val="24"/>
        </w:rPr>
        <w:t>Methods</w:t>
      </w:r>
      <w:bookmarkEnd w:id="46"/>
    </w:p>
    <w:p w14:paraId="3C870436" w14:textId="77777777" w:rsidR="00A27634" w:rsidRPr="00E170EA" w:rsidRDefault="00A27634" w:rsidP="00E170EA">
      <w:pPr>
        <w:pStyle w:val="Heading3"/>
        <w:rPr>
          <w:sz w:val="24"/>
        </w:rPr>
      </w:pPr>
      <w:bookmarkStart w:id="49" w:name="_Toc536509199"/>
      <w:r w:rsidRPr="00E170EA">
        <w:rPr>
          <w:sz w:val="24"/>
        </w:rPr>
        <w:t>Location and Timing</w:t>
      </w:r>
      <w:bookmarkEnd w:id="47"/>
      <w:bookmarkEnd w:id="48"/>
      <w:bookmarkEnd w:id="49"/>
    </w:p>
    <w:p w14:paraId="22B971E5" w14:textId="77777777" w:rsidR="00A27634" w:rsidRDefault="00A27634" w:rsidP="001A4BBD">
      <w:pPr>
        <w:pStyle w:val="Body"/>
        <w:rPr>
          <w:rFonts w:ascii="Times New Roman" w:hAnsi="Times New Roman"/>
          <w:sz w:val="24"/>
        </w:rPr>
      </w:pPr>
      <w:r w:rsidRPr="0089699F">
        <w:rPr>
          <w:rFonts w:ascii="Times New Roman" w:hAnsi="Times New Roman"/>
          <w:sz w:val="24"/>
        </w:rPr>
        <w:t xml:space="preserve">Sampling will occur from Suisun Bay to the North Delta </w:t>
      </w:r>
      <w:r w:rsidR="003F5902">
        <w:rPr>
          <w:rFonts w:ascii="Times New Roman" w:hAnsi="Times New Roman"/>
          <w:sz w:val="24"/>
        </w:rPr>
        <w:t xml:space="preserve">near </w:t>
      </w:r>
      <w:r w:rsidR="001616E3">
        <w:rPr>
          <w:rFonts w:ascii="Times New Roman" w:hAnsi="Times New Roman"/>
          <w:sz w:val="24"/>
        </w:rPr>
        <w:t xml:space="preserve">existing </w:t>
      </w:r>
      <w:r w:rsidR="00104106">
        <w:rPr>
          <w:rFonts w:ascii="Times New Roman" w:hAnsi="Times New Roman"/>
          <w:sz w:val="24"/>
        </w:rPr>
        <w:t>managed or tidal wetlands, some of which are slated for restoration</w:t>
      </w:r>
      <w:r w:rsidRPr="0089699F">
        <w:rPr>
          <w:rFonts w:ascii="Times New Roman" w:hAnsi="Times New Roman"/>
          <w:sz w:val="24"/>
        </w:rPr>
        <w:t xml:space="preserve">: </w:t>
      </w:r>
      <w:r w:rsidR="00665B97">
        <w:rPr>
          <w:rFonts w:ascii="Times New Roman" w:hAnsi="Times New Roman"/>
          <w:sz w:val="24"/>
        </w:rPr>
        <w:t xml:space="preserve">Ryer Island, Tule Red, </w:t>
      </w:r>
      <w:r w:rsidRPr="0089699F">
        <w:rPr>
          <w:rFonts w:ascii="Times New Roman" w:hAnsi="Times New Roman"/>
          <w:sz w:val="24"/>
        </w:rPr>
        <w:t xml:space="preserve">Bradmoor Island, </w:t>
      </w:r>
      <w:r w:rsidR="00665B97">
        <w:rPr>
          <w:rFonts w:ascii="Times New Roman" w:hAnsi="Times New Roman"/>
          <w:sz w:val="24"/>
        </w:rPr>
        <w:t xml:space="preserve">Winter Island, </w:t>
      </w:r>
      <w:r w:rsidRPr="0089699F">
        <w:rPr>
          <w:rFonts w:ascii="Times New Roman" w:hAnsi="Times New Roman"/>
          <w:sz w:val="24"/>
        </w:rPr>
        <w:t xml:space="preserve">Decker Island, </w:t>
      </w:r>
      <w:r w:rsidR="00665B97">
        <w:rPr>
          <w:rFonts w:ascii="Times New Roman" w:hAnsi="Times New Roman"/>
          <w:sz w:val="24"/>
        </w:rPr>
        <w:t xml:space="preserve">and </w:t>
      </w:r>
      <w:r w:rsidRPr="0089699F">
        <w:rPr>
          <w:rFonts w:ascii="Times New Roman" w:hAnsi="Times New Roman"/>
          <w:sz w:val="24"/>
        </w:rPr>
        <w:t xml:space="preserve">Prospect Island (Figure </w:t>
      </w:r>
      <w:r w:rsidR="005A7D52">
        <w:rPr>
          <w:rFonts w:ascii="Times New Roman" w:hAnsi="Times New Roman"/>
          <w:sz w:val="24"/>
        </w:rPr>
        <w:t>9</w:t>
      </w:r>
      <w:r w:rsidRPr="0089699F">
        <w:rPr>
          <w:rFonts w:ascii="Times New Roman" w:hAnsi="Times New Roman"/>
          <w:sz w:val="24"/>
        </w:rPr>
        <w:t xml:space="preserve">). </w:t>
      </w:r>
      <w:r w:rsidR="001616E3">
        <w:rPr>
          <w:rFonts w:ascii="Times New Roman" w:hAnsi="Times New Roman"/>
          <w:sz w:val="24"/>
        </w:rPr>
        <w:t>S</w:t>
      </w:r>
      <w:r w:rsidRPr="0089699F">
        <w:rPr>
          <w:rFonts w:ascii="Times New Roman" w:hAnsi="Times New Roman"/>
          <w:sz w:val="24"/>
        </w:rPr>
        <w:t xml:space="preserve">ampling sites were </w:t>
      </w:r>
      <w:r w:rsidR="001616E3">
        <w:rPr>
          <w:rFonts w:ascii="Times New Roman" w:hAnsi="Times New Roman"/>
          <w:sz w:val="24"/>
        </w:rPr>
        <w:t>chosen based</w:t>
      </w:r>
      <w:r w:rsidRPr="0089699F">
        <w:rPr>
          <w:rFonts w:ascii="Times New Roman" w:hAnsi="Times New Roman"/>
          <w:sz w:val="24"/>
        </w:rPr>
        <w:t xml:space="preserve"> on the ability to sample effectively and in proximity to established long</w:t>
      </w:r>
      <w:r w:rsidR="001616E3">
        <w:rPr>
          <w:rFonts w:ascii="Times New Roman" w:hAnsi="Times New Roman"/>
          <w:sz w:val="24"/>
        </w:rPr>
        <w:t>-</w:t>
      </w:r>
      <w:r w:rsidRPr="0089699F">
        <w:rPr>
          <w:rFonts w:ascii="Times New Roman" w:hAnsi="Times New Roman"/>
          <w:sz w:val="24"/>
        </w:rPr>
        <w:t xml:space="preserve">term monitoring sites (Figure </w:t>
      </w:r>
      <w:r w:rsidR="005A7D52">
        <w:rPr>
          <w:rFonts w:ascii="Times New Roman" w:hAnsi="Times New Roman"/>
          <w:sz w:val="24"/>
        </w:rPr>
        <w:t>9</w:t>
      </w:r>
      <w:r w:rsidRPr="0089699F">
        <w:rPr>
          <w:rFonts w:ascii="Times New Roman" w:hAnsi="Times New Roman"/>
          <w:sz w:val="24"/>
        </w:rPr>
        <w:t xml:space="preserve">). </w:t>
      </w:r>
    </w:p>
    <w:p w14:paraId="3F5335B5" w14:textId="77777777" w:rsidR="00E70C0F" w:rsidRDefault="00E70C0F" w:rsidP="001A4BBD">
      <w:pPr>
        <w:pStyle w:val="Body"/>
        <w:rPr>
          <w:rFonts w:ascii="Times New Roman" w:hAnsi="Times New Roman" w:cs="Times New Roman"/>
          <w:noProof/>
        </w:rPr>
      </w:pPr>
    </w:p>
    <w:p w14:paraId="76404096" w14:textId="77777777" w:rsidR="006A2ADF" w:rsidRDefault="006A2ADF" w:rsidP="001A4BBD">
      <w:pPr>
        <w:pStyle w:val="Body"/>
        <w:rPr>
          <w:rFonts w:ascii="Times New Roman" w:hAnsi="Times New Roman" w:cs="Times New Roman"/>
          <w:noProof/>
        </w:rPr>
      </w:pPr>
      <w:r w:rsidRPr="00E917E0">
        <w:rPr>
          <w:rFonts w:ascii="Times New Roman" w:hAnsi="Times New Roman" w:cs="Times New Roman"/>
          <w:noProof/>
          <w:sz w:val="24"/>
          <w:szCs w:val="24"/>
        </w:rPr>
        <w:lastRenderedPageBreak/>
        <mc:AlternateContent>
          <mc:Choice Requires="wpg">
            <w:drawing>
              <wp:anchor distT="0" distB="0" distL="114300" distR="114300" simplePos="0" relativeHeight="251667456" behindDoc="0" locked="0" layoutInCell="1" allowOverlap="1" wp14:anchorId="18F21F58" wp14:editId="1BA93F53">
                <wp:simplePos x="0" y="0"/>
                <wp:positionH relativeFrom="column">
                  <wp:posOffset>-345440</wp:posOffset>
                </wp:positionH>
                <wp:positionV relativeFrom="paragraph">
                  <wp:posOffset>-186055</wp:posOffset>
                </wp:positionV>
                <wp:extent cx="6477000" cy="3893820"/>
                <wp:effectExtent l="19050" t="19050" r="19050" b="11430"/>
                <wp:wrapNone/>
                <wp:docPr id="8" name="Group 29"/>
                <wp:cNvGraphicFramePr/>
                <a:graphic xmlns:a="http://schemas.openxmlformats.org/drawingml/2006/main">
                  <a:graphicData uri="http://schemas.microsoft.com/office/word/2010/wordprocessingGroup">
                    <wpg:wgp>
                      <wpg:cNvGrpSpPr/>
                      <wpg:grpSpPr>
                        <a:xfrm>
                          <a:off x="0" y="0"/>
                          <a:ext cx="6477000" cy="3893820"/>
                          <a:chOff x="0" y="0"/>
                          <a:chExt cx="6477000" cy="3893820"/>
                        </a:xfrm>
                      </wpg:grpSpPr>
                      <wpg:grpSp>
                        <wpg:cNvPr id="12" name="Group 12"/>
                        <wpg:cNvGrpSpPr/>
                        <wpg:grpSpPr>
                          <a:xfrm>
                            <a:off x="0" y="0"/>
                            <a:ext cx="6477000" cy="3893820"/>
                            <a:chOff x="0" y="0"/>
                            <a:chExt cx="6477000" cy="3893820"/>
                          </a:xfrm>
                        </wpg:grpSpPr>
                        <pic:pic xmlns:pic="http://schemas.openxmlformats.org/drawingml/2006/picture">
                          <pic:nvPicPr>
                            <pic:cNvPr id="13" name="Picture 13" descr="C:\Users\dcontreras\Desktop\Pilot Work\Phase 3\Fish Station Map.emf"/>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7000" cy="3893820"/>
                            </a:xfrm>
                            <a:prstGeom prst="rect">
                              <a:avLst/>
                            </a:prstGeom>
                            <a:solidFill>
                              <a:schemeClr val="bg1"/>
                            </a:solidFill>
                            <a:ln w="12700">
                              <a:solidFill>
                                <a:schemeClr val="tx1"/>
                              </a:solidFill>
                            </a:ln>
                          </pic:spPr>
                        </pic:pic>
                        <wps:wsp>
                          <wps:cNvPr id="14" name="Freeform 14"/>
                          <wps:cNvSpPr/>
                          <wps:spPr>
                            <a:xfrm>
                              <a:off x="5943600" y="2918460"/>
                              <a:ext cx="126749" cy="93392"/>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15"/>
                          <wps:cNvSpPr/>
                          <wps:spPr>
                            <a:xfrm>
                              <a:off x="3566160" y="1005840"/>
                              <a:ext cx="126365" cy="93345"/>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 name="Isosceles Triangle 16"/>
                        <wps:cNvSpPr>
                          <a:spLocks noChangeAspect="1"/>
                        </wps:cNvSpPr>
                        <wps:spPr>
                          <a:xfrm>
                            <a:off x="844041" y="29463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Isosceles Triangle 17"/>
                        <wps:cNvSpPr>
                          <a:spLocks noChangeAspect="1"/>
                        </wps:cNvSpPr>
                        <wps:spPr>
                          <a:xfrm>
                            <a:off x="957703" y="29611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92869" y="42890"/>
                            <a:ext cx="2743201" cy="796293"/>
                            <a:chOff x="92869" y="42890"/>
                            <a:chExt cx="2044056" cy="902945"/>
                          </a:xfrm>
                        </wpg:grpSpPr>
                        <wps:wsp>
                          <wps:cNvPr id="19" name="Oval 19"/>
                          <wps:cNvSpPr>
                            <a:spLocks/>
                          </wps:cNvSpPr>
                          <wps:spPr>
                            <a:xfrm>
                              <a:off x="102427" y="136872"/>
                              <a:ext cx="95154" cy="145162"/>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a:spLocks/>
                          </wps:cNvSpPr>
                          <wps:spPr>
                            <a:xfrm>
                              <a:off x="102427" y="337032"/>
                              <a:ext cx="95154" cy="145162"/>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Isosceles Triangle 21"/>
                          <wps:cNvSpPr>
                            <a:spLocks/>
                          </wps:cNvSpPr>
                          <wps:spPr>
                            <a:xfrm>
                              <a:off x="105360" y="555500"/>
                              <a:ext cx="95390" cy="11996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Straight Connector 22"/>
                          <wps:cNvCnPr/>
                          <wps:spPr>
                            <a:xfrm>
                              <a:off x="92869" y="827237"/>
                              <a:ext cx="109017"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 name="TextBox 16"/>
                          <wps:cNvSpPr txBox="1"/>
                          <wps:spPr>
                            <a:xfrm>
                              <a:off x="170607" y="42890"/>
                              <a:ext cx="1727723" cy="287656"/>
                            </a:xfrm>
                            <a:prstGeom prst="rect">
                              <a:avLst/>
                            </a:prstGeom>
                            <a:noFill/>
                          </wps:spPr>
                          <wps:txbx>
                            <w:txbxContent>
                              <w:p w14:paraId="2F7B86AC" w14:textId="77777777" w:rsidR="00CF1C15" w:rsidRDefault="00CF1C15" w:rsidP="00E917E0">
                                <w:pPr>
                                  <w:pStyle w:val="NormalWeb"/>
                                  <w:spacing w:before="0" w:after="0"/>
                                </w:pPr>
                                <w:r>
                                  <w:rPr>
                                    <w:rFonts w:ascii="Calibri" w:eastAsia="Times New Roman" w:hAnsi="Calibri"/>
                                    <w:kern w:val="24"/>
                                    <w:sz w:val="22"/>
                                    <w:szCs w:val="22"/>
                                  </w:rPr>
                                  <w:t xml:space="preserve">- Summer Townet </w:t>
                                </w:r>
                              </w:p>
                            </w:txbxContent>
                          </wps:txbx>
                          <wps:bodyPr wrap="square" rtlCol="0">
                            <a:noAutofit/>
                          </wps:bodyPr>
                        </wps:wsp>
                        <wps:wsp>
                          <wps:cNvPr id="26" name="TextBox 18"/>
                          <wps:cNvSpPr txBox="1"/>
                          <wps:spPr>
                            <a:xfrm>
                              <a:off x="169060" y="243051"/>
                              <a:ext cx="1782449" cy="287655"/>
                            </a:xfrm>
                            <a:prstGeom prst="rect">
                              <a:avLst/>
                            </a:prstGeom>
                            <a:noFill/>
                          </wps:spPr>
                          <wps:txbx>
                            <w:txbxContent>
                              <w:p w14:paraId="25F43889" w14:textId="77777777" w:rsidR="00CF1C15" w:rsidRDefault="00CF1C15" w:rsidP="00E917E0">
                                <w:pPr>
                                  <w:pStyle w:val="NormalWeb"/>
                                  <w:spacing w:before="0" w:after="0"/>
                                </w:pPr>
                                <w:r>
                                  <w:rPr>
                                    <w:rFonts w:ascii="Calibri" w:eastAsia="Times New Roman" w:hAnsi="Calibri"/>
                                    <w:kern w:val="24"/>
                                    <w:sz w:val="22"/>
                                    <w:szCs w:val="22"/>
                                  </w:rPr>
                                  <w:t>- Fall Midwater Trawl</w:t>
                                </w:r>
                              </w:p>
                            </w:txbxContent>
                          </wps:txbx>
                          <wps:bodyPr wrap="square" rtlCol="0">
                            <a:noAutofit/>
                          </wps:bodyPr>
                        </wps:wsp>
                        <wps:wsp>
                          <wps:cNvPr id="27" name="TextBox 19"/>
                          <wps:cNvSpPr txBox="1"/>
                          <wps:spPr>
                            <a:xfrm>
                              <a:off x="169060" y="440591"/>
                              <a:ext cx="1782449" cy="287655"/>
                            </a:xfrm>
                            <a:prstGeom prst="rect">
                              <a:avLst/>
                            </a:prstGeom>
                            <a:noFill/>
                          </wps:spPr>
                          <wps:txbx>
                            <w:txbxContent>
                              <w:p w14:paraId="4CAFB82F" w14:textId="77777777" w:rsidR="00CF1C15" w:rsidRDefault="00CF1C15" w:rsidP="00E917E0">
                                <w:pPr>
                                  <w:pStyle w:val="NormalWeb"/>
                                  <w:spacing w:before="0" w:after="0"/>
                                </w:pPr>
                                <w:r>
                                  <w:rPr>
                                    <w:rFonts w:ascii="Calibri" w:eastAsia="Times New Roman" w:hAnsi="Calibri"/>
                                    <w:kern w:val="24"/>
                                    <w:sz w:val="22"/>
                                    <w:szCs w:val="22"/>
                                  </w:rPr>
                                  <w:t>- Beach Seine or Lampara Haul</w:t>
                                </w:r>
                              </w:p>
                            </w:txbxContent>
                          </wps:txbx>
                          <wps:bodyPr wrap="square" rtlCol="0">
                            <a:noAutofit/>
                          </wps:bodyPr>
                        </wps:wsp>
                        <wps:wsp>
                          <wps:cNvPr id="28" name="TextBox 21"/>
                          <wps:cNvSpPr txBox="1"/>
                          <wps:spPr>
                            <a:xfrm>
                              <a:off x="169060" y="658183"/>
                              <a:ext cx="1967865" cy="287652"/>
                            </a:xfrm>
                            <a:prstGeom prst="rect">
                              <a:avLst/>
                            </a:prstGeom>
                            <a:noFill/>
                          </wps:spPr>
                          <wps:txbx>
                            <w:txbxContent>
                              <w:p w14:paraId="1F23B25E" w14:textId="77777777" w:rsidR="00CF1C15" w:rsidRDefault="00CF1C15" w:rsidP="00E917E0">
                                <w:pPr>
                                  <w:pStyle w:val="NormalWeb"/>
                                  <w:spacing w:before="0" w:after="0"/>
                                </w:pPr>
                                <w:r>
                                  <w:rPr>
                                    <w:rFonts w:ascii="Calibri" w:eastAsia="Times New Roman" w:hAnsi="Calibri"/>
                                    <w:kern w:val="24"/>
                                    <w:sz w:val="22"/>
                                    <w:szCs w:val="22"/>
                                  </w:rPr>
                                  <w:t>- ARIS &amp; Electrofishing or Gill Net</w:t>
                                </w:r>
                              </w:p>
                            </w:txbxContent>
                          </wps:txbx>
                          <wps:bodyPr wrap="square" rtlCol="0">
                            <a:noAutofit/>
                          </wps:bodyPr>
                        </wps:wsp>
                      </wpg:grpSp>
                      <wps:wsp>
                        <wps:cNvPr id="29" name="Freeform 29"/>
                        <wps:cNvSpPr/>
                        <wps:spPr>
                          <a:xfrm>
                            <a:off x="3548063" y="1051629"/>
                            <a:ext cx="159544" cy="14288"/>
                          </a:xfrm>
                          <a:custGeom>
                            <a:avLst/>
                            <a:gdLst>
                              <a:gd name="connsiteX0" fmla="*/ 159544 w 159544"/>
                              <a:gd name="connsiteY0" fmla="*/ 0 h 14288"/>
                              <a:gd name="connsiteX1" fmla="*/ 30956 w 159544"/>
                              <a:gd name="connsiteY1" fmla="*/ 2382 h 14288"/>
                              <a:gd name="connsiteX2" fmla="*/ 0 w 159544"/>
                              <a:gd name="connsiteY2" fmla="*/ 14288 h 14288"/>
                            </a:gdLst>
                            <a:ahLst/>
                            <a:cxnLst>
                              <a:cxn ang="0">
                                <a:pos x="connsiteX0" y="connsiteY0"/>
                              </a:cxn>
                              <a:cxn ang="0">
                                <a:pos x="connsiteX1" y="connsiteY1"/>
                              </a:cxn>
                              <a:cxn ang="0">
                                <a:pos x="connsiteX2" y="connsiteY2"/>
                              </a:cxn>
                            </a:cxnLst>
                            <a:rect l="l" t="t" r="r" b="b"/>
                            <a:pathLst>
                              <a:path w="159544" h="14288">
                                <a:moveTo>
                                  <a:pt x="159544" y="0"/>
                                </a:moveTo>
                                <a:cubicBezTo>
                                  <a:pt x="108545" y="0"/>
                                  <a:pt x="57547" y="1"/>
                                  <a:pt x="30956" y="2382"/>
                                </a:cubicBezTo>
                                <a:cubicBezTo>
                                  <a:pt x="4365" y="4763"/>
                                  <a:pt x="2182" y="9525"/>
                                  <a:pt x="0" y="14288"/>
                                </a:cubicBezTo>
                              </a:path>
                            </a:pathLst>
                          </a:custGeom>
                          <a:solidFill>
                            <a:schemeClr val="bg1">
                              <a:lumMod val="85000"/>
                            </a:schemeClr>
                          </a:solidFill>
                          <a:ln w="63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a:spLocks noChangeAspect="1"/>
                        </wps:cNvSpPr>
                        <wps:spPr>
                          <a:xfrm>
                            <a:off x="1083469" y="2855976"/>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Oval 31"/>
                        <wps:cNvSpPr>
                          <a:spLocks noChangeAspect="1"/>
                        </wps:cNvSpPr>
                        <wps:spPr>
                          <a:xfrm>
                            <a:off x="1007269" y="305368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24" name="Isosceles Triangle 1073741824"/>
                        <wps:cNvSpPr>
                          <a:spLocks noChangeAspect="1"/>
                        </wps:cNvSpPr>
                        <wps:spPr>
                          <a:xfrm>
                            <a:off x="2701865" y="346964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1" name="Isosceles Triangle 1073741841"/>
                        <wps:cNvSpPr>
                          <a:spLocks noChangeAspect="1"/>
                        </wps:cNvSpPr>
                        <wps:spPr>
                          <a:xfrm>
                            <a:off x="2782729" y="348955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2" name="Isosceles Triangle 1073741842"/>
                        <wps:cNvSpPr>
                          <a:spLocks noChangeAspect="1"/>
                        </wps:cNvSpPr>
                        <wps:spPr>
                          <a:xfrm>
                            <a:off x="2866549" y="347726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3" name="Isosceles Triangle 1073741843"/>
                        <wps:cNvSpPr>
                          <a:spLocks noChangeAspect="1"/>
                        </wps:cNvSpPr>
                        <wps:spPr>
                          <a:xfrm>
                            <a:off x="900589" y="294091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4" name="Freeform 1073741844"/>
                        <wps:cNvSpPr/>
                        <wps:spPr>
                          <a:xfrm>
                            <a:off x="4306729" y="2910433"/>
                            <a:ext cx="251460" cy="76200"/>
                          </a:xfrm>
                          <a:custGeom>
                            <a:avLst/>
                            <a:gdLst>
                              <a:gd name="connsiteX0" fmla="*/ 0 w 251460"/>
                              <a:gd name="connsiteY0" fmla="*/ 60960 h 76200"/>
                              <a:gd name="connsiteX1" fmla="*/ 53340 w 251460"/>
                              <a:gd name="connsiteY1" fmla="*/ 68580 h 76200"/>
                              <a:gd name="connsiteX2" fmla="*/ 91440 w 251460"/>
                              <a:gd name="connsiteY2" fmla="*/ 76200 h 76200"/>
                              <a:gd name="connsiteX3" fmla="*/ 167640 w 251460"/>
                              <a:gd name="connsiteY3" fmla="*/ 68580 h 76200"/>
                              <a:gd name="connsiteX4" fmla="*/ 228600 w 251460"/>
                              <a:gd name="connsiteY4" fmla="*/ 53340 h 76200"/>
                              <a:gd name="connsiteX5" fmla="*/ 251460 w 251460"/>
                              <a:gd name="connsiteY5" fmla="*/ 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1460" h="76200">
                                <a:moveTo>
                                  <a:pt x="0" y="60960"/>
                                </a:moveTo>
                                <a:lnTo>
                                  <a:pt x="53340" y="68580"/>
                                </a:lnTo>
                                <a:cubicBezTo>
                                  <a:pt x="68580" y="71120"/>
                                  <a:pt x="72390" y="76200"/>
                                  <a:pt x="91440" y="76200"/>
                                </a:cubicBezTo>
                                <a:cubicBezTo>
                                  <a:pt x="110490" y="76200"/>
                                  <a:pt x="144780" y="72390"/>
                                  <a:pt x="167640" y="68580"/>
                                </a:cubicBezTo>
                                <a:cubicBezTo>
                                  <a:pt x="190500" y="64770"/>
                                  <a:pt x="214630" y="64770"/>
                                  <a:pt x="228600" y="53340"/>
                                </a:cubicBezTo>
                                <a:cubicBezTo>
                                  <a:pt x="242570" y="41910"/>
                                  <a:pt x="247015" y="20955"/>
                                  <a:pt x="25146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5" name="Freeform 1073741845"/>
                        <wps:cNvSpPr/>
                        <wps:spPr>
                          <a:xfrm>
                            <a:off x="5015389" y="1050826"/>
                            <a:ext cx="214035" cy="289887"/>
                          </a:xfrm>
                          <a:custGeom>
                            <a:avLst/>
                            <a:gdLst>
                              <a:gd name="connsiteX0" fmla="*/ 0 w 214035"/>
                              <a:gd name="connsiteY0" fmla="*/ 289887 h 289887"/>
                              <a:gd name="connsiteX1" fmla="*/ 45720 w 214035"/>
                              <a:gd name="connsiteY1" fmla="*/ 244167 h 289887"/>
                              <a:gd name="connsiteX2" fmla="*/ 83820 w 214035"/>
                              <a:gd name="connsiteY2" fmla="*/ 190827 h 289887"/>
                              <a:gd name="connsiteX3" fmla="*/ 121920 w 214035"/>
                              <a:gd name="connsiteY3" fmla="*/ 152727 h 289887"/>
                              <a:gd name="connsiteX4" fmla="*/ 137160 w 214035"/>
                              <a:gd name="connsiteY4" fmla="*/ 122247 h 289887"/>
                              <a:gd name="connsiteX5" fmla="*/ 175260 w 214035"/>
                              <a:gd name="connsiteY5" fmla="*/ 107007 h 289887"/>
                              <a:gd name="connsiteX6" fmla="*/ 182880 w 214035"/>
                              <a:gd name="connsiteY6" fmla="*/ 68907 h 289887"/>
                              <a:gd name="connsiteX7" fmla="*/ 190500 w 214035"/>
                              <a:gd name="connsiteY7" fmla="*/ 53667 h 289887"/>
                              <a:gd name="connsiteX8" fmla="*/ 213360 w 214035"/>
                              <a:gd name="connsiteY8" fmla="*/ 7947 h 289887"/>
                              <a:gd name="connsiteX9" fmla="*/ 205740 w 214035"/>
                              <a:gd name="connsiteY9" fmla="*/ 327 h 289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035" h="289887">
                                <a:moveTo>
                                  <a:pt x="0" y="289887"/>
                                </a:moveTo>
                                <a:cubicBezTo>
                                  <a:pt x="15875" y="275282"/>
                                  <a:pt x="31750" y="260677"/>
                                  <a:pt x="45720" y="244167"/>
                                </a:cubicBezTo>
                                <a:cubicBezTo>
                                  <a:pt x="59690" y="227657"/>
                                  <a:pt x="71120" y="206067"/>
                                  <a:pt x="83820" y="190827"/>
                                </a:cubicBezTo>
                                <a:cubicBezTo>
                                  <a:pt x="96520" y="175587"/>
                                  <a:pt x="113030" y="164157"/>
                                  <a:pt x="121920" y="152727"/>
                                </a:cubicBezTo>
                                <a:cubicBezTo>
                                  <a:pt x="130810" y="141297"/>
                                  <a:pt x="128270" y="129867"/>
                                  <a:pt x="137160" y="122247"/>
                                </a:cubicBezTo>
                                <a:cubicBezTo>
                                  <a:pt x="146050" y="114627"/>
                                  <a:pt x="167640" y="115897"/>
                                  <a:pt x="175260" y="107007"/>
                                </a:cubicBezTo>
                                <a:cubicBezTo>
                                  <a:pt x="182880" y="98117"/>
                                  <a:pt x="180340" y="77797"/>
                                  <a:pt x="182880" y="68907"/>
                                </a:cubicBezTo>
                                <a:cubicBezTo>
                                  <a:pt x="185420" y="60017"/>
                                  <a:pt x="190500" y="53667"/>
                                  <a:pt x="190500" y="53667"/>
                                </a:cubicBezTo>
                                <a:cubicBezTo>
                                  <a:pt x="195580" y="43507"/>
                                  <a:pt x="210820" y="16837"/>
                                  <a:pt x="213360" y="7947"/>
                                </a:cubicBezTo>
                                <a:cubicBezTo>
                                  <a:pt x="215900" y="-943"/>
                                  <a:pt x="210820" y="-308"/>
                                  <a:pt x="205740" y="32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6" name="Oval 1073741846"/>
                        <wps:cNvSpPr>
                          <a:spLocks noChangeAspect="1"/>
                        </wps:cNvSpPr>
                        <wps:spPr>
                          <a:xfrm>
                            <a:off x="2719016" y="349407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47" name="Oval 1073741847"/>
                        <wps:cNvSpPr>
                          <a:spLocks noChangeAspect="1"/>
                        </wps:cNvSpPr>
                        <wps:spPr>
                          <a:xfrm>
                            <a:off x="2515856" y="3346205"/>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8F21F58" id="Group 29" o:spid="_x0000_s1030" style="position:absolute;margin-left:-27.2pt;margin-top:-14.65pt;width:510pt;height:306.6pt;z-index:251667456;mso-width-relative:margin;mso-height-relative:margin" coordsize="64770,389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">
                <v:group id="Group 12" o:spid="_x0000_s1031" style="position:absolute;width:64770;height:38938" coordsize="64770,3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2" type="#_x0000_t75" style="position:absolute;width:64770;height:38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" filled="t" fillcolor="white [3212]" stroked="t" strokecolor="black [3213]" strokeweight="1pt">
                    <v:imagedata r:id="rId31" o:title="Fish Station Map"/>
                    <v:path arrowok="t"/>
                  </v:shape>
                  <v:shape id="Freeform 14" o:spid="_x0000_s1033" style="position:absolute;left:59436;top:29184;width:1267;height:934;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25;72428,20964;108642,2857;126749,2857;126749,30018;108642,75285;72428,93392;0,48125" o:connectangles="0,0,0,0,0,0,0,0"/>
                  </v:shape>
                  <v:shape id="Freeform 15" o:spid="_x0000_s1034" style="position:absolute;left:35661;top:10058;width:1264;height:933;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01;72209,20953;108313,2856;126365,2856;126365,30003;108313,75247;72209,93345;0,48101" o:connectangles="0,0,0,0,0,0,0,0"/>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35" type="#_x0000_t5" style="position:absolute;left:8440;top:29463;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" fillcolor="black [3213]" strokecolor="black [3213]" strokeweight="2pt">
                  <v:path arrowok="t"/>
                  <o:lock v:ext="edit" aspectratio="t"/>
                </v:shape>
                <v:shape id="Isosceles Triangle 17" o:spid="_x0000_s1036" type="#_x0000_t5" style="position:absolute;left:9577;top:29611;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" fillcolor="black [3213]" strokecolor="black [3213]" strokeweight="2pt">
                  <v:path arrowok="t"/>
                  <o:lock v:ext="edit" aspectratio="t"/>
                </v:shape>
                <v:group id="Group 18" o:spid="_x0000_s1037" style="position:absolute;left:928;top:428;width:27432;height:7963" coordorigin="928,428" coordsize="204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38" style="position:absolute;left:1024;top:1368;width:951;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" fillcolor="red" strokecolor="black [3213]" strokeweight=".5pt">
                    <v:path arrowok="t"/>
                  </v:oval>
                  <v:oval id="Oval 20" o:spid="_x0000_s1039" style="position:absolute;left:1024;top:3370;width:95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" fillcolor="#8fda74" strokecolor="black [3213]" strokeweight=".5pt">
                    <v:path arrowok="t"/>
                  </v:oval>
                  <v:shape id="Isosceles Triangle 21" o:spid="_x0000_s1040" type="#_x0000_t5" style="position:absolute;left:1053;top:5555;width:954;height:1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" fillcolor="black [3213]" strokecolor="black [3213]" strokeweight="2pt">
                    <v:path arrowok="t"/>
                  </v:shape>
                  <v:line id="Straight Connector 22" o:spid="_x0000_s1041" style="position:absolute;visibility:visible;mso-wrap-style:square" from="928,8272" to="2018,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" strokecolor="red" strokeweight="3pt"/>
                  <v:shape id="TextBox 16" o:spid="_x0000_s1042" type="#_x0000_t202" style="position:absolute;left:1706;top:428;width:1727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F7B86AC" w14:textId="77777777" w:rsidR="00CF1C15" w:rsidRDefault="00CF1C15" w:rsidP="00E917E0">
                          <w:pPr>
                            <w:pStyle w:val="NormalWeb"/>
                            <w:spacing w:before="0" w:after="0"/>
                          </w:pPr>
                          <w:r>
                            <w:rPr>
                              <w:rFonts w:ascii="Calibri" w:eastAsia="Times New Roman" w:hAnsi="Calibri"/>
                              <w:kern w:val="24"/>
                              <w:sz w:val="22"/>
                              <w:szCs w:val="22"/>
                            </w:rPr>
                            <w:t xml:space="preserve">- Summer Townet </w:t>
                          </w:r>
                        </w:p>
                      </w:txbxContent>
                    </v:textbox>
                  </v:shape>
                  <v:shape id="TextBox 18" o:spid="_x0000_s1043" type="#_x0000_t202" style="position:absolute;left:1690;top:2430;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5F43889" w14:textId="77777777" w:rsidR="00CF1C15" w:rsidRDefault="00CF1C15" w:rsidP="00E917E0">
                          <w:pPr>
                            <w:pStyle w:val="NormalWeb"/>
                            <w:spacing w:before="0" w:after="0"/>
                          </w:pPr>
                          <w:r>
                            <w:rPr>
                              <w:rFonts w:ascii="Calibri" w:eastAsia="Times New Roman" w:hAnsi="Calibri"/>
                              <w:kern w:val="24"/>
                              <w:sz w:val="22"/>
                              <w:szCs w:val="22"/>
                            </w:rPr>
                            <w:t>- Fall Midwater Trawl</w:t>
                          </w:r>
                        </w:p>
                      </w:txbxContent>
                    </v:textbox>
                  </v:shape>
                  <v:shape id="TextBox 19" o:spid="_x0000_s1044" type="#_x0000_t202" style="position:absolute;left:1690;top:4405;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CAFB82F" w14:textId="77777777" w:rsidR="00CF1C15" w:rsidRDefault="00CF1C15" w:rsidP="00E917E0">
                          <w:pPr>
                            <w:pStyle w:val="NormalWeb"/>
                            <w:spacing w:before="0" w:after="0"/>
                          </w:pPr>
                          <w:r>
                            <w:rPr>
                              <w:rFonts w:ascii="Calibri" w:eastAsia="Times New Roman" w:hAnsi="Calibri"/>
                              <w:kern w:val="24"/>
                              <w:sz w:val="22"/>
                              <w:szCs w:val="22"/>
                            </w:rPr>
                            <w:t>- Beach Seine or Lampara Haul</w:t>
                          </w:r>
                        </w:p>
                      </w:txbxContent>
                    </v:textbox>
                  </v:shape>
                  <v:shape id="TextBox 21" o:spid="_x0000_s1045" type="#_x0000_t202" style="position:absolute;left:1690;top:6581;width:1967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F23B25E" w14:textId="77777777" w:rsidR="00CF1C15" w:rsidRDefault="00CF1C15" w:rsidP="00E917E0">
                          <w:pPr>
                            <w:pStyle w:val="NormalWeb"/>
                            <w:spacing w:before="0" w:after="0"/>
                          </w:pPr>
                          <w:r>
                            <w:rPr>
                              <w:rFonts w:ascii="Calibri" w:eastAsia="Times New Roman" w:hAnsi="Calibri"/>
                              <w:kern w:val="24"/>
                              <w:sz w:val="22"/>
                              <w:szCs w:val="22"/>
                            </w:rPr>
                            <w:t>- ARIS &amp; Electrofishing or Gill Net</w:t>
                          </w:r>
                        </w:p>
                      </w:txbxContent>
                    </v:textbox>
                  </v:shape>
                </v:group>
                <v:shape id="Freeform 29" o:spid="_x0000_s1046" style="position:absolute;left:35480;top:10516;width:1596;height:143;visibility:visible;mso-wrap-style:square;v-text-anchor:middle" coordsize="159544,1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" path="m159544,c108545,,57547,1,30956,2382,4365,4763,2182,9525,,14288e" fillcolor="#d8d8d8 [2732]" strokecolor="#bfbfbf [2412]" strokeweight=".5pt">
                  <v:path arrowok="t" o:connecttype="custom" o:connectlocs="159544,0;30956,2382;0,14288" o:connectangles="0,0,0"/>
                </v:shape>
                <v:oval id="Oval 30" o:spid="_x0000_s1047" style="position:absolute;left:10834;top:28559;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" fillcolor="#8fda74" strokecolor="black [3213]" strokeweight=".5pt">
                  <v:path arrowok="t"/>
                  <o:lock v:ext="edit" aspectratio="t"/>
                </v:oval>
                <v:oval id="Oval 31" o:spid="_x0000_s1048" style="position:absolute;left:10072;top:30536;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" fillcolor="red" strokecolor="black [3213]" strokeweight=".5pt">
                  <v:path arrowok="t"/>
                  <o:lock v:ext="edit" aspectratio="t"/>
                </v:oval>
                <v:shape id="Isosceles Triangle 1073741824" o:spid="_x0000_s1049" type="#_x0000_t5" style="position:absolute;left:27018;top:34696;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8C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5MU7j9FAOT8BgAA//8DAFBLAQItABQABgAIAAAAIQDb4fbL7gAAAIUBAAATAAAAAAAA&#10;AAAAAAAAAAAAAABbQ29udGVudF9UeXBlc10ueG1sUEsBAi0AFAAGAAgAAAAhAFr0LFu/AAAAFQEA&#10;AAsAAAAAAAAAAAAAAAAAHwEAAF9yZWxzLy5yZWxzUEsBAi0AFAAGAAgAAAAhANyPDwLHAAAA4wAA&#10;AA8AAAAAAAAAAAAAAAAABwIAAGRycy9kb3ducmV2LnhtbFBLBQYAAAAAAwADALcAAAD7AgAAAAA=&#10;" fillcolor="black [3213]" strokecolor="black [3213]" strokeweight="2pt">
                  <v:path arrowok="t"/>
                  <o:lock v:ext="edit" aspectratio="t"/>
                </v:shape>
                <v:shape id="Isosceles Triangle 1073741841" o:spid="_x0000_s1050" type="#_x0000_t5" style="position:absolute;left:27827;top:34895;width:732;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" fillcolor="black [3213]" strokecolor="black [3213]" strokeweight="2pt">
                  <v:path arrowok="t"/>
                  <o:lock v:ext="edit" aspectratio="t"/>
                </v:shape>
                <v:shape id="Isosceles Triangle 1073741842" o:spid="_x0000_s1051" type="#_x0000_t5" style="position:absolute;left:28665;top:34772;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dN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kE7j9FAOT8BgAA//8DAFBLAQItABQABgAIAAAAIQDb4fbL7gAAAIUBAAATAAAAAAAA&#10;AAAAAAAAAAAAAABbQ29udGVudF9UeXBlc10ueG1sUEsBAi0AFAAGAAgAAAAhAFr0LFu/AAAAFQEA&#10;AAsAAAAAAAAAAAAAAAAAHwEAAF9yZWxzLy5yZWxzUEsBAi0AFAAGAAgAAAAhAOH1103HAAAA4wAA&#10;AA8AAAAAAAAAAAAAAAAABwIAAGRycy9kb3ducmV2LnhtbFBLBQYAAAAAAwADALcAAAD7AgAAAAA=&#10;" fillcolor="black [3213]" strokecolor="black [3213]" strokeweight="2pt">
                  <v:path arrowok="t"/>
                  <o:lock v:ext="edit" aspectratio="t"/>
                </v:shape>
                <v:shape id="Isosceles Triangle 1073741843" o:spid="_x0000_s1052" type="#_x0000_t5" style="position:absolute;left:9005;top:29409;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" fillcolor="black [3213]" strokecolor="black [3213]" strokeweight="2pt">
                  <v:path arrowok="t"/>
                  <o:lock v:ext="edit" aspectratio="t"/>
                </v:shape>
                <v:shape id="Freeform 1073741844" o:spid="_x0000_s1053" style="position:absolute;left:43067;top:29104;width:2514;height:762;visibility:visible;mso-wrap-style:square;v-text-anchor:middle" coordsize="251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" path="m,60960r53340,7620c68580,71120,72390,76200,91440,76200v19050,,53340,-3810,76200,-7620c190500,64770,214630,64770,228600,53340,242570,41910,247015,20955,251460,e" filled="f" strokecolor="red" strokeweight="2pt">
                  <v:path arrowok="t" o:connecttype="custom" o:connectlocs="0,60960;53340,68580;91440,76200;167640,68580;228600,53340;251460,0" o:connectangles="0,0,0,0,0,0"/>
                </v:shape>
                <v:shape id="Freeform 1073741845" o:spid="_x0000_s1054" style="position:absolute;left:50153;top:10508;width:2141;height:2899;visibility:visible;mso-wrap-style:square;v-text-anchor:middle" coordsize="214035,28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" path="m,289887c15875,275282,31750,260677,45720,244167,59690,227657,71120,206067,83820,190827v12700,-15240,29210,-26670,38100,-38100c130810,141297,128270,129867,137160,122247v8890,-7620,30480,-6350,38100,-15240c182880,98117,180340,77797,182880,68907v2540,-8890,7620,-15240,7620,-15240c195580,43507,210820,16837,213360,7947,215900,-943,210820,-308,205740,327e" filled="f" strokecolor="red" strokeweight="2pt">
                  <v:path arrowok="t" o:connecttype="custom" o:connectlocs="0,289887;45720,244167;83820,190827;121920,152727;137160,122247;175260,107007;182880,68907;190500,53667;213360,7947;205740,327" o:connectangles="0,0,0,0,0,0,0,0,0,0"/>
                </v:shape>
                <v:oval id="Oval 1073741846" o:spid="_x0000_s1055" style="position:absolute;left:27190;top:34940;width:1003;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" fillcolor="red" strokecolor="black [3213]" strokeweight=".5pt">
                  <v:path arrowok="t"/>
                  <o:lock v:ext="edit" aspectratio="t"/>
                </v:oval>
                <v:oval id="Oval 1073741847" o:spid="_x0000_s1056" style="position:absolute;left:25158;top:33462;width:1003;height:1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" fillcolor="#8fda74" strokecolor="black [3213]" strokeweight=".5pt">
                  <v:path arrowok="t"/>
                  <o:lock v:ext="edit" aspectratio="t"/>
                </v:oval>
              </v:group>
            </w:pict>
          </mc:Fallback>
        </mc:AlternateContent>
      </w:r>
    </w:p>
    <w:p w14:paraId="19FAA08C" w14:textId="77777777" w:rsidR="006A2ADF" w:rsidRDefault="006A2ADF" w:rsidP="001A4BBD">
      <w:pPr>
        <w:pStyle w:val="Body"/>
        <w:rPr>
          <w:rFonts w:ascii="Times New Roman" w:hAnsi="Times New Roman" w:cs="Times New Roman"/>
          <w:noProof/>
        </w:rPr>
      </w:pPr>
    </w:p>
    <w:p w14:paraId="3EEDDD9F" w14:textId="77777777"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6EF0A26" wp14:editId="5B653A15">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2CAA" id="Freeform 5" o:spid="_x0000_s1026" style="position:absolute;margin-left:240.15pt;margin-top:2.75pt;width:14.15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142C0B0D" w14:textId="77777777" w:rsidR="00A27634" w:rsidRDefault="00A27634" w:rsidP="001A4BBD">
      <w:pPr>
        <w:rPr>
          <w:rFonts w:ascii="Times New Roman" w:hAnsi="Times New Roman" w:cs="Times New Roman"/>
          <w:noProof/>
        </w:rPr>
      </w:pPr>
    </w:p>
    <w:p w14:paraId="78B0B60E" w14:textId="77777777" w:rsidR="00A27634" w:rsidRDefault="00A27634" w:rsidP="001A4BBD">
      <w:pPr>
        <w:rPr>
          <w:rFonts w:ascii="Times New Roman" w:hAnsi="Times New Roman" w:cs="Times New Roman"/>
          <w:noProof/>
        </w:rPr>
      </w:pPr>
    </w:p>
    <w:p w14:paraId="2E452A1A" w14:textId="77777777" w:rsidR="00A27634" w:rsidRPr="0064488F" w:rsidRDefault="00A27634" w:rsidP="001A4BBD">
      <w:pPr>
        <w:rPr>
          <w:rFonts w:ascii="Times New Roman" w:hAnsi="Times New Roman"/>
          <w:b/>
          <w:sz w:val="24"/>
          <w:szCs w:val="24"/>
        </w:rPr>
      </w:pPr>
      <w:r w:rsidRPr="0089699F">
        <w:rPr>
          <w:rFonts w:ascii="Times New Roman" w:hAnsi="Times New Roman"/>
          <w:b/>
          <w:sz w:val="24"/>
          <w:szCs w:val="24"/>
        </w:rPr>
        <w:t xml:space="preserve">Figure </w:t>
      </w:r>
      <w:r w:rsidR="005A7D52">
        <w:rPr>
          <w:rFonts w:ascii="Times New Roman" w:hAnsi="Times New Roman"/>
          <w:b/>
          <w:sz w:val="24"/>
          <w:szCs w:val="24"/>
        </w:rPr>
        <w:t>9</w:t>
      </w:r>
      <w:r w:rsidRPr="0089699F">
        <w:rPr>
          <w:rFonts w:ascii="Times New Roman" w:hAnsi="Times New Roman"/>
          <w:b/>
          <w:sz w:val="24"/>
          <w:szCs w:val="24"/>
        </w:rPr>
        <w:t xml:space="preserve">. </w:t>
      </w:r>
      <w:r w:rsidRPr="0089699F">
        <w:rPr>
          <w:rFonts w:ascii="Times New Roman" w:hAnsi="Times New Roman"/>
          <w:sz w:val="24"/>
          <w:szCs w:val="24"/>
        </w:rPr>
        <w:t>Map of the proposed sampling sites.</w:t>
      </w:r>
      <w:r w:rsidR="003F5902">
        <w:rPr>
          <w:rFonts w:ascii="Times New Roman" w:hAnsi="Times New Roman"/>
          <w:sz w:val="24"/>
          <w:szCs w:val="24"/>
        </w:rPr>
        <w:t xml:space="preserve"> Four</w:t>
      </w:r>
      <w:r w:rsidRPr="0089699F">
        <w:rPr>
          <w:rFonts w:ascii="Times New Roman" w:hAnsi="Times New Roman"/>
          <w:sz w:val="24"/>
          <w:szCs w:val="24"/>
        </w:rPr>
        <w:t xml:space="preserve"> ARIS locations will be </w:t>
      </w:r>
      <w:r w:rsidR="001616E3">
        <w:rPr>
          <w:rFonts w:ascii="Times New Roman" w:hAnsi="Times New Roman"/>
          <w:sz w:val="24"/>
          <w:szCs w:val="24"/>
        </w:rPr>
        <w:t>selected</w:t>
      </w:r>
      <w:r w:rsidRPr="0089699F">
        <w:rPr>
          <w:rFonts w:ascii="Times New Roman" w:hAnsi="Times New Roman"/>
          <w:sz w:val="24"/>
          <w:szCs w:val="24"/>
        </w:rPr>
        <w:t xml:space="preserve"> at each transect. </w:t>
      </w:r>
    </w:p>
    <w:p w14:paraId="2E6CFA64" w14:textId="77777777" w:rsidR="00674BAC" w:rsidRPr="00435AD2" w:rsidRDefault="00674BAC" w:rsidP="00674BAC">
      <w:pPr>
        <w:pStyle w:val="Body"/>
        <w:spacing w:after="0"/>
        <w:rPr>
          <w:rFonts w:ascii="Times New Roman" w:hAnsi="Times New Roman"/>
        </w:rPr>
      </w:pPr>
      <w:r w:rsidRPr="0064488F">
        <w:rPr>
          <w:rFonts w:ascii="Times New Roman" w:hAnsi="Times New Roman"/>
          <w:sz w:val="24"/>
          <w:szCs w:val="24"/>
        </w:rPr>
        <w:t>Sampling will occur from January through December of 201</w:t>
      </w:r>
      <w:r w:rsidR="00665B97">
        <w:rPr>
          <w:rFonts w:ascii="Times New Roman" w:hAnsi="Times New Roman"/>
          <w:sz w:val="24"/>
          <w:szCs w:val="24"/>
        </w:rPr>
        <w:t>8</w:t>
      </w:r>
      <w:r w:rsidRPr="0089699F">
        <w:rPr>
          <w:rFonts w:ascii="Times New Roman" w:hAnsi="Times New Roman"/>
          <w:sz w:val="24"/>
          <w:szCs w:val="24"/>
        </w:rPr>
        <w:t xml:space="preserve"> (Table </w:t>
      </w:r>
      <w:r w:rsidR="00FA6A93">
        <w:rPr>
          <w:rFonts w:ascii="Times New Roman" w:hAnsi="Times New Roman"/>
          <w:sz w:val="24"/>
          <w:szCs w:val="24"/>
        </w:rPr>
        <w:t>7</w:t>
      </w:r>
      <w:r w:rsidRPr="0089699F">
        <w:rPr>
          <w:rFonts w:ascii="Times New Roman" w:hAnsi="Times New Roman"/>
          <w:sz w:val="24"/>
          <w:szCs w:val="24"/>
        </w:rPr>
        <w:t xml:space="preserve">). </w:t>
      </w:r>
      <w:r w:rsidRPr="0089699F">
        <w:rPr>
          <w:rFonts w:ascii="Times New Roman" w:hAnsi="Times New Roman" w:cs="Times New Roman"/>
          <w:sz w:val="24"/>
          <w:szCs w:val="24"/>
        </w:rPr>
        <w:t xml:space="preserve">All </w:t>
      </w:r>
      <w:r w:rsidR="00A91192">
        <w:rPr>
          <w:rFonts w:ascii="Times New Roman" w:hAnsi="Times New Roman" w:cs="Times New Roman"/>
          <w:sz w:val="24"/>
          <w:szCs w:val="24"/>
        </w:rPr>
        <w:t>b</w:t>
      </w:r>
      <w:r w:rsidRPr="0089699F">
        <w:rPr>
          <w:rFonts w:ascii="Times New Roman" w:hAnsi="Times New Roman" w:cs="Times New Roman"/>
          <w:sz w:val="24"/>
          <w:szCs w:val="24"/>
        </w:rPr>
        <w:t>each seine</w:t>
      </w:r>
      <w:r w:rsidR="00BF2BCE">
        <w:rPr>
          <w:rFonts w:ascii="Times New Roman" w:hAnsi="Times New Roman" w:cs="Times New Roman"/>
          <w:sz w:val="24"/>
          <w:szCs w:val="24"/>
        </w:rPr>
        <w:t xml:space="preserve"> or lampara</w:t>
      </w:r>
      <w:r w:rsidRPr="0089699F">
        <w:rPr>
          <w:rFonts w:ascii="Times New Roman" w:hAnsi="Times New Roman"/>
          <w:sz w:val="24"/>
          <w:szCs w:val="24"/>
        </w:rPr>
        <w:t xml:space="preserve"> sampling will begin in June and end by December</w:t>
      </w:r>
      <w:r w:rsidR="00BF2BCE">
        <w:rPr>
          <w:rFonts w:ascii="Times New Roman" w:hAnsi="Times New Roman"/>
          <w:sz w:val="24"/>
          <w:szCs w:val="24"/>
        </w:rPr>
        <w:t xml:space="preserve"> to coincide with Summer Townet and Fall Midwater Trawl surveys</w:t>
      </w:r>
      <w:r w:rsidRPr="0089699F">
        <w:rPr>
          <w:rFonts w:ascii="Times New Roman" w:hAnsi="Times New Roman"/>
          <w:sz w:val="24"/>
          <w:szCs w:val="24"/>
        </w:rPr>
        <w:t xml:space="preserve">. ARIS evaluations of the boat electrofisher and gill net will occur from January to June. </w:t>
      </w:r>
    </w:p>
    <w:p w14:paraId="25CEAB17" w14:textId="77777777" w:rsidR="00A27634" w:rsidRPr="00435AD2" w:rsidRDefault="00A27634" w:rsidP="001A4BBD">
      <w:pPr>
        <w:pStyle w:val="Body"/>
        <w:spacing w:after="0"/>
        <w:rPr>
          <w:rFonts w:ascii="Times New Roman" w:hAnsi="Times New Roman"/>
        </w:rPr>
      </w:pPr>
    </w:p>
    <w:p w14:paraId="04866641" w14:textId="77777777" w:rsidR="00B83705" w:rsidRDefault="00B83705" w:rsidP="001A4BBD">
      <w:pPr>
        <w:pStyle w:val="Body"/>
        <w:spacing w:after="0"/>
        <w:rPr>
          <w:rFonts w:ascii="Times New Roman" w:hAnsi="Times New Roman"/>
          <w:b/>
        </w:rPr>
      </w:pPr>
    </w:p>
    <w:p w14:paraId="330D775F" w14:textId="77777777" w:rsidR="00B83705" w:rsidRDefault="00B83705" w:rsidP="001A4BBD">
      <w:pPr>
        <w:pStyle w:val="Body"/>
        <w:spacing w:after="0"/>
        <w:rPr>
          <w:rFonts w:ascii="Times New Roman" w:hAnsi="Times New Roman"/>
          <w:b/>
        </w:rPr>
      </w:pPr>
    </w:p>
    <w:p w14:paraId="26A9545A" w14:textId="77777777" w:rsidR="00B83705" w:rsidRDefault="00B83705" w:rsidP="001A4BBD">
      <w:pPr>
        <w:pStyle w:val="Body"/>
        <w:spacing w:after="0"/>
        <w:rPr>
          <w:rFonts w:ascii="Times New Roman" w:hAnsi="Times New Roman"/>
          <w:b/>
        </w:rPr>
      </w:pPr>
    </w:p>
    <w:p w14:paraId="4915B632" w14:textId="77777777" w:rsidR="00B83705" w:rsidRDefault="00B83705" w:rsidP="001A4BBD">
      <w:pPr>
        <w:pStyle w:val="Body"/>
        <w:spacing w:after="0"/>
        <w:rPr>
          <w:rFonts w:ascii="Times New Roman" w:hAnsi="Times New Roman"/>
          <w:b/>
        </w:rPr>
      </w:pPr>
    </w:p>
    <w:p w14:paraId="60FB6A2A" w14:textId="77777777" w:rsidR="00A27634" w:rsidRPr="00435AD2" w:rsidRDefault="00A27634" w:rsidP="001A4BBD">
      <w:pPr>
        <w:pStyle w:val="Body"/>
        <w:spacing w:after="0"/>
        <w:rPr>
          <w:rFonts w:ascii="Times New Roman" w:hAnsi="Times New Roman"/>
        </w:rPr>
      </w:pPr>
      <w:r w:rsidRPr="00435AD2">
        <w:rPr>
          <w:rFonts w:ascii="Times New Roman" w:hAnsi="Times New Roman"/>
          <w:b/>
        </w:rPr>
        <w:t xml:space="preserve">Table </w:t>
      </w:r>
      <w:r w:rsidR="00FA6A93">
        <w:rPr>
          <w:rFonts w:ascii="Times New Roman" w:hAnsi="Times New Roman"/>
          <w:b/>
        </w:rPr>
        <w:t>7</w:t>
      </w:r>
      <w:r w:rsidRPr="00435AD2">
        <w:rPr>
          <w:rFonts w:ascii="Times New Roman" w:hAnsi="Times New Roman"/>
          <w:b/>
        </w:rPr>
        <w:t>.</w:t>
      </w:r>
      <w:r w:rsidRPr="00435AD2">
        <w:rPr>
          <w:rFonts w:ascii="Times New Roman" w:hAnsi="Times New Roman"/>
        </w:rPr>
        <w:t xml:space="preserve"> </w:t>
      </w:r>
      <w:r w:rsidR="00104106">
        <w:rPr>
          <w:rFonts w:ascii="Times New Roman" w:hAnsi="Times New Roman"/>
        </w:rPr>
        <w:t>Maximum sample numbers for g</w:t>
      </w:r>
      <w:r w:rsidR="00104106" w:rsidRPr="00435AD2">
        <w:rPr>
          <w:rFonts w:ascii="Times New Roman" w:hAnsi="Times New Roman"/>
        </w:rPr>
        <w:t xml:space="preserve">ear </w:t>
      </w:r>
      <w:r w:rsidRPr="00435AD2">
        <w:rPr>
          <w:rFonts w:ascii="Times New Roman" w:hAnsi="Times New Roman"/>
        </w:rPr>
        <w:t xml:space="preserve">types </w:t>
      </w:r>
      <w:r w:rsidR="00104106">
        <w:rPr>
          <w:rFonts w:ascii="Times New Roman" w:hAnsi="Times New Roman"/>
        </w:rPr>
        <w:t>and sampling period</w:t>
      </w:r>
      <w:r w:rsidRPr="00435AD2">
        <w:rPr>
          <w:rFonts w:ascii="Times New Roman" w:hAnsi="Times New Roman"/>
        </w:rPr>
        <w:t>. * denotes long term monitoring gear types.</w:t>
      </w:r>
    </w:p>
    <w:tbl>
      <w:tblPr>
        <w:tblW w:w="5505" w:type="dxa"/>
        <w:tblInd w:w="93" w:type="dxa"/>
        <w:tblLook w:val="04A0" w:firstRow="1" w:lastRow="0" w:firstColumn="1" w:lastColumn="0" w:noHBand="0" w:noVBand="1"/>
      </w:tblPr>
      <w:tblGrid>
        <w:gridCol w:w="2535"/>
        <w:gridCol w:w="990"/>
        <w:gridCol w:w="1980"/>
      </w:tblGrid>
      <w:tr w:rsidR="00A27634" w:rsidRPr="0025504B" w14:paraId="3B752037" w14:textId="77777777" w:rsidTr="004F7B85">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4AA78"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Gear Types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1AC95F0"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N</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7500D194"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Sampling Period</w:t>
            </w:r>
          </w:p>
        </w:tc>
      </w:tr>
      <w:tr w:rsidR="00A27634" w:rsidRPr="0025504B" w14:paraId="37104F33" w14:textId="77777777" w:rsidTr="004F7B85">
        <w:trPr>
          <w:trHeight w:val="300"/>
        </w:trPr>
        <w:tc>
          <w:tcPr>
            <w:tcW w:w="2535" w:type="dxa"/>
            <w:tcBorders>
              <w:top w:val="single" w:sz="4" w:space="0" w:color="auto"/>
              <w:left w:val="single" w:sz="4" w:space="0" w:color="auto"/>
              <w:right w:val="single" w:sz="4" w:space="0" w:color="auto"/>
            </w:tcBorders>
            <w:shd w:val="clear" w:color="auto" w:fill="auto"/>
            <w:vAlign w:val="center"/>
            <w:hideMark/>
          </w:tcPr>
          <w:p w14:paraId="1761A4CA" w14:textId="77777777" w:rsidR="00A27634" w:rsidRPr="007F0AF7" w:rsidRDefault="004827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Beach Seine</w:t>
            </w:r>
            <w:r w:rsidR="00167699">
              <w:rPr>
                <w:rFonts w:ascii="Times New Roman" w:eastAsia="Times New Roman" w:hAnsi="Times New Roman" w:cs="Times New Roman"/>
                <w:color w:val="000000"/>
              </w:rPr>
              <w:t xml:space="preserve"> (or lampara)</w:t>
            </w:r>
          </w:p>
        </w:tc>
        <w:tc>
          <w:tcPr>
            <w:tcW w:w="990" w:type="dxa"/>
            <w:tcBorders>
              <w:top w:val="single" w:sz="4" w:space="0" w:color="auto"/>
              <w:left w:val="nil"/>
              <w:right w:val="single" w:sz="4" w:space="0" w:color="auto"/>
            </w:tcBorders>
            <w:shd w:val="clear" w:color="auto" w:fill="auto"/>
            <w:vAlign w:val="center"/>
          </w:tcPr>
          <w:p w14:paraId="17FBA5D0" w14:textId="77777777" w:rsidR="00A27634" w:rsidRPr="007F0AF7" w:rsidRDefault="00104106" w:rsidP="001F76EF">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1F76EF">
              <w:rPr>
                <w:rFonts w:ascii="Times New Roman" w:eastAsia="Times New Roman" w:hAnsi="Times New Roman" w:cs="Times New Roman"/>
                <w:color w:val="000000"/>
              </w:rPr>
              <w:t>56</w:t>
            </w:r>
          </w:p>
        </w:tc>
        <w:tc>
          <w:tcPr>
            <w:tcW w:w="1980" w:type="dxa"/>
            <w:vMerge w:val="restart"/>
            <w:tcBorders>
              <w:top w:val="nil"/>
              <w:left w:val="single" w:sz="4" w:space="0" w:color="auto"/>
              <w:bottom w:val="nil"/>
              <w:right w:val="single" w:sz="4" w:space="0" w:color="auto"/>
            </w:tcBorders>
            <w:shd w:val="clear" w:color="auto" w:fill="auto"/>
            <w:vAlign w:val="center"/>
            <w:hideMark/>
          </w:tcPr>
          <w:p w14:paraId="2C14DA88" w14:textId="77777777" w:rsidR="00A27634" w:rsidRPr="004237DE" w:rsidRDefault="00A27634" w:rsidP="001A4BBD">
            <w:pPr>
              <w:spacing w:after="10"/>
              <w:jc w:val="center"/>
              <w:rPr>
                <w:rFonts w:ascii="Times New Roman" w:eastAsia="Times New Roman" w:hAnsi="Times New Roman" w:cs="Times New Roman"/>
                <w:color w:val="000000"/>
              </w:rPr>
            </w:pPr>
            <w:r w:rsidRPr="004237DE">
              <w:rPr>
                <w:rFonts w:ascii="Times New Roman" w:eastAsia="Times New Roman" w:hAnsi="Times New Roman" w:cs="Times New Roman"/>
                <w:color w:val="000000"/>
              </w:rPr>
              <w:t>Jun-Aug</w:t>
            </w:r>
          </w:p>
        </w:tc>
      </w:tr>
      <w:tr w:rsidR="00A27634" w:rsidRPr="0025504B" w14:paraId="7E207D29" w14:textId="77777777" w:rsidTr="004F7B85">
        <w:trPr>
          <w:trHeight w:val="234"/>
        </w:trPr>
        <w:tc>
          <w:tcPr>
            <w:tcW w:w="2535" w:type="dxa"/>
            <w:tcBorders>
              <w:left w:val="single" w:sz="4" w:space="0" w:color="auto"/>
              <w:bottom w:val="single" w:sz="4" w:space="0" w:color="auto"/>
              <w:right w:val="single" w:sz="4" w:space="0" w:color="auto"/>
            </w:tcBorders>
            <w:shd w:val="clear" w:color="auto" w:fill="auto"/>
            <w:vAlign w:val="center"/>
            <w:hideMark/>
          </w:tcPr>
          <w:p w14:paraId="07BB2F6C" w14:textId="77777777" w:rsidR="00A27634" w:rsidRPr="007F0AF7"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Townet*</w:t>
            </w:r>
          </w:p>
        </w:tc>
        <w:tc>
          <w:tcPr>
            <w:tcW w:w="990" w:type="dxa"/>
            <w:tcBorders>
              <w:left w:val="nil"/>
              <w:bottom w:val="single" w:sz="4" w:space="0" w:color="auto"/>
              <w:right w:val="single" w:sz="4" w:space="0" w:color="auto"/>
            </w:tcBorders>
            <w:shd w:val="clear" w:color="auto" w:fill="auto"/>
            <w:vAlign w:val="center"/>
          </w:tcPr>
          <w:p w14:paraId="3316F82F"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1980" w:type="dxa"/>
            <w:vMerge/>
            <w:tcBorders>
              <w:top w:val="nil"/>
              <w:left w:val="single" w:sz="4" w:space="0" w:color="auto"/>
              <w:bottom w:val="single" w:sz="4" w:space="0" w:color="auto"/>
              <w:right w:val="single" w:sz="4" w:space="0" w:color="auto"/>
            </w:tcBorders>
            <w:vAlign w:val="center"/>
            <w:hideMark/>
          </w:tcPr>
          <w:p w14:paraId="133BF486" w14:textId="77777777" w:rsidR="00A27634" w:rsidRPr="007F0AF7" w:rsidRDefault="00A27634" w:rsidP="001A4BBD">
            <w:pPr>
              <w:spacing w:after="10"/>
              <w:rPr>
                <w:rFonts w:ascii="Times New Roman" w:eastAsia="Times New Roman" w:hAnsi="Times New Roman" w:cs="Times New Roman"/>
                <w:color w:val="000000"/>
              </w:rPr>
            </w:pPr>
          </w:p>
        </w:tc>
      </w:tr>
      <w:tr w:rsidR="00A27634" w:rsidRPr="0025504B" w14:paraId="0FAD5296" w14:textId="77777777" w:rsidTr="00167699">
        <w:trPr>
          <w:trHeight w:val="234"/>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tcPr>
          <w:p w14:paraId="3F6E8ED9" w14:textId="77777777" w:rsidR="00A27634" w:rsidRDefault="00167699"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Beach Seine (or lampara) </w:t>
            </w:r>
            <w:r w:rsidR="00A27634">
              <w:rPr>
                <w:rFonts w:ascii="Times New Roman" w:eastAsia="Times New Roman" w:hAnsi="Times New Roman" w:cs="Times New Roman"/>
                <w:color w:val="000000"/>
              </w:rPr>
              <w:t>Midwater Trawl*</w:t>
            </w:r>
          </w:p>
        </w:tc>
        <w:tc>
          <w:tcPr>
            <w:tcW w:w="990" w:type="dxa"/>
            <w:tcBorders>
              <w:top w:val="single" w:sz="4" w:space="0" w:color="auto"/>
              <w:left w:val="nil"/>
              <w:bottom w:val="single" w:sz="4" w:space="0" w:color="auto"/>
              <w:right w:val="single" w:sz="4" w:space="0" w:color="auto"/>
            </w:tcBorders>
            <w:shd w:val="clear" w:color="auto" w:fill="auto"/>
            <w:vAlign w:val="center"/>
          </w:tcPr>
          <w:p w14:paraId="0F6AE58A" w14:textId="77777777" w:rsidR="00A27634"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88</w:t>
            </w:r>
          </w:p>
          <w:p w14:paraId="12F49648"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1980" w:type="dxa"/>
            <w:tcBorders>
              <w:top w:val="single" w:sz="4" w:space="0" w:color="auto"/>
              <w:left w:val="single" w:sz="4" w:space="0" w:color="auto"/>
              <w:bottom w:val="single" w:sz="4" w:space="0" w:color="auto"/>
              <w:right w:val="single" w:sz="4" w:space="0" w:color="auto"/>
            </w:tcBorders>
            <w:vAlign w:val="center"/>
          </w:tcPr>
          <w:p w14:paraId="4C361602" w14:textId="77777777" w:rsidR="00A27634"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Sep-Dec</w:t>
            </w:r>
          </w:p>
          <w:p w14:paraId="51F71A00"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93E7170"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0745FD24"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Boat Electrofisher</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230D0DD8"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46D8E10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Jan-May</w:t>
            </w:r>
          </w:p>
        </w:tc>
      </w:tr>
      <w:tr w:rsidR="00A27634" w:rsidRPr="0025504B" w14:paraId="796CA871"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3B9294A1"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015CAE26"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5B918A1F"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78A1601"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5886F2E8"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Gill Net</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4C2191D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3EE58E1F"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Apr-Jun</w:t>
            </w:r>
          </w:p>
        </w:tc>
      </w:tr>
      <w:tr w:rsidR="00A27634" w:rsidRPr="0025504B" w14:paraId="4657175A"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577AD690"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1E8646FA"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205DB78B" w14:textId="77777777" w:rsidR="00A27634" w:rsidRPr="007F0AF7" w:rsidRDefault="00A27634" w:rsidP="001A4BBD">
            <w:pPr>
              <w:spacing w:after="10"/>
              <w:jc w:val="center"/>
              <w:rPr>
                <w:rFonts w:ascii="Times New Roman" w:eastAsia="Times New Roman" w:hAnsi="Times New Roman" w:cs="Times New Roman"/>
                <w:color w:val="000000"/>
              </w:rPr>
            </w:pPr>
          </w:p>
        </w:tc>
      </w:tr>
    </w:tbl>
    <w:p w14:paraId="1627B8F5" w14:textId="77777777" w:rsidR="00A27634" w:rsidRPr="00E170EA" w:rsidRDefault="00A27634" w:rsidP="00E170EA">
      <w:pPr>
        <w:pStyle w:val="Heading3"/>
        <w:rPr>
          <w:sz w:val="24"/>
        </w:rPr>
      </w:pPr>
      <w:bookmarkStart w:id="50" w:name="_Toc433352592"/>
      <w:bookmarkStart w:id="51" w:name="_Toc536509200"/>
      <w:r w:rsidRPr="00E170EA">
        <w:rPr>
          <w:sz w:val="24"/>
        </w:rPr>
        <w:lastRenderedPageBreak/>
        <w:t>Description of Sampling Methods</w:t>
      </w:r>
      <w:bookmarkEnd w:id="50"/>
      <w:bookmarkEnd w:id="51"/>
    </w:p>
    <w:p w14:paraId="165AE193" w14:textId="3CD85FCE" w:rsidR="00A27634" w:rsidRPr="00674BAC" w:rsidRDefault="00A27634" w:rsidP="003918A8">
      <w:pPr>
        <w:pStyle w:val="Body"/>
        <w:rPr>
          <w:rFonts w:ascii="Times New Roman" w:hAnsi="Times New Roman" w:cs="Times New Roman"/>
          <w:sz w:val="24"/>
          <w:szCs w:val="24"/>
        </w:rPr>
      </w:pPr>
      <w:r w:rsidRPr="0064488F">
        <w:rPr>
          <w:rFonts w:ascii="Times New Roman" w:hAnsi="Times New Roman"/>
          <w:sz w:val="24"/>
          <w:szCs w:val="24"/>
        </w:rPr>
        <w:t>Data collected with all samples</w:t>
      </w:r>
      <w:r w:rsidR="00AB69C5">
        <w:rPr>
          <w:rFonts w:ascii="Times New Roman" w:hAnsi="Times New Roman"/>
          <w:sz w:val="24"/>
          <w:szCs w:val="24"/>
        </w:rPr>
        <w:t xml:space="preserve"> include</w:t>
      </w:r>
      <w:r w:rsidRPr="0064488F">
        <w:rPr>
          <w:rFonts w:ascii="Times New Roman" w:hAnsi="Times New Roman"/>
          <w:sz w:val="24"/>
          <w:szCs w:val="24"/>
        </w:rPr>
        <w:t xml:space="preserve">: </w:t>
      </w:r>
      <w:r w:rsidR="00674BAC">
        <w:rPr>
          <w:rFonts w:ascii="Times New Roman" w:hAnsi="Times New Roman"/>
          <w:sz w:val="24"/>
          <w:szCs w:val="24"/>
        </w:rPr>
        <w:t>d</w:t>
      </w:r>
      <w:r w:rsidRPr="0064488F">
        <w:rPr>
          <w:rFonts w:ascii="Times New Roman" w:hAnsi="Times New Roman"/>
          <w:sz w:val="24"/>
          <w:szCs w:val="24"/>
        </w:rPr>
        <w:t xml:space="preserve">ate, location, weather, tide stage/water depth, water velocity, surface and bottom specific conductance, surface and bottom water temperature, DO, </w:t>
      </w:r>
    </w:p>
    <w:p w14:paraId="378C6FA3" w14:textId="77777777" w:rsidR="00A27634" w:rsidRPr="0064488F" w:rsidRDefault="00A27634" w:rsidP="003918A8">
      <w:pPr>
        <w:pStyle w:val="Heading3"/>
      </w:pPr>
      <w:bookmarkStart w:id="52" w:name="_Toc536509201"/>
      <w:r w:rsidRPr="0064488F">
        <w:t xml:space="preserve">ARIS Evaluation </w:t>
      </w:r>
      <w:r w:rsidR="00674BAC">
        <w:t>o</w:t>
      </w:r>
      <w:r w:rsidRPr="0064488F">
        <w:t>f Boat Electrofisher and Gill Net</w:t>
      </w:r>
      <w:bookmarkEnd w:id="52"/>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to record the presence and behavior of fish in a 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the site will be electrofished.</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electrofisher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counted.</w:t>
      </w:r>
      <w:r w:rsidRPr="0064488F">
        <w:rPr>
          <w:rFonts w:ascii="Times New Roman" w:hAnsi="Times New Roman" w:cs="Times New Roman"/>
          <w:sz w:val="24"/>
          <w:szCs w:val="24"/>
        </w:rPr>
        <w:t xml:space="preserve"> </w:t>
      </w:r>
      <w:r>
        <w:rPr>
          <w:rFonts w:ascii="Times New Roman" w:hAnsi="Times New Roman" w:cs="Times New Roman"/>
          <w:sz w:val="24"/>
          <w:szCs w:val="24"/>
        </w:rPr>
        <w:t>In the office, fish counts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53" w:name="_Toc536509202"/>
      <w:r>
        <w:t>SAV survey techniques</w:t>
      </w:r>
      <w:bookmarkEnd w:id="53"/>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w/Biobase</w:t>
      </w:r>
    </w:p>
    <w:p w14:paraId="07C89A12" w14:textId="77777777" w:rsidR="003918A8" w:rsidRDefault="003918A8"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54" w:name="_Toc415212245"/>
      <w:bookmarkStart w:id="55" w:name="_Toc433352594"/>
      <w:bookmarkStart w:id="56" w:name="_Toc536509203"/>
      <w:r w:rsidRPr="00E170EA">
        <w:t>Analysis</w:t>
      </w:r>
      <w:bookmarkEnd w:id="54"/>
      <w:bookmarkEnd w:id="55"/>
      <w:bookmarkEnd w:id="56"/>
    </w:p>
    <w:p w14:paraId="7A382465" w14:textId="77777777" w:rsidR="00A27634" w:rsidRPr="0064488F" w:rsidRDefault="00A27634" w:rsidP="001A4BBD">
      <w:pPr>
        <w:rPr>
          <w:rFonts w:ascii="Times New Roman" w:hAnsi="Times New Roman" w:cs="Times New Roman"/>
          <w:sz w:val="24"/>
          <w:szCs w:val="24"/>
        </w:rPr>
      </w:pPr>
      <w:r w:rsidRPr="0064488F">
        <w:rPr>
          <w:rFonts w:ascii="Times New Roman" w:hAnsi="Times New Roman" w:cs="Times New Roman"/>
          <w:sz w:val="24"/>
          <w:szCs w:val="24"/>
        </w:rPr>
        <w:t>The littoral and open water habitat catch-per-unit-effort (CPUE)</w:t>
      </w:r>
      <w:r w:rsidR="00DD5548" w:rsidRPr="0064488F">
        <w:rPr>
          <w:rFonts w:ascii="Times New Roman" w:hAnsi="Times New Roman" w:cs="Times New Roman"/>
          <w:sz w:val="24"/>
          <w:szCs w:val="24"/>
        </w:rPr>
        <w:t>, species composition,</w:t>
      </w:r>
      <w:r w:rsidRPr="0064488F">
        <w:rPr>
          <w:rFonts w:ascii="Times New Roman" w:hAnsi="Times New Roman" w:cs="Times New Roman"/>
          <w:sz w:val="24"/>
          <w:szCs w:val="24"/>
        </w:rPr>
        <w:t xml:space="preserve"> and fork lengths will be summarized for each species in a table or graph. Size-frequency distributions will be plotted for common and listed fishes by habitat type. Environmental data will also be summarized by habitat type in a table. The CPUE of fish captured and size frequency distributions between the lampara net, townet, and midwater trawl will be analyzed using an ANOVA or non-parametric equivalent, and Kolmogorov-Smirnov two sample tests. MANOVA, ANOSIM, or other multivariate analyses will be used to test for differences in community composition. </w:t>
      </w:r>
    </w:p>
    <w:p w14:paraId="56D9231D" w14:textId="1FA98D56" w:rsidR="006C69C5" w:rsidRDefault="00A27634" w:rsidP="00DE5C1D">
      <w:pPr>
        <w:rPr>
          <w:rFonts w:ascii="Times New Roman" w:hAnsi="Times New Roman" w:cs="Times New Roman"/>
          <w:sz w:val="24"/>
          <w:szCs w:val="24"/>
        </w:rPr>
      </w:pPr>
      <w:r w:rsidRPr="0064488F">
        <w:rPr>
          <w:rFonts w:ascii="Times New Roman" w:hAnsi="Times New Roman" w:cs="Times New Roman"/>
          <w:sz w:val="24"/>
          <w:szCs w:val="24"/>
        </w:rPr>
        <w:lastRenderedPageBreak/>
        <w:t>Gear efficiency trials using the block net, sonar, and electrofishing w</w:t>
      </w:r>
      <w:r w:rsidR="00500686">
        <w:rPr>
          <w:rFonts w:ascii="Times New Roman" w:hAnsi="Times New Roman" w:cs="Times New Roman"/>
          <w:sz w:val="24"/>
          <w:szCs w:val="24"/>
        </w:rPr>
        <w:t>ill be qualitatively analyzed. Selection of p</w:t>
      </w:r>
      <w:r w:rsidRPr="0064488F">
        <w:rPr>
          <w:rFonts w:ascii="Times New Roman" w:hAnsi="Times New Roman" w:cs="Times New Roman"/>
          <w:sz w:val="24"/>
          <w:szCs w:val="24"/>
        </w:rPr>
        <w:t xml:space="preserve">ossible sampling locations, set-up time, and learning how to effectively sample will be the focus of these trials. Data gathered from successful gear efficiency trials </w:t>
      </w:r>
      <w:r w:rsidR="00486ACF" w:rsidRPr="0064488F">
        <w:rPr>
          <w:rFonts w:ascii="Times New Roman" w:hAnsi="Times New Roman" w:cs="Times New Roman"/>
          <w:sz w:val="24"/>
          <w:szCs w:val="24"/>
        </w:rPr>
        <w:t>can be used during a formal 201</w:t>
      </w:r>
      <w:r w:rsidR="0017586D">
        <w:rPr>
          <w:rFonts w:ascii="Times New Roman" w:hAnsi="Times New Roman" w:cs="Times New Roman"/>
          <w:sz w:val="24"/>
          <w:szCs w:val="24"/>
        </w:rPr>
        <w:t>9</w:t>
      </w:r>
      <w:r w:rsidR="00486ACF" w:rsidRPr="0064488F">
        <w:rPr>
          <w:rFonts w:ascii="Times New Roman" w:hAnsi="Times New Roman" w:cs="Times New Roman"/>
          <w:sz w:val="24"/>
          <w:szCs w:val="24"/>
        </w:rPr>
        <w:t xml:space="preserve"> gear efficiency test.</w:t>
      </w:r>
    </w:p>
    <w:p w14:paraId="4C20BC13" w14:textId="4F39D1B8" w:rsidR="00C0435E" w:rsidRDefault="00AE09A7" w:rsidP="00AE09A7">
      <w:pPr>
        <w:pStyle w:val="Heading2"/>
      </w:pPr>
      <w:bookmarkStart w:id="57" w:name="_Toc536509204"/>
      <w:r>
        <w:t>Results</w:t>
      </w:r>
      <w:bookmarkEnd w:id="57"/>
    </w:p>
    <w:p w14:paraId="782F5988" w14:textId="3512460B" w:rsidR="00AE09A7" w:rsidRDefault="00AE09A7" w:rsidP="00AE09A7">
      <w:pPr>
        <w:pStyle w:val="Heading2"/>
      </w:pPr>
      <w:bookmarkStart w:id="58" w:name="_Toc536509205"/>
      <w:r>
        <w:t>Discussion</w:t>
      </w:r>
      <w:bookmarkEnd w:id="58"/>
    </w:p>
    <w:p w14:paraId="728B4357" w14:textId="03AE2802" w:rsidR="00C0435E" w:rsidRDefault="00C0435E" w:rsidP="003918A8">
      <w:r>
        <w:t xml:space="preserve">Chapter </w:t>
      </w:r>
      <w:r w:rsidR="003918A8">
        <w:t>4</w:t>
      </w:r>
      <w:r>
        <w:t>: Submerged Aquatic Vegetation</w:t>
      </w:r>
    </w:p>
    <w:p w14:paraId="1F608E97" w14:textId="77777777" w:rsidR="00C0435E" w:rsidRDefault="00C0435E" w:rsidP="00C0435E">
      <w:r>
        <w:t>Contact: Daniel Ellis</w:t>
      </w:r>
    </w:p>
    <w:p w14:paraId="564B0947" w14:textId="77777777" w:rsidR="00C0435E" w:rsidRDefault="00C0435E" w:rsidP="00C0435E">
      <w:r>
        <w:t>1 Feb 2018</w:t>
      </w:r>
    </w:p>
    <w:p w14:paraId="17AFBB24" w14:textId="77777777" w:rsidR="00C0435E" w:rsidRDefault="00C0435E" w:rsidP="00C0435E">
      <w:pPr>
        <w:rPr>
          <w:ins w:id="59" w:author="Ellis, Daniel@Wildlife" w:date="2018-02-01T08:53:00Z"/>
        </w:rPr>
      </w:pPr>
    </w:p>
    <w:p w14:paraId="4BAB1F75" w14:textId="77777777" w:rsidR="00C0435E" w:rsidRPr="00FE6984" w:rsidRDefault="00C0435E" w:rsidP="00C0435E">
      <w:pPr>
        <w:rPr>
          <w:color w:val="FF0000"/>
        </w:rPr>
      </w:pPr>
      <w:r w:rsidRPr="00FE6984">
        <w:rPr>
          <w:color w:val="FF0000"/>
        </w:rPr>
        <w:t xml:space="preserve">Adjustments: </w:t>
      </w:r>
    </w:p>
    <w:p w14:paraId="7EE29B00" w14:textId="77777777" w:rsidR="00C0435E" w:rsidRPr="00FE6984" w:rsidRDefault="00C0435E" w:rsidP="00C0435E">
      <w:pPr>
        <w:rPr>
          <w:color w:val="FF0000"/>
        </w:rPr>
      </w:pPr>
      <w:r w:rsidRPr="00FE6984">
        <w:rPr>
          <w:color w:val="FF0000"/>
        </w:rPr>
        <w:t>SAV mapping using a sonar is limited by the boat</w:t>
      </w:r>
      <w:ins w:id="60" w:author="Ellis, Daniel@Wildlife" w:date="2018-02-01T08:58:00Z">
        <w:r>
          <w:rPr>
            <w:color w:val="FF0000"/>
          </w:rPr>
          <w:t>’</w:t>
        </w:r>
      </w:ins>
      <w:r w:rsidRPr="00FE6984">
        <w:rPr>
          <w:color w:val="FF0000"/>
        </w:rPr>
        <w:t xml:space="preserve">s ability to drive safely above the SAV. In channels, SAV is often found along the banks, where water is shallower and flow slower. This is also an area that is covered by floating vegetation. That vegetation, along with the narrow sonar beam in shallow depths, makes sonar mapping of those areas nearly impossible (for example: interior channels of Browns and Winter). For these reasons: sonar mapping at sites with such channels will not be conducted near the banks. The sonar will be utilized while travelling up the </w:t>
      </w:r>
      <w:r>
        <w:rPr>
          <w:color w:val="FF0000"/>
        </w:rPr>
        <w:t xml:space="preserve">main </w:t>
      </w:r>
      <w:r w:rsidRPr="00FE6984">
        <w:rPr>
          <w:color w:val="FF0000"/>
        </w:rPr>
        <w:t>channels primarily to capture the presumed absence of SAV in</w:t>
      </w:r>
      <w:r>
        <w:rPr>
          <w:color w:val="FF0000"/>
        </w:rPr>
        <w:t xml:space="preserve"> those</w:t>
      </w:r>
      <w:r w:rsidRPr="00FE6984">
        <w:rPr>
          <w:color w:val="FF0000"/>
        </w:rPr>
        <w:t xml:space="preserve"> channels. Assessments of SAV at sites across the delta will be compared using the methods laid out in #1. SAV mapping will be an auxiliary tool but not the primary tool. </w:t>
      </w:r>
    </w:p>
    <w:p w14:paraId="5661447D" w14:textId="77777777" w:rsidR="00C0435E" w:rsidRDefault="00C0435E" w:rsidP="00C0435E"/>
    <w:p w14:paraId="6C8D420E" w14:textId="77777777" w:rsidR="00C0435E" w:rsidRDefault="00C0435E" w:rsidP="00C0435E">
      <w:pPr>
        <w:spacing w:after="0" w:line="240" w:lineRule="auto"/>
      </w:pPr>
      <w:r w:rsidRPr="00CC3B79">
        <w:rPr>
          <w:b/>
        </w:rPr>
        <w:t>Note</w:t>
      </w:r>
      <w:r>
        <w:rPr>
          <w:b/>
        </w:rPr>
        <w:t>s</w:t>
      </w:r>
      <w:r w:rsidRPr="00CC3B79">
        <w:rPr>
          <w:b/>
        </w:rPr>
        <w:t>:</w:t>
      </w:r>
      <w:r>
        <w:t xml:space="preserve"> </w:t>
      </w:r>
    </w:p>
    <w:p w14:paraId="022BFA57" w14:textId="77777777" w:rsidR="00C0435E" w:rsidRPr="00D15D8A" w:rsidRDefault="00C0435E" w:rsidP="00C0435E">
      <w:pPr>
        <w:pStyle w:val="ListParagraph"/>
        <w:numPr>
          <w:ilvl w:val="0"/>
          <w:numId w:val="18"/>
        </w:numPr>
        <w:ind w:left="0" w:firstLine="360"/>
      </w:pPr>
      <w:r>
        <w:t>Many more hypothese</w:t>
      </w:r>
      <w:r w:rsidRPr="00D15D8A">
        <w:t>s can be proposed for the long-term. The following hypotheses focus on SAV and invertebrates. Fish</w:t>
      </w:r>
      <w:r>
        <w:t xml:space="preserve"> </w:t>
      </w:r>
      <w:r w:rsidRPr="00D15D8A">
        <w:t>have not been addressed yet here</w:t>
      </w:r>
      <w:r>
        <w:t xml:space="preserve"> </w:t>
      </w:r>
      <w:r>
        <w:sym w:font="Wingdings" w:char="F04C"/>
      </w:r>
      <w:r>
        <w:t xml:space="preserve"> </w:t>
      </w:r>
      <w:r w:rsidRPr="00D15D8A">
        <w:t xml:space="preserve">. </w:t>
      </w:r>
    </w:p>
    <w:p w14:paraId="6C2F9AC5" w14:textId="77777777" w:rsidR="00C0435E" w:rsidRPr="00D15D8A" w:rsidRDefault="00C0435E" w:rsidP="00C0435E">
      <w:pPr>
        <w:pStyle w:val="ListParagraph"/>
        <w:numPr>
          <w:ilvl w:val="0"/>
          <w:numId w:val="18"/>
        </w:numPr>
        <w:ind w:left="0" w:firstLine="360"/>
      </w:pPr>
      <w:r w:rsidRPr="00D15D8A">
        <w:t>Questions 1 thru 4 utilize the same methodology. Questions 5 and 6 have unique methods.</w:t>
      </w:r>
    </w:p>
    <w:p w14:paraId="79515620" w14:textId="77777777" w:rsidR="00C0435E" w:rsidRDefault="00C0435E" w:rsidP="00C0435E">
      <w:pPr>
        <w:pStyle w:val="ListParagraph"/>
        <w:ind w:left="1800"/>
      </w:pPr>
    </w:p>
    <w:p w14:paraId="40620362" w14:textId="77777777" w:rsidR="00C0435E" w:rsidRDefault="00C0435E" w:rsidP="00C0435E"/>
    <w:p w14:paraId="0B28A6E3" w14:textId="77777777" w:rsidR="00C0435E" w:rsidRPr="00C5590D" w:rsidRDefault="00C0435E" w:rsidP="00C0435E">
      <w:r>
        <w:rPr>
          <w:b/>
        </w:rPr>
        <w:t>Major SAV questions:</w:t>
      </w:r>
    </w:p>
    <w:p w14:paraId="3197159A" w14:textId="77777777" w:rsidR="00C0435E" w:rsidRPr="00F04224" w:rsidRDefault="00C0435E" w:rsidP="00C0435E">
      <w:pPr>
        <w:pStyle w:val="ListParagraph"/>
        <w:numPr>
          <w:ilvl w:val="0"/>
          <w:numId w:val="11"/>
        </w:numPr>
        <w:rPr>
          <w:b/>
          <w:color w:val="7030A0"/>
        </w:rPr>
      </w:pPr>
      <w:r w:rsidRPr="00F04224">
        <w:rPr>
          <w:b/>
          <w:color w:val="7030A0"/>
        </w:rPr>
        <w:t>What is the natural variability in SAV cover, composition, and turnover at intertidal wetland sites around the delta</w:t>
      </w:r>
      <w:r>
        <w:rPr>
          <w:b/>
          <w:color w:val="7030A0"/>
        </w:rPr>
        <w:t xml:space="preserve"> (site-level)</w:t>
      </w:r>
      <w:r w:rsidRPr="00F04224">
        <w:rPr>
          <w:b/>
          <w:color w:val="7030A0"/>
        </w:rPr>
        <w:t>?</w:t>
      </w:r>
    </w:p>
    <w:p w14:paraId="0C248532" w14:textId="77777777" w:rsidR="00C0435E" w:rsidRDefault="00C0435E" w:rsidP="00C0435E">
      <w:pPr>
        <w:pStyle w:val="ListParagraph"/>
      </w:pPr>
      <w:r w:rsidRPr="00C5590D">
        <w:rPr>
          <w:b/>
        </w:rPr>
        <w:t>Rationale:</w:t>
      </w:r>
      <w:r>
        <w:t xml:space="preserve"> In order to contextualize transformations of habitats at wetland restoration sites it will be imperative to understand the landscape-level factors that control large-scale trends in SAV cover and composition. This question will require multiple years of study.</w:t>
      </w:r>
    </w:p>
    <w:p w14:paraId="7016973E" w14:textId="77777777" w:rsidR="00C0435E" w:rsidRDefault="00C0435E" w:rsidP="00C0435E">
      <w:pPr>
        <w:pStyle w:val="ListParagraph"/>
        <w:ind w:firstLine="720"/>
        <w:rPr>
          <w:b/>
        </w:rPr>
      </w:pPr>
      <w:r>
        <w:rPr>
          <w:b/>
        </w:rPr>
        <w:t>Hypotheses:</w:t>
      </w:r>
    </w:p>
    <w:p w14:paraId="2DB51BB0" w14:textId="77777777" w:rsidR="00C0435E" w:rsidRDefault="00C0435E" w:rsidP="00C0435E">
      <w:pPr>
        <w:pStyle w:val="ListParagraph"/>
        <w:numPr>
          <w:ilvl w:val="0"/>
          <w:numId w:val="19"/>
        </w:numPr>
      </w:pPr>
      <w:r>
        <w:lastRenderedPageBreak/>
        <w:t>Natural patterns of SAV cover, composition, and turnover will vary with local and landscape-level factors. After years of data collection, sufficient data should allow for the uncovering of the most important parameters that control SAV.</w:t>
      </w:r>
    </w:p>
    <w:p w14:paraId="17F3F3A6" w14:textId="77777777" w:rsidR="00C0435E" w:rsidRPr="00594AFC" w:rsidRDefault="00C0435E" w:rsidP="00C0435E">
      <w:pPr>
        <w:ind w:left="1440"/>
        <w:rPr>
          <w:b/>
        </w:rPr>
      </w:pPr>
      <w:r w:rsidRPr="00594AFC">
        <w:rPr>
          <w:b/>
        </w:rPr>
        <w:t>Methods</w:t>
      </w:r>
      <w:r>
        <w:rPr>
          <w:b/>
        </w:rPr>
        <w:t xml:space="preserve"> (SAV Mapping)</w:t>
      </w:r>
      <w:r w:rsidRPr="00594AFC">
        <w:rPr>
          <w:b/>
        </w:rPr>
        <w:t>:</w:t>
      </w:r>
    </w:p>
    <w:p w14:paraId="04D6F070" w14:textId="77777777" w:rsidR="00C0435E" w:rsidRPr="00594AFC" w:rsidRDefault="00C0435E" w:rsidP="00C0435E">
      <w:pPr>
        <w:pStyle w:val="ListParagraph"/>
        <w:numPr>
          <w:ilvl w:val="0"/>
          <w:numId w:val="23"/>
        </w:numPr>
        <w:rPr>
          <w:b/>
        </w:rPr>
      </w:pPr>
      <w:r w:rsidRPr="00594AFC">
        <w:rPr>
          <w:b/>
        </w:rPr>
        <w:t>Pre-field work</w:t>
      </w:r>
    </w:p>
    <w:p w14:paraId="44D2B6F4" w14:textId="77777777" w:rsidR="00C0435E" w:rsidRPr="00594AFC" w:rsidRDefault="00C0435E" w:rsidP="00C0435E">
      <w:pPr>
        <w:spacing w:after="0" w:line="240" w:lineRule="auto"/>
        <w:ind w:left="1800"/>
        <w:rPr>
          <w:b/>
        </w:rPr>
      </w:pPr>
      <w:r w:rsidRPr="00594AFC">
        <w:rPr>
          <w:b/>
        </w:rPr>
        <w:t xml:space="preserve">Site selection: </w:t>
      </w:r>
    </w:p>
    <w:p w14:paraId="62C1864E" w14:textId="77777777" w:rsidR="00C0435E" w:rsidRPr="004724B2" w:rsidRDefault="00C0435E" w:rsidP="00C0435E">
      <w:pPr>
        <w:pStyle w:val="ListParagraph"/>
        <w:numPr>
          <w:ilvl w:val="0"/>
          <w:numId w:val="27"/>
        </w:numPr>
        <w:spacing w:after="0" w:line="259" w:lineRule="auto"/>
        <w:ind w:left="1800" w:firstLine="0"/>
        <w:rPr>
          <w:b/>
        </w:rPr>
      </w:pPr>
      <w:r w:rsidRPr="004724B2">
        <w:rPr>
          <w:b/>
        </w:rPr>
        <w:t>Liberty Island &amp; Prospect Island</w:t>
      </w:r>
    </w:p>
    <w:p w14:paraId="354A4C1B" w14:textId="77777777" w:rsidR="00C0435E" w:rsidRDefault="00C0435E" w:rsidP="00C0435E">
      <w:pPr>
        <w:spacing w:after="0"/>
        <w:ind w:left="1890"/>
      </w:pPr>
      <w:r>
        <w:t xml:space="preserve">Rationale: This pair of reference and restoration sites has varying densities of SAV cover. The sites can be used to compare SAV turnover and invertebrate associations in the Cache Slough area. </w:t>
      </w:r>
    </w:p>
    <w:p w14:paraId="7E56859E" w14:textId="77777777" w:rsidR="00C0435E" w:rsidRDefault="00C0435E" w:rsidP="00C0435E">
      <w:pPr>
        <w:spacing w:after="0"/>
        <w:ind w:left="1886"/>
        <w:rPr>
          <w:b/>
        </w:rPr>
      </w:pPr>
    </w:p>
    <w:p w14:paraId="5850E81F" w14:textId="77777777" w:rsidR="00C0435E" w:rsidRDefault="00C0435E" w:rsidP="00C0435E">
      <w:pPr>
        <w:ind w:left="1890"/>
      </w:pPr>
      <w:r w:rsidRPr="00B45A8D">
        <w:rPr>
          <w:b/>
        </w:rPr>
        <w:t>Note:</w:t>
      </w:r>
      <w:r w:rsidRPr="00B72F06">
        <w:t xml:space="preserve"> There is no expectation that Liberty and Prospect </w:t>
      </w:r>
      <w:r>
        <w:t>Island are directly comparable sites this year, since Prospect is currently muted tidal, and has very different habitat</w:t>
      </w:r>
      <w:r w:rsidRPr="00B72F06">
        <w:t xml:space="preserve">. </w:t>
      </w:r>
      <w:r>
        <w:t>Post-restoration, their habitats should increase in similarity, and post-restoration changes can be accessed.</w:t>
      </w:r>
    </w:p>
    <w:p w14:paraId="32E5D27E" w14:textId="77777777" w:rsidR="00C0435E" w:rsidRPr="00C16CA8" w:rsidRDefault="00C0435E" w:rsidP="00C0435E">
      <w:pPr>
        <w:pStyle w:val="ListParagraph"/>
        <w:numPr>
          <w:ilvl w:val="0"/>
          <w:numId w:val="27"/>
        </w:numPr>
        <w:spacing w:after="0"/>
        <w:ind w:left="1890" w:firstLine="0"/>
      </w:pPr>
      <w:r w:rsidRPr="00C16CA8">
        <w:rPr>
          <w:b/>
        </w:rPr>
        <w:t>Browns Island &amp; Winter Island</w:t>
      </w:r>
    </w:p>
    <w:p w14:paraId="35C8EE76" w14:textId="77777777" w:rsidR="00C0435E" w:rsidRDefault="00C0435E" w:rsidP="00C0435E">
      <w:pPr>
        <w:spacing w:after="0"/>
        <w:ind w:left="1890"/>
      </w:pPr>
      <w:r>
        <w:t xml:space="preserve">Rational: This pair of sites has varying SAV cover as well. These sites can be used to test the same questions in the higher-salinity region near the confluence. </w:t>
      </w:r>
    </w:p>
    <w:p w14:paraId="7870F1AA" w14:textId="77777777" w:rsidR="00C0435E" w:rsidRDefault="00C0435E" w:rsidP="00C0435E">
      <w:pPr>
        <w:spacing w:after="0"/>
        <w:ind w:left="1890"/>
      </w:pPr>
    </w:p>
    <w:p w14:paraId="1FF40DEE" w14:textId="77777777" w:rsidR="00C0435E" w:rsidRDefault="00C0435E" w:rsidP="00C0435E">
      <w:pPr>
        <w:pStyle w:val="ListParagraph"/>
        <w:spacing w:after="0" w:line="240" w:lineRule="auto"/>
        <w:ind w:left="1800"/>
        <w:rPr>
          <w:b/>
        </w:rPr>
      </w:pPr>
      <w:r w:rsidRPr="00594AFC">
        <w:rPr>
          <w:b/>
        </w:rPr>
        <w:t>Sample design (timing):</w:t>
      </w:r>
    </w:p>
    <w:p w14:paraId="70C73102" w14:textId="77777777" w:rsidR="00C0435E" w:rsidRPr="00DE047D" w:rsidRDefault="00C0435E" w:rsidP="00C0435E">
      <w:pPr>
        <w:pStyle w:val="ListParagraph"/>
        <w:numPr>
          <w:ilvl w:val="0"/>
          <w:numId w:val="28"/>
        </w:numPr>
        <w:ind w:left="1890" w:firstLine="0"/>
        <w:rPr>
          <w:b/>
        </w:rPr>
      </w:pPr>
      <w:r w:rsidRPr="00DE047D">
        <w:rPr>
          <w:b/>
        </w:rPr>
        <w:t>January/February, March, June, August, &amp; October</w:t>
      </w:r>
    </w:p>
    <w:p w14:paraId="24B019DB" w14:textId="77777777" w:rsidR="00C0435E" w:rsidRPr="004724B2" w:rsidRDefault="00C0435E" w:rsidP="00C0435E">
      <w:pPr>
        <w:ind w:left="1890"/>
        <w:rPr>
          <w:b/>
        </w:rPr>
      </w:pPr>
      <w:r>
        <w:t xml:space="preserve">Rationale: Expect to find lower SAV density in winter. We want to observe the change in biomass and species composition through an annual cycle. This will help to observe SAV turnover on an annual basis. In addition, this special study will aid in determining the necessary intensity of future sampling efforts. Ideally, we would repeat this sub study to obtain an estimate of turnover in wet and dry years. </w:t>
      </w:r>
    </w:p>
    <w:p w14:paraId="12DCB16A" w14:textId="77777777" w:rsidR="00C0435E" w:rsidRPr="00594AFC" w:rsidRDefault="00C0435E" w:rsidP="00C0435E">
      <w:pPr>
        <w:pStyle w:val="ListParagraph"/>
        <w:ind w:left="1800"/>
        <w:rPr>
          <w:b/>
        </w:rPr>
      </w:pPr>
      <w:r w:rsidRPr="00594AFC">
        <w:rPr>
          <w:b/>
        </w:rPr>
        <w:t>Sample design (spatial):</w:t>
      </w:r>
    </w:p>
    <w:p w14:paraId="378EF498" w14:textId="77777777" w:rsidR="00C0435E" w:rsidRDefault="00C0435E" w:rsidP="00C0435E">
      <w:pPr>
        <w:pStyle w:val="ListParagraph"/>
        <w:ind w:left="1800"/>
        <w:rPr>
          <w:b/>
        </w:rPr>
      </w:pPr>
      <w:r>
        <w:rPr>
          <w:noProof/>
        </w:rPr>
        <w:lastRenderedPageBreak/>
        <mc:AlternateContent>
          <mc:Choice Requires="wpg">
            <w:drawing>
              <wp:anchor distT="0" distB="0" distL="114300" distR="114300" simplePos="0" relativeHeight="251674624" behindDoc="0" locked="0" layoutInCell="1" allowOverlap="1" wp14:anchorId="0F7F9E53" wp14:editId="2DE98549">
                <wp:simplePos x="0" y="0"/>
                <wp:positionH relativeFrom="column">
                  <wp:posOffset>-10160</wp:posOffset>
                </wp:positionH>
                <wp:positionV relativeFrom="paragraph">
                  <wp:posOffset>249555</wp:posOffset>
                </wp:positionV>
                <wp:extent cx="6421120" cy="290576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421120" cy="2905760"/>
                          <a:chOff x="0" y="0"/>
                          <a:chExt cx="6421120" cy="2905760"/>
                        </a:xfrm>
                      </wpg:grpSpPr>
                      <pic:pic xmlns:pic="http://schemas.openxmlformats.org/drawingml/2006/picture">
                        <pic:nvPicPr>
                          <pic:cNvPr id="2952" name="Picture 2952"/>
                          <pic:cNvPicPr>
                            <a:picLocks noChangeAspect="1"/>
                          </pic:cNvPicPr>
                        </pic:nvPicPr>
                        <pic:blipFill rotWithShape="1">
                          <a:blip r:embed="rId32">
                            <a:extLst>
                              <a:ext uri="{28A0092B-C50C-407E-A947-70E740481C1C}">
                                <a14:useLocalDpi xmlns:a14="http://schemas.microsoft.com/office/drawing/2010/main" val="0"/>
                              </a:ext>
                            </a:extLst>
                          </a:blip>
                          <a:srcRect l="42906" t="19754" r="12478" b="9135"/>
                          <a:stretch/>
                        </pic:blipFill>
                        <pic:spPr bwMode="auto">
                          <a:xfrm>
                            <a:off x="3180080" y="0"/>
                            <a:ext cx="3241040" cy="2905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54" name="Picture 2954"/>
                          <pic:cNvPicPr>
                            <a:picLocks noChangeAspect="1"/>
                          </pic:cNvPicPr>
                        </pic:nvPicPr>
                        <pic:blipFill rotWithShape="1">
                          <a:blip r:embed="rId33">
                            <a:extLst>
                              <a:ext uri="{28A0092B-C50C-407E-A947-70E740481C1C}">
                                <a14:useLocalDpi xmlns:a14="http://schemas.microsoft.com/office/drawing/2010/main" val="0"/>
                              </a:ext>
                            </a:extLst>
                          </a:blip>
                          <a:srcRect l="43077" t="20057" r="12650" b="10351"/>
                          <a:stretch/>
                        </pic:blipFill>
                        <pic:spPr bwMode="auto">
                          <a:xfrm>
                            <a:off x="0" y="0"/>
                            <a:ext cx="3200400" cy="2829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2B47CD5" id="Group 24" o:spid="_x0000_s1026" style="position:absolute;margin-left:-.8pt;margin-top:19.65pt;width:505.6pt;height:228.8pt;z-index:251674624" coordsize="64211,290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&#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&#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wQKAAAAAAAA&#10;ACEAneYWLFYoAQBWKAEAFAAAAGRycy9tZWRpYS9pbWFnZTIuanBn/9j/4AAQSkZJRgABAQEAYABg&#10;AAD/2wBDAAMCAgMCAgMDAwMEAwMEBQgFBQQEBQoHBwYIDAoMDAsKCwsNDhIQDQ4RDgsLEBYQERMU&#10;FRUVDA8XGBYUGBIUFRT/2wBDAQMEBAUEBQkFBQkUDQsNFBQUFBQUFBQUFBQUFBQUFBQUFBQUFBQU&#10;FBQUFBQUFBQUFBQUFBQUFBQUFBQUFBQUFBT/wAARCALQ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">
                <v:shape id="Picture 2952" o:spid="_x0000_s1027" type="#_x0000_t75" style="position:absolute;left:31800;width:3241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">
                  <v:imagedata r:id="rId34" o:title="" croptop="12946f" cropbottom="5987f" cropleft="28119f" cropright="8178f"/>
                  <v:path arrowok="t"/>
                </v:shape>
                <v:shape id="Picture 2954" o:spid="_x0000_s1028" type="#_x0000_t75" style="position:absolute;width:32004;height:28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">
                  <v:imagedata r:id="rId35" o:title="" croptop="13145f" cropbottom="6784f" cropleft="28231f" cropright="8290f"/>
                  <v:path arrowok="t"/>
                </v:shape>
                <w10:wrap type="topAndBottom"/>
              </v:group>
            </w:pict>
          </mc:Fallback>
        </mc:AlternateContent>
      </w:r>
      <w:r>
        <w:rPr>
          <w:b/>
        </w:rPr>
        <w:t>~</w:t>
      </w:r>
      <w:ins w:id="61" w:author="Ellis, Daniel@Wildlife" w:date="2018-02-01T08:47:00Z">
        <w:r>
          <w:rPr>
            <w:b/>
          </w:rPr>
          <w:t>10</w:t>
        </w:r>
      </w:ins>
      <w:del w:id="62" w:author="Ellis, Daniel@Wildlife" w:date="2018-02-01T08:47:00Z">
        <w:r w:rsidDel="00501E08">
          <w:rPr>
            <w:b/>
          </w:rPr>
          <w:delText>5</w:delText>
        </w:r>
      </w:del>
      <w:r>
        <w:rPr>
          <w:b/>
        </w:rPr>
        <w:t xml:space="preserve"> x </w:t>
      </w:r>
      <w:ins w:id="63" w:author="Ellis, Daniel@Wildlife" w:date="2018-02-01T08:47:00Z">
        <w:r>
          <w:rPr>
            <w:b/>
          </w:rPr>
          <w:t>10</w:t>
        </w:r>
      </w:ins>
      <w:del w:id="64" w:author="Ellis, Daniel@Wildlife" w:date="2018-02-01T08:47:00Z">
        <w:r w:rsidDel="00501E08">
          <w:rPr>
            <w:b/>
          </w:rPr>
          <w:delText>5</w:delText>
        </w:r>
      </w:del>
      <w:r>
        <w:rPr>
          <w:b/>
        </w:rPr>
        <w:t xml:space="preserve"> m quadrats</w:t>
      </w:r>
      <w:r w:rsidRPr="004724B2">
        <w:rPr>
          <w:b/>
          <w:vertAlign w:val="superscript"/>
        </w:rPr>
        <w:t xml:space="preserve"> </w:t>
      </w:r>
      <w:r>
        <w:rPr>
          <w:b/>
        </w:rPr>
        <w:t>–</w:t>
      </w:r>
      <w:r w:rsidRPr="004724B2">
        <w:rPr>
          <w:b/>
        </w:rPr>
        <w:t xml:space="preserve"> </w:t>
      </w:r>
    </w:p>
    <w:p w14:paraId="024A30D5" w14:textId="77777777" w:rsidR="00C0435E" w:rsidRDefault="00C0435E" w:rsidP="00C0435E">
      <w:pPr>
        <w:pStyle w:val="ListParagraph"/>
        <w:ind w:left="1800"/>
        <w:rPr>
          <w:b/>
        </w:rPr>
      </w:pPr>
    </w:p>
    <w:p w14:paraId="73400509" w14:textId="77777777" w:rsidR="00C0435E" w:rsidRDefault="00C0435E" w:rsidP="00C0435E">
      <w:pPr>
        <w:pStyle w:val="ListParagraph"/>
        <w:ind w:left="1800"/>
        <w:rPr>
          <w:noProof/>
        </w:rPr>
      </w:pPr>
    </w:p>
    <w:p w14:paraId="7A0E2A2C" w14:textId="77777777" w:rsidR="00C0435E" w:rsidRDefault="00C0435E" w:rsidP="00C0435E">
      <w:pPr>
        <w:pStyle w:val="ListParagraph"/>
        <w:ind w:left="1800"/>
      </w:pPr>
      <w:r>
        <w:t xml:space="preserve">In general, sampling points will be selected in a random-stratified grid pattern. A grid of </w:t>
      </w:r>
      <w:ins w:id="65" w:author="Ellis, Daniel@Wildlife" w:date="2018-02-01T08:47:00Z">
        <w:r>
          <w:t>10</w:t>
        </w:r>
      </w:ins>
      <w:del w:id="66" w:author="Ellis, Daniel@Wildlife" w:date="2018-02-01T08:47:00Z">
        <w:r w:rsidDel="00501E08">
          <w:delText>5</w:delText>
        </w:r>
      </w:del>
      <w:r>
        <w:t xml:space="preserve"> m x </w:t>
      </w:r>
      <w:del w:id="67" w:author="Ellis, Daniel@Wildlife" w:date="2018-02-01T08:47:00Z">
        <w:r w:rsidDel="00501E08">
          <w:delText>5</w:delText>
        </w:r>
      </w:del>
      <w:ins w:id="68" w:author="Ellis, Daniel@Wildlife" w:date="2018-02-01T08:47:00Z">
        <w:r>
          <w:t>10</w:t>
        </w:r>
      </w:ins>
      <w:r>
        <w:t xml:space="preserve"> m squares will be spread over a site map. Grid cells which fall within SAV depth ranges will be counted. Of those grid cells, ~20–30% will be selected for sampling with a minimum of </w:t>
      </w:r>
      <w:del w:id="69" w:author="Ellis, Daniel@Wildlife" w:date="2018-02-01T08:47:00Z">
        <w:r w:rsidDel="00501E08">
          <w:delText xml:space="preserve">40 </w:delText>
        </w:r>
      </w:del>
      <w:ins w:id="70" w:author="Ellis, Daniel@Wildlife" w:date="2018-02-01T08:47:00Z">
        <w:r>
          <w:t xml:space="preserve">30 </w:t>
        </w:r>
      </w:ins>
      <w:r>
        <w:t xml:space="preserve">and a maximum of </w:t>
      </w:r>
      <w:del w:id="71" w:author="Ellis, Daniel@Wildlife" w:date="2018-02-01T08:47:00Z">
        <w:r w:rsidDel="00501E08">
          <w:delText>120</w:delText>
        </w:r>
      </w:del>
      <w:ins w:id="72" w:author="Ellis, Daniel@Wildlife" w:date="2018-02-01T08:47:00Z">
        <w:r>
          <w:t>100</w:t>
        </w:r>
      </w:ins>
      <w:r>
        <w:t xml:space="preserve">. </w:t>
      </w:r>
      <w:ins w:id="73" w:author="Ellis, Daniel@Wildlife" w:date="2018-02-01T08:48:00Z">
        <w:r>
          <w:t>Three replicate samples</w:t>
        </w:r>
      </w:ins>
      <w:del w:id="74" w:author="Ellis, Daniel@Wildlife" w:date="2018-02-01T08:48:00Z">
        <w:r w:rsidDel="00501E08">
          <w:delText>Samples</w:delText>
        </w:r>
      </w:del>
      <w:r>
        <w:t xml:space="preserve"> will be collected </w:t>
      </w:r>
      <w:ins w:id="75" w:author="Ellis, Daniel@Wildlife" w:date="2018-02-01T08:48:00Z">
        <w:r>
          <w:t xml:space="preserve">haphazardly </w:t>
        </w:r>
      </w:ins>
      <w:r>
        <w:t xml:space="preserve">using a SAV rake from the </w:t>
      </w:r>
      <w:del w:id="76" w:author="Ellis, Daniel@Wildlife" w:date="2018-02-01T08:48:00Z">
        <w:r w:rsidDel="00501E08">
          <w:delText>center of a</w:delText>
        </w:r>
      </w:del>
      <w:r>
        <w:t xml:space="preserve"> grid cell to ensure that samples do not overlap. If logistical constraints preclude the use of some grid cells in the field, the closest replacement can be selected from the remaining grid cells after random selection.</w:t>
      </w:r>
      <w:r w:rsidRPr="00DE047D">
        <w:t xml:space="preserve"> Sampling designs will be modified as necessary to sites with different characteristics.</w:t>
      </w:r>
    </w:p>
    <w:p w14:paraId="0C74CD27" w14:textId="77777777" w:rsidR="00C0435E" w:rsidRPr="001609DE" w:rsidRDefault="00C0435E" w:rsidP="00C0435E">
      <w:pPr>
        <w:pStyle w:val="ListParagraph"/>
        <w:ind w:left="1800"/>
      </w:pPr>
      <w:r w:rsidRPr="00B72F06">
        <w:rPr>
          <w:b/>
        </w:rPr>
        <w:t>Note:</w:t>
      </w:r>
      <w:r w:rsidRPr="00B72F06">
        <w:t xml:space="preserve"> </w:t>
      </w:r>
      <w:r>
        <w:t>In order to compare sites from across the delta (where the majority of sites have SAV in shallow depths and fewer sites have SAV deeper) a lower limit to the bottom depth will be selected to exclude some deeper SAV patches.</w:t>
      </w:r>
    </w:p>
    <w:p w14:paraId="77EF0BAF" w14:textId="77777777" w:rsidR="00C0435E" w:rsidRPr="00DE047D" w:rsidRDefault="00C0435E" w:rsidP="00C0435E">
      <w:pPr>
        <w:pStyle w:val="ListParagraph"/>
        <w:ind w:left="1800"/>
      </w:pPr>
    </w:p>
    <w:p w14:paraId="28A03375" w14:textId="77777777" w:rsidR="00C0435E" w:rsidRPr="00594AFC" w:rsidRDefault="00C0435E" w:rsidP="00C0435E">
      <w:pPr>
        <w:pStyle w:val="ListParagraph"/>
        <w:ind w:left="1800"/>
        <w:rPr>
          <w:b/>
        </w:rPr>
      </w:pPr>
      <w:r w:rsidRPr="00594AFC">
        <w:rPr>
          <w:b/>
        </w:rPr>
        <w:t>Rationale:</w:t>
      </w:r>
      <w:r>
        <w:rPr>
          <w:b/>
        </w:rPr>
        <w:t xml:space="preserve"> </w:t>
      </w:r>
      <w:r w:rsidRPr="00DE047D">
        <w:t xml:space="preserve">In order to scale estimates of invertebrates from within a patch of SAV to the scale of an entire site (March, October), assessments of SAV across the site will be made (March, October). </w:t>
      </w:r>
      <w:r>
        <w:t xml:space="preserve">A </w:t>
      </w:r>
      <w:ins w:id="77" w:author="Ellis, Daniel@Wildlife" w:date="2018-02-01T08:49:00Z">
        <w:r>
          <w:t>10</w:t>
        </w:r>
      </w:ins>
      <w:del w:id="78" w:author="Ellis, Daniel@Wildlife" w:date="2018-02-01T08:49:00Z">
        <w:r w:rsidDel="00501E08">
          <w:delText>5</w:delText>
        </w:r>
      </w:del>
      <w:r>
        <w:t xml:space="preserve"> x </w:t>
      </w:r>
      <w:ins w:id="79" w:author="Ellis, Daniel@Wildlife" w:date="2018-02-01T08:49:00Z">
        <w:r>
          <w:t>10</w:t>
        </w:r>
      </w:ins>
      <w:del w:id="80" w:author="Ellis, Daniel@Wildlife" w:date="2018-02-01T08:49:00Z">
        <w:r w:rsidDel="00501E08">
          <w:delText>5</w:delText>
        </w:r>
      </w:del>
      <w:r>
        <w:t xml:space="preserve"> m quadrat is a realistic grid size to navigate to quickly and also provides a small scale from which SAV data can be collected accurately. </w:t>
      </w:r>
      <w:r w:rsidRPr="00DE047D">
        <w:t>Turnover and spatial cover will be assessed by sampling (January, March, June, August, and October). Sampling the same way across the year will allow for seasonal patterns to be uncovered.</w:t>
      </w:r>
      <w:r>
        <w:rPr>
          <w:b/>
        </w:rPr>
        <w:t xml:space="preserve"> </w:t>
      </w:r>
    </w:p>
    <w:p w14:paraId="24E2E526" w14:textId="77777777" w:rsidR="00C0435E" w:rsidRDefault="00C0435E" w:rsidP="00C0435E">
      <w:pPr>
        <w:pStyle w:val="ListParagraph"/>
        <w:ind w:left="1800"/>
      </w:pPr>
    </w:p>
    <w:p w14:paraId="2F7DADE2" w14:textId="77777777" w:rsidR="00C0435E" w:rsidRPr="00594AFC" w:rsidRDefault="00C0435E" w:rsidP="00C0435E">
      <w:pPr>
        <w:pStyle w:val="ListParagraph"/>
        <w:numPr>
          <w:ilvl w:val="0"/>
          <w:numId w:val="23"/>
        </w:numPr>
        <w:rPr>
          <w:b/>
        </w:rPr>
      </w:pPr>
      <w:r w:rsidRPr="00594AFC">
        <w:rPr>
          <w:b/>
        </w:rPr>
        <w:t>Field work</w:t>
      </w:r>
    </w:p>
    <w:p w14:paraId="03849118" w14:textId="77777777" w:rsidR="00C0435E" w:rsidRDefault="00C0435E" w:rsidP="00C0435E">
      <w:pPr>
        <w:pStyle w:val="ListParagraph"/>
        <w:numPr>
          <w:ilvl w:val="0"/>
          <w:numId w:val="24"/>
        </w:numPr>
      </w:pPr>
      <w:r>
        <w:t xml:space="preserve">Relevant field notes will be taken upon reaching a site. </w:t>
      </w:r>
    </w:p>
    <w:p w14:paraId="0FBEFEF8" w14:textId="77777777" w:rsidR="00C0435E" w:rsidRDefault="00C0435E" w:rsidP="00C0435E">
      <w:pPr>
        <w:pStyle w:val="ListParagraph"/>
        <w:numPr>
          <w:ilvl w:val="0"/>
          <w:numId w:val="24"/>
        </w:numPr>
      </w:pPr>
      <w:r>
        <w:lastRenderedPageBreak/>
        <w:t>A list of pre-selected quadrats will be navigated to.</w:t>
      </w:r>
    </w:p>
    <w:p w14:paraId="2D481AE1" w14:textId="77777777" w:rsidR="00C0435E" w:rsidRDefault="00C0435E" w:rsidP="00C0435E">
      <w:pPr>
        <w:pStyle w:val="ListParagraph"/>
        <w:numPr>
          <w:ilvl w:val="0"/>
          <w:numId w:val="24"/>
        </w:numPr>
      </w:pPr>
      <w:r>
        <w:t>Upon reaching a quadrat, the SAV rake will be lowered into the water and</w:t>
      </w:r>
      <w:ins w:id="81" w:author="Ellis, Daniel@Wildlife" w:date="2018-02-01T08:49:00Z">
        <w:r>
          <w:t xml:space="preserve"> three</w:t>
        </w:r>
      </w:ins>
      <w:del w:id="82" w:author="Ellis, Daniel@Wildlife" w:date="2018-02-01T08:49:00Z">
        <w:r w:rsidDel="00501E08">
          <w:delText xml:space="preserve"> a</w:delText>
        </w:r>
      </w:del>
      <w:r>
        <w:t xml:space="preserve"> sample</w:t>
      </w:r>
      <w:ins w:id="83" w:author="Ellis, Daniel@Wildlife" w:date="2018-02-01T08:49:00Z">
        <w:r>
          <w:t>s</w:t>
        </w:r>
      </w:ins>
      <w:r>
        <w:t xml:space="preserve"> will be collected using standard SOPs for SAV rakes.</w:t>
      </w:r>
    </w:p>
    <w:p w14:paraId="423BF8B7" w14:textId="77777777" w:rsidR="00C0435E" w:rsidRDefault="00C0435E" w:rsidP="00C0435E">
      <w:pPr>
        <w:pStyle w:val="ListParagraph"/>
        <w:numPr>
          <w:ilvl w:val="0"/>
          <w:numId w:val="24"/>
        </w:numPr>
      </w:pPr>
      <w:r>
        <w:t xml:space="preserve"> SAV composition will be taken from % tines covered by SAV. </w:t>
      </w:r>
    </w:p>
    <w:p w14:paraId="11C14931" w14:textId="77777777" w:rsidR="00C0435E" w:rsidRDefault="00C0435E" w:rsidP="00C0435E">
      <w:pPr>
        <w:pStyle w:val="ListParagraph"/>
        <w:numPr>
          <w:ilvl w:val="0"/>
          <w:numId w:val="24"/>
        </w:numPr>
      </w:pPr>
      <w:r>
        <w:t xml:space="preserve">SAV will be weighed using a salad spinner. </w:t>
      </w:r>
    </w:p>
    <w:p w14:paraId="3F21A5EE" w14:textId="77777777" w:rsidR="00C0435E" w:rsidRDefault="00C0435E" w:rsidP="00C0435E">
      <w:pPr>
        <w:pStyle w:val="ListParagraph"/>
        <w:numPr>
          <w:ilvl w:val="0"/>
          <w:numId w:val="24"/>
        </w:numPr>
      </w:pPr>
      <w:r>
        <w:t>SAV need not be kept.</w:t>
      </w:r>
    </w:p>
    <w:p w14:paraId="08E78018" w14:textId="77777777" w:rsidR="00C0435E" w:rsidRDefault="00C0435E" w:rsidP="00C0435E">
      <w:pPr>
        <w:pStyle w:val="ListParagraph"/>
        <w:numPr>
          <w:ilvl w:val="0"/>
          <w:numId w:val="24"/>
        </w:numPr>
      </w:pPr>
      <w:r>
        <w:t>Should a quadrat be unsafe to navigate to, or conditions challenging for another reason, the closest navigable quadrat can be selected using the list of quadrats and an associated map.</w:t>
      </w:r>
    </w:p>
    <w:p w14:paraId="3429CA06" w14:textId="77777777" w:rsidR="00C0435E" w:rsidRDefault="00C0435E" w:rsidP="00C0435E">
      <w:pPr>
        <w:pStyle w:val="ListParagraph"/>
        <w:ind w:left="2160"/>
      </w:pPr>
    </w:p>
    <w:p w14:paraId="42380F96" w14:textId="77777777" w:rsidR="00C0435E" w:rsidRDefault="00C0435E" w:rsidP="00C0435E">
      <w:pPr>
        <w:pStyle w:val="ListParagraph"/>
        <w:numPr>
          <w:ilvl w:val="0"/>
          <w:numId w:val="23"/>
        </w:numPr>
        <w:rPr>
          <w:b/>
        </w:rPr>
      </w:pPr>
      <w:r w:rsidRPr="00F76211">
        <w:rPr>
          <w:b/>
        </w:rPr>
        <w:t>Laboratory</w:t>
      </w:r>
    </w:p>
    <w:p w14:paraId="7BBACB4D" w14:textId="77777777" w:rsidR="00C0435E" w:rsidRDefault="00C0435E" w:rsidP="00C0435E">
      <w:pPr>
        <w:pStyle w:val="ListParagraph"/>
        <w:numPr>
          <w:ilvl w:val="0"/>
          <w:numId w:val="25"/>
        </w:numPr>
      </w:pPr>
      <w:r>
        <w:t>SAV Mapping and assessment should require no laboratory work on a regular basis.</w:t>
      </w:r>
    </w:p>
    <w:p w14:paraId="481632B2" w14:textId="77777777" w:rsidR="00C0435E" w:rsidRDefault="00C0435E" w:rsidP="00C0435E">
      <w:pPr>
        <w:pStyle w:val="ListParagraph"/>
        <w:numPr>
          <w:ilvl w:val="0"/>
          <w:numId w:val="25"/>
        </w:numPr>
      </w:pPr>
      <w:r>
        <w:t>If the salad spinner is not available, or if relationships between wet and dry SAV are not suitable for converting between one another, SAV will be labeled clearly, bagged, and returned to lab for weighing.</w:t>
      </w:r>
    </w:p>
    <w:p w14:paraId="16A3BBE5" w14:textId="77777777" w:rsidR="00C0435E" w:rsidRPr="00D87439" w:rsidRDefault="00C0435E" w:rsidP="00C0435E">
      <w:pPr>
        <w:pStyle w:val="ListParagraph"/>
        <w:numPr>
          <w:ilvl w:val="0"/>
          <w:numId w:val="23"/>
        </w:numPr>
        <w:spacing w:after="0"/>
        <w:rPr>
          <w:b/>
        </w:rPr>
      </w:pPr>
      <w:r w:rsidRPr="00D87439">
        <w:rPr>
          <w:b/>
        </w:rPr>
        <w:t xml:space="preserve">Analysis: </w:t>
      </w:r>
    </w:p>
    <w:p w14:paraId="226C02E1" w14:textId="77777777" w:rsidR="00C0435E" w:rsidRDefault="00C0435E" w:rsidP="00C0435E">
      <w:pPr>
        <w:spacing w:after="0"/>
        <w:ind w:left="1800"/>
        <w:rPr>
          <w:b/>
        </w:rPr>
      </w:pPr>
      <w:r>
        <w:rPr>
          <w:b/>
        </w:rPr>
        <w:t>Hypotheses:</w:t>
      </w:r>
    </w:p>
    <w:p w14:paraId="24B73E8B" w14:textId="77777777" w:rsidR="00C0435E" w:rsidRPr="00E20EDA" w:rsidRDefault="00C0435E" w:rsidP="00C0435E">
      <w:pPr>
        <w:spacing w:after="0"/>
        <w:ind w:left="1800"/>
      </w:pPr>
      <w:r>
        <w:rPr>
          <w:b/>
        </w:rPr>
        <w:t xml:space="preserve">H1: </w:t>
      </w:r>
      <w:r w:rsidRPr="00431415">
        <w:t>Natural patterns of SAV cover, composition, and turnover will vary with local and landscape-level factors. After years of data collection, sufficient data should allow for the uncovering of the most important parameters that control SAV.</w:t>
      </w:r>
    </w:p>
    <w:p w14:paraId="24E714F1" w14:textId="77777777" w:rsidR="00C0435E" w:rsidRPr="001840E1" w:rsidRDefault="00C0435E" w:rsidP="00C0435E">
      <w:pPr>
        <w:pStyle w:val="ListParagraph"/>
        <w:spacing w:after="160" w:line="259" w:lineRule="auto"/>
        <w:ind w:left="1800"/>
        <w:rPr>
          <w:b/>
        </w:rPr>
      </w:pPr>
      <w:r w:rsidRPr="006675EC">
        <w:rPr>
          <w:b/>
        </w:rPr>
        <w:t xml:space="preserve">Analysis: </w:t>
      </w:r>
      <w:r w:rsidRPr="001840E1">
        <w:t xml:space="preserve">SAV biomass, biovolume, </w:t>
      </w:r>
      <w:r>
        <w:t xml:space="preserve">annual turnover, </w:t>
      </w:r>
      <w:r w:rsidRPr="001840E1">
        <w:t xml:space="preserve">and indices of diversity can be analyzed as the response factor of a suite of environmental and biological data. A GAM or GLM can be used to test for the most significant parameters controlling SAV metrics. SAV composition can be visualized along with the above-listed parameters using CCA and nmds. GAMs or multivariate regression analysis can be used to </w:t>
      </w:r>
      <w:r w:rsidRPr="00811835">
        <w:t>determine the significant explanatory factors of such relationships. Significance can be set to 0.05. These analyses can be conducted for each site individually to uncover site-specific factors of importance. A single delta-wide model will incorporate all sites and will uncover landscape-level patterns.</w:t>
      </w:r>
      <w:r>
        <w:rPr>
          <w:b/>
        </w:rPr>
        <w:t xml:space="preserve"> </w:t>
      </w:r>
    </w:p>
    <w:p w14:paraId="501B2F1A" w14:textId="77777777" w:rsidR="00C0435E" w:rsidRPr="006C6FEB" w:rsidRDefault="00C0435E" w:rsidP="00C0435E">
      <w:pPr>
        <w:pStyle w:val="ListParagraph"/>
        <w:ind w:left="1800"/>
      </w:pPr>
    </w:p>
    <w:p w14:paraId="3DEAD236" w14:textId="77777777" w:rsidR="00C0435E" w:rsidRDefault="00C0435E" w:rsidP="00C0435E">
      <w:pPr>
        <w:pStyle w:val="ListParagraph"/>
      </w:pPr>
    </w:p>
    <w:p w14:paraId="748F2C51" w14:textId="77777777" w:rsidR="00C0435E" w:rsidRPr="00F04224" w:rsidRDefault="00C0435E" w:rsidP="00C0435E">
      <w:pPr>
        <w:pStyle w:val="ListParagraph"/>
        <w:numPr>
          <w:ilvl w:val="0"/>
          <w:numId w:val="11"/>
        </w:numPr>
        <w:rPr>
          <w:b/>
          <w:color w:val="006699"/>
        </w:rPr>
      </w:pPr>
      <w:r w:rsidRPr="00F04224">
        <w:rPr>
          <w:b/>
          <w:color w:val="006699"/>
        </w:rPr>
        <w:t>Do the dynamics of SAV cover, composition, and seasonal turnover differ by wetland location within the Delta</w:t>
      </w:r>
      <w:r>
        <w:rPr>
          <w:b/>
          <w:color w:val="006699"/>
        </w:rPr>
        <w:t xml:space="preserve"> (Landscape-level)</w:t>
      </w:r>
      <w:r w:rsidRPr="00F04224">
        <w:rPr>
          <w:b/>
          <w:color w:val="006699"/>
        </w:rPr>
        <w:t xml:space="preserve">? </w:t>
      </w:r>
    </w:p>
    <w:p w14:paraId="33A4234D" w14:textId="77777777" w:rsidR="00C0435E" w:rsidRDefault="00C0435E" w:rsidP="00C0435E">
      <w:pPr>
        <w:pStyle w:val="ListParagraph"/>
      </w:pPr>
      <w:r w:rsidRPr="00C5590D">
        <w:rPr>
          <w:b/>
        </w:rPr>
        <w:t>Rationale:</w:t>
      </w:r>
      <w:r>
        <w:t xml:space="preserve"> Many factors which can control SAV occur at the landscape scale. Collecting monitoring data across the delta will inform management more accurately. Normal SAV cover, composition, and turnover may look very different at sites farther from or closer to the golden gate bridge. This would affect the determination of success at restoration sites. This question will require multiple years of study for a full understanding but preliminary findings will be available after the first complete year of sampling. </w:t>
      </w:r>
    </w:p>
    <w:p w14:paraId="3AEB0ED3" w14:textId="77777777" w:rsidR="00C0435E" w:rsidRDefault="00C0435E" w:rsidP="00C0435E">
      <w:pPr>
        <w:pStyle w:val="ListParagraph"/>
      </w:pPr>
    </w:p>
    <w:p w14:paraId="66A483ED" w14:textId="77777777" w:rsidR="00C0435E" w:rsidRPr="006C6FEB" w:rsidRDefault="00C0435E" w:rsidP="00C0435E">
      <w:pPr>
        <w:pStyle w:val="ListParagraph"/>
        <w:ind w:firstLine="720"/>
        <w:rPr>
          <w:b/>
        </w:rPr>
      </w:pPr>
      <w:r w:rsidRPr="006C6FEB">
        <w:rPr>
          <w:b/>
        </w:rPr>
        <w:t xml:space="preserve">Hypotheses: </w:t>
      </w:r>
    </w:p>
    <w:p w14:paraId="5065FBAE" w14:textId="77777777" w:rsidR="00C0435E" w:rsidRDefault="00C0435E" w:rsidP="00C0435E">
      <w:pPr>
        <w:pStyle w:val="ListParagraph"/>
        <w:numPr>
          <w:ilvl w:val="0"/>
          <w:numId w:val="29"/>
        </w:numPr>
        <w:spacing w:after="160" w:line="259" w:lineRule="auto"/>
      </w:pPr>
      <w:r>
        <w:lastRenderedPageBreak/>
        <w:t>The magnitude SAV turnover at each of four wetlands will differ.</w:t>
      </w:r>
    </w:p>
    <w:p w14:paraId="73752138" w14:textId="77777777" w:rsidR="00C0435E" w:rsidRDefault="00C0435E" w:rsidP="00C0435E">
      <w:pPr>
        <w:pStyle w:val="ListParagraph"/>
        <w:numPr>
          <w:ilvl w:val="0"/>
          <w:numId w:val="29"/>
        </w:numPr>
      </w:pPr>
      <w:r>
        <w:t>The rates of change in SAV biomass will differ for the different species among the four sites.</w:t>
      </w:r>
    </w:p>
    <w:p w14:paraId="6F884778" w14:textId="77777777" w:rsidR="00C0435E" w:rsidRPr="00CF7F2D" w:rsidRDefault="00C0435E" w:rsidP="00C0435E">
      <w:pPr>
        <w:ind w:left="1440"/>
      </w:pPr>
      <w:r w:rsidRPr="00CF7F2D">
        <w:rPr>
          <w:b/>
        </w:rPr>
        <w:t xml:space="preserve">Methods (SAV Mapping): </w:t>
      </w:r>
      <w:r w:rsidRPr="00CF7F2D">
        <w:t>Methods will be the same as in question 1.</w:t>
      </w:r>
    </w:p>
    <w:p w14:paraId="5A2AB69C" w14:textId="77777777" w:rsidR="00C0435E" w:rsidRDefault="00C0435E" w:rsidP="00C0435E">
      <w:pPr>
        <w:spacing w:after="0"/>
        <w:ind w:left="720" w:firstLine="720"/>
        <w:rPr>
          <w:b/>
        </w:rPr>
      </w:pPr>
      <w:r w:rsidRPr="0006784E">
        <w:rPr>
          <w:b/>
        </w:rPr>
        <w:t xml:space="preserve">Analysis: </w:t>
      </w:r>
    </w:p>
    <w:p w14:paraId="33AC6DCB" w14:textId="77777777" w:rsidR="00C0435E" w:rsidRDefault="00C0435E" w:rsidP="00C0435E">
      <w:pPr>
        <w:spacing w:after="0"/>
        <w:ind w:left="720" w:firstLine="720"/>
        <w:rPr>
          <w:b/>
        </w:rPr>
      </w:pPr>
      <w:r>
        <w:rPr>
          <w:b/>
        </w:rPr>
        <w:t>Hypotheses:</w:t>
      </w:r>
    </w:p>
    <w:p w14:paraId="78FCC688" w14:textId="77777777" w:rsidR="00C0435E" w:rsidRDefault="00C0435E" w:rsidP="00C0435E">
      <w:pPr>
        <w:spacing w:after="0"/>
        <w:ind w:left="1440"/>
      </w:pPr>
      <w:r>
        <w:rPr>
          <w:b/>
        </w:rPr>
        <w:t xml:space="preserve">H1: </w:t>
      </w:r>
      <w:r w:rsidRPr="00A41561">
        <w:t>The magnitude SAV turnover at each of four wetlands will differ.</w:t>
      </w:r>
    </w:p>
    <w:p w14:paraId="14593BAE" w14:textId="77777777" w:rsidR="00C0435E" w:rsidRDefault="00C0435E" w:rsidP="00C0435E">
      <w:pPr>
        <w:spacing w:after="0"/>
        <w:ind w:left="1440"/>
        <w:rPr>
          <w:b/>
        </w:rPr>
      </w:pPr>
      <w:r w:rsidRPr="00AF4177">
        <w:rPr>
          <w:b/>
        </w:rPr>
        <w:t xml:space="preserve">Analysis: </w:t>
      </w:r>
      <w:r w:rsidRPr="00A41561">
        <w:t>The rate of SAV turnover can be calculated between pairs of time</w:t>
      </w:r>
      <w:r>
        <w:t xml:space="preserve"> </w:t>
      </w:r>
      <w:r w:rsidRPr="00A41561">
        <w:t>points (</w:t>
      </w:r>
      <w:r>
        <w:t xml:space="preserve">January to </w:t>
      </w:r>
      <w:r w:rsidRPr="00A41561">
        <w:t xml:space="preserve">March, </w:t>
      </w:r>
      <w:r>
        <w:t xml:space="preserve">January to </w:t>
      </w:r>
      <w:r w:rsidRPr="00A41561">
        <w:t xml:space="preserve">October, </w:t>
      </w:r>
      <w:r>
        <w:t>March to October, and January to January</w:t>
      </w:r>
      <w:r w:rsidRPr="00A41561">
        <w:t>).</w:t>
      </w:r>
      <w:r>
        <w:t xml:space="preserve"> Metrics of turnover will be aerial coverage, biomass, and biovolume. Differences can be tested using t-tests.</w:t>
      </w:r>
      <w:r w:rsidRPr="001840E1">
        <w:t xml:space="preserve"> Significance can be set to 0.05.</w:t>
      </w:r>
      <w:r w:rsidRPr="00AF4177">
        <w:rPr>
          <w:b/>
        </w:rPr>
        <w:t xml:space="preserve"> </w:t>
      </w:r>
    </w:p>
    <w:p w14:paraId="3E5347D2" w14:textId="77777777" w:rsidR="00C0435E" w:rsidRDefault="00C0435E" w:rsidP="00C0435E">
      <w:pPr>
        <w:spacing w:after="0"/>
        <w:ind w:left="1440"/>
        <w:rPr>
          <w:b/>
        </w:rPr>
      </w:pPr>
    </w:p>
    <w:p w14:paraId="1BF71351" w14:textId="77777777" w:rsidR="00C0435E" w:rsidRDefault="00C0435E" w:rsidP="00C0435E">
      <w:pPr>
        <w:spacing w:after="0"/>
        <w:ind w:left="1440"/>
      </w:pPr>
      <w:r>
        <w:rPr>
          <w:b/>
        </w:rPr>
        <w:t xml:space="preserve">H2: </w:t>
      </w:r>
      <w:r w:rsidRPr="00A41561">
        <w:t xml:space="preserve">The rates of change in SAV </w:t>
      </w:r>
      <w:r>
        <w:t xml:space="preserve">aerial cover, </w:t>
      </w:r>
      <w:r w:rsidRPr="00A41561">
        <w:t>biomass</w:t>
      </w:r>
      <w:r>
        <w:t>, and biovolume</w:t>
      </w:r>
      <w:r w:rsidRPr="00A41561">
        <w:t xml:space="preserve"> will differ for the different species </w:t>
      </w:r>
      <w:r>
        <w:t xml:space="preserve">of SAV </w:t>
      </w:r>
      <w:r w:rsidRPr="00A41561">
        <w:t>among the four sites.</w:t>
      </w:r>
    </w:p>
    <w:p w14:paraId="70ACBD99" w14:textId="77777777" w:rsidR="00C0435E" w:rsidRPr="00DE4572" w:rsidRDefault="00C0435E" w:rsidP="00C0435E">
      <w:pPr>
        <w:spacing w:after="0"/>
        <w:ind w:left="1440"/>
      </w:pPr>
      <w:r w:rsidRPr="00AF4177">
        <w:rPr>
          <w:b/>
        </w:rPr>
        <w:t xml:space="preserve">Analysis: </w:t>
      </w:r>
      <w:r w:rsidRPr="00DE4572">
        <w:t>The rate of SAV turnover can be calculated between pairs of time points</w:t>
      </w:r>
      <w:r>
        <w:t xml:space="preserve"> for species of SAV</w:t>
      </w:r>
      <w:r w:rsidRPr="00DE4572">
        <w:t xml:space="preserve"> (January to March, January to October, March to October, and January to January). Metrics of turnover will be aerial coverage, biomass, and biovolume. Differences can be tested using t-tests. Significance can be set to 0.05.</w:t>
      </w:r>
    </w:p>
    <w:p w14:paraId="2DF2991C" w14:textId="77777777" w:rsidR="00C0435E" w:rsidRPr="00AF4177" w:rsidRDefault="00C0435E" w:rsidP="00C0435E">
      <w:pPr>
        <w:spacing w:after="0"/>
        <w:ind w:left="1440"/>
      </w:pPr>
    </w:p>
    <w:p w14:paraId="4EE88AD5" w14:textId="77777777" w:rsidR="00C0435E" w:rsidRDefault="00C0435E" w:rsidP="00C0435E">
      <w:pPr>
        <w:pStyle w:val="ListParagraph"/>
      </w:pPr>
    </w:p>
    <w:p w14:paraId="4A22E80B" w14:textId="77777777" w:rsidR="00C0435E" w:rsidRPr="00AF4177" w:rsidRDefault="00C0435E" w:rsidP="00C0435E">
      <w:pPr>
        <w:pStyle w:val="ListParagraph"/>
        <w:numPr>
          <w:ilvl w:val="0"/>
          <w:numId w:val="29"/>
        </w:numPr>
        <w:ind w:left="720"/>
        <w:rPr>
          <w:b/>
          <w:color w:val="008000"/>
        </w:rPr>
      </w:pPr>
      <w:r w:rsidRPr="00AF4177">
        <w:rPr>
          <w:b/>
          <w:color w:val="008000"/>
        </w:rPr>
        <w:t>Are SAV cover, composition, and turnover related to delta outflows?</w:t>
      </w:r>
    </w:p>
    <w:p w14:paraId="382CBF98" w14:textId="77777777" w:rsidR="00C0435E" w:rsidRDefault="00C0435E" w:rsidP="00C0435E">
      <w:pPr>
        <w:pStyle w:val="ListParagraph"/>
      </w:pPr>
      <w:r w:rsidRPr="0098388F">
        <w:rPr>
          <w:b/>
        </w:rPr>
        <w:t>Rationale:</w:t>
      </w:r>
      <w:r>
        <w:t xml:space="preserve"> Delta outflow has a major impact on the vegetation and aquatic biota of the delta ecosystem. Salinity, sedimentation, and a suite of other factors change as the distance from the golden gate bridge increases. Monitoring how SAV interacts with these factors will allow for a better understanding of what should be expected for SAV at sites within the delta.  This question will require multiple years of study.</w:t>
      </w:r>
    </w:p>
    <w:p w14:paraId="27BEFCA4" w14:textId="77777777" w:rsidR="00C0435E" w:rsidRDefault="00C0435E" w:rsidP="00C0435E">
      <w:pPr>
        <w:pStyle w:val="ListParagraph"/>
        <w:ind w:firstLine="720"/>
        <w:rPr>
          <w:b/>
        </w:rPr>
      </w:pPr>
      <w:r w:rsidRPr="006C6FEB">
        <w:rPr>
          <w:b/>
        </w:rPr>
        <w:t xml:space="preserve">Hypotheses: </w:t>
      </w:r>
    </w:p>
    <w:p w14:paraId="64EEF1EC" w14:textId="77777777" w:rsidR="00C0435E" w:rsidRDefault="00C0435E" w:rsidP="00C0435E">
      <w:pPr>
        <w:pStyle w:val="ListParagraph"/>
        <w:numPr>
          <w:ilvl w:val="0"/>
          <w:numId w:val="20"/>
        </w:numPr>
      </w:pPr>
      <w:r>
        <w:t xml:space="preserve"> Patterns of SAV cover, composition, and turnover will largely be related to flow and salinity. Therefore, gradients of those two factors will be the largest explanatory factors of SAV because they are associated with location within the delta.</w:t>
      </w:r>
    </w:p>
    <w:p w14:paraId="3DC3DC7A" w14:textId="77777777" w:rsidR="00C0435E" w:rsidRDefault="00C0435E" w:rsidP="00C0435E">
      <w:pPr>
        <w:ind w:left="720" w:firstLine="720"/>
      </w:pPr>
      <w:r w:rsidRPr="00CF7F2D">
        <w:rPr>
          <w:b/>
        </w:rPr>
        <w:t xml:space="preserve">Methods (SAV Mapping): </w:t>
      </w:r>
      <w:r w:rsidRPr="00CF7F2D">
        <w:t>Methods will be the same as in question 1.</w:t>
      </w:r>
    </w:p>
    <w:p w14:paraId="1DEE03D2" w14:textId="77777777" w:rsidR="00C0435E" w:rsidRDefault="00C0435E" w:rsidP="00C0435E">
      <w:pPr>
        <w:spacing w:after="0"/>
        <w:ind w:left="720" w:firstLine="720"/>
        <w:rPr>
          <w:b/>
        </w:rPr>
      </w:pPr>
      <w:r w:rsidRPr="0006784E">
        <w:rPr>
          <w:b/>
        </w:rPr>
        <w:t xml:space="preserve">Analysis: </w:t>
      </w:r>
    </w:p>
    <w:p w14:paraId="4F155E6A" w14:textId="77777777" w:rsidR="00C0435E" w:rsidRDefault="00C0435E" w:rsidP="00C0435E">
      <w:pPr>
        <w:spacing w:after="0"/>
        <w:ind w:left="720" w:firstLine="720"/>
        <w:rPr>
          <w:b/>
        </w:rPr>
      </w:pPr>
      <w:r>
        <w:rPr>
          <w:b/>
        </w:rPr>
        <w:t>Hypotheses:</w:t>
      </w:r>
    </w:p>
    <w:p w14:paraId="01D3DB28" w14:textId="77777777" w:rsidR="00C0435E" w:rsidRDefault="00C0435E" w:rsidP="00C0435E">
      <w:pPr>
        <w:spacing w:after="0"/>
        <w:ind w:left="1440"/>
      </w:pPr>
      <w:r>
        <w:rPr>
          <w:b/>
        </w:rPr>
        <w:t xml:space="preserve">H1: </w:t>
      </w:r>
      <w:r w:rsidRPr="007B7CF9">
        <w:t xml:space="preserve">Patterns of SAV cover, composition, and turnover will largely be related to flow and salinity. </w:t>
      </w:r>
      <w:r>
        <w:t>Gradients</w:t>
      </w:r>
      <w:r w:rsidRPr="007B7CF9">
        <w:t xml:space="preserve"> of those two factors will be the largest explanatory factors of SAV</w:t>
      </w:r>
      <w:r>
        <w:t>, these are tightly tied to location</w:t>
      </w:r>
      <w:r w:rsidRPr="007B7CF9">
        <w:t xml:space="preserve"> within the delta.</w:t>
      </w:r>
    </w:p>
    <w:p w14:paraId="378B4E6C" w14:textId="77777777" w:rsidR="00C0435E" w:rsidRDefault="00C0435E" w:rsidP="00C0435E">
      <w:pPr>
        <w:spacing w:after="0"/>
        <w:ind w:left="1440"/>
        <w:rPr>
          <w:b/>
        </w:rPr>
      </w:pPr>
      <w:r w:rsidRPr="00AF4177">
        <w:rPr>
          <w:b/>
        </w:rPr>
        <w:t xml:space="preserve">Analysis: </w:t>
      </w:r>
      <w:r w:rsidRPr="00C9384B">
        <w:t>SAV metrics of cover can be analyzed using multiple parameters, including flow and salinity,</w:t>
      </w:r>
      <w:r>
        <w:t xml:space="preserve"> in a GLM or GAM. If flow and salinity are indeed strong predictors they will explain a larger portion of the variance in the model. SAV composition relationships </w:t>
      </w:r>
      <w:r>
        <w:lastRenderedPageBreak/>
        <w:t>to predictor variables can be visually assessed using CCA and nmds plots. SAV metrics of composition can be analyzed using ANOSIM. In addition, CCA can produce visualizations. If location within the delta is a significant factor, groupings of SAV may cluster by regions in the delta. Metrics of turnover will be aerial coverage, biomass, and biovolume. Differences can be tested using t-tests.</w:t>
      </w:r>
      <w:r w:rsidRPr="001840E1">
        <w:t xml:space="preserve"> Significance can be set to 0.05.</w:t>
      </w:r>
    </w:p>
    <w:p w14:paraId="764C4440" w14:textId="77777777" w:rsidR="00C0435E" w:rsidRPr="00CF7F2D" w:rsidRDefault="00C0435E" w:rsidP="00C0435E">
      <w:pPr>
        <w:ind w:left="720" w:firstLine="720"/>
        <w:rPr>
          <w:b/>
        </w:rPr>
      </w:pPr>
    </w:p>
    <w:p w14:paraId="66E332E0" w14:textId="77777777" w:rsidR="00C0435E" w:rsidRDefault="00C0435E" w:rsidP="00C0435E">
      <w:pPr>
        <w:pStyle w:val="ListParagraph"/>
      </w:pPr>
    </w:p>
    <w:p w14:paraId="35239D4F" w14:textId="77777777" w:rsidR="00C0435E" w:rsidRPr="00F04224" w:rsidRDefault="00C0435E" w:rsidP="00C0435E">
      <w:pPr>
        <w:pStyle w:val="ListParagraph"/>
        <w:numPr>
          <w:ilvl w:val="0"/>
          <w:numId w:val="29"/>
        </w:numPr>
        <w:ind w:left="720"/>
        <w:rPr>
          <w:b/>
          <w:color w:val="943634" w:themeColor="accent2" w:themeShade="BF"/>
        </w:rPr>
      </w:pPr>
      <w:r w:rsidRPr="00F04224">
        <w:rPr>
          <w:b/>
          <w:color w:val="943634" w:themeColor="accent2" w:themeShade="BF"/>
        </w:rPr>
        <w:t>How do SAV cover, composition, and turnover respond to restoration of intertidal wetland sites?</w:t>
      </w:r>
    </w:p>
    <w:p w14:paraId="3256A2B0" w14:textId="77777777" w:rsidR="00C0435E" w:rsidRDefault="00C0435E" w:rsidP="00C0435E">
      <w:pPr>
        <w:pStyle w:val="ListParagraph"/>
      </w:pPr>
      <w:r w:rsidRPr="0098388F">
        <w:rPr>
          <w:b/>
        </w:rPr>
        <w:t>Rationale:</w:t>
      </w:r>
      <w:r>
        <w:t xml:space="preserve"> The alteration of habitats as is planned with the restoration sites in the delta is anticipated to have a multitude of interacting effects. In order to adaptively manage restoration sites, it will be important to identify successful and unsuccessful restoration components that can be employed in future restoration plans or incorporated into ongoing restorations. This question will require multiple years of study prior to and after restoration actions occur.</w:t>
      </w:r>
    </w:p>
    <w:p w14:paraId="40ABFC40" w14:textId="77777777" w:rsidR="00C0435E" w:rsidRDefault="00C0435E" w:rsidP="00C0435E">
      <w:pPr>
        <w:pStyle w:val="ListParagraph"/>
        <w:ind w:firstLine="720"/>
        <w:rPr>
          <w:b/>
        </w:rPr>
      </w:pPr>
      <w:r>
        <w:rPr>
          <w:b/>
        </w:rPr>
        <w:t>Hypotheses:</w:t>
      </w:r>
    </w:p>
    <w:p w14:paraId="20F8F393" w14:textId="77777777" w:rsidR="00C0435E" w:rsidRDefault="00C0435E" w:rsidP="00C0435E">
      <w:pPr>
        <w:pStyle w:val="ListParagraph"/>
        <w:numPr>
          <w:ilvl w:val="0"/>
          <w:numId w:val="22"/>
        </w:numPr>
      </w:pPr>
      <w:r>
        <w:t>Restoration sites will evolve after levee breaching proceeds. This evolution will consist of a change in the composition and cover of SAV. (SAV–invertebrate associations will likely follow changes in SAV at the site.)</w:t>
      </w:r>
    </w:p>
    <w:p w14:paraId="09A51D75" w14:textId="77777777" w:rsidR="00C0435E" w:rsidRPr="00CF7F2D" w:rsidRDefault="00C0435E" w:rsidP="00C0435E">
      <w:pPr>
        <w:ind w:left="1440"/>
      </w:pPr>
      <w:r w:rsidRPr="00CF7F2D">
        <w:rPr>
          <w:b/>
        </w:rPr>
        <w:t xml:space="preserve">Methods (SAV Mapping): </w:t>
      </w:r>
      <w:r w:rsidRPr="00CF7F2D">
        <w:t>Methods will be the same as in question 1.</w:t>
      </w:r>
    </w:p>
    <w:p w14:paraId="1E67B6D2" w14:textId="77777777" w:rsidR="00C0435E" w:rsidRPr="00A52A93" w:rsidRDefault="00C0435E" w:rsidP="00C0435E">
      <w:pPr>
        <w:spacing w:after="0" w:line="240" w:lineRule="auto"/>
        <w:ind w:left="720" w:firstLine="720"/>
        <w:rPr>
          <w:b/>
        </w:rPr>
      </w:pPr>
      <w:r w:rsidRPr="00A52A93">
        <w:rPr>
          <w:b/>
        </w:rPr>
        <w:t xml:space="preserve">Analysis: </w:t>
      </w:r>
    </w:p>
    <w:p w14:paraId="0BDD5B4D" w14:textId="77777777" w:rsidR="00C0435E" w:rsidRDefault="00C0435E" w:rsidP="00C0435E">
      <w:pPr>
        <w:pStyle w:val="ListParagraph"/>
        <w:spacing w:after="0" w:line="240" w:lineRule="auto"/>
        <w:ind w:firstLine="720"/>
        <w:rPr>
          <w:b/>
        </w:rPr>
      </w:pPr>
      <w:r>
        <w:rPr>
          <w:b/>
        </w:rPr>
        <w:t>Hypotheses:</w:t>
      </w:r>
    </w:p>
    <w:p w14:paraId="4604579D" w14:textId="77777777" w:rsidR="00C0435E" w:rsidRPr="00E20EDA" w:rsidRDefault="00C0435E" w:rsidP="00C0435E">
      <w:pPr>
        <w:pStyle w:val="ListParagraph"/>
        <w:ind w:left="1440"/>
      </w:pPr>
      <w:r>
        <w:rPr>
          <w:b/>
        </w:rPr>
        <w:t xml:space="preserve">H1: </w:t>
      </w:r>
      <w:r w:rsidRPr="00E20EDA">
        <w:t>1.</w:t>
      </w:r>
      <w:r w:rsidRPr="00E20EDA">
        <w:tab/>
        <w:t>Restoration sites will evolve after levee breaching proceeds. This evolution will consist of a change in the composition and cover of SAV.</w:t>
      </w:r>
    </w:p>
    <w:p w14:paraId="2FA1F62E" w14:textId="77777777" w:rsidR="00C0435E" w:rsidRPr="0045202B" w:rsidRDefault="00C0435E" w:rsidP="00C0435E">
      <w:pPr>
        <w:pStyle w:val="ListParagraph"/>
        <w:spacing w:after="160" w:line="259" w:lineRule="auto"/>
        <w:ind w:left="1800"/>
      </w:pPr>
      <w:r w:rsidRPr="006675EC">
        <w:rPr>
          <w:b/>
        </w:rPr>
        <w:t xml:space="preserve">Analysis: </w:t>
      </w:r>
      <w:r w:rsidRPr="00205E1D">
        <w:t xml:space="preserve">SAV data should be tested for autocorrelation using semivariograms. Assuming no corrections are required, individual metrics of </w:t>
      </w:r>
      <w:r>
        <w:t xml:space="preserve">SAV cover, biomass, and biovolume </w:t>
      </w:r>
      <w:r w:rsidRPr="00205E1D">
        <w:t xml:space="preserve">can compared </w:t>
      </w:r>
      <w:r>
        <w:t xml:space="preserve">between restoration and reference sites. Differences between SAV at discrete time points can be compared using t-tests or a nonparametric version (Wald-Wolfowitz runs test, Mann-Whitney U test). Significance </w:t>
      </w:r>
      <w:r w:rsidRPr="00205E1D">
        <w:t>can be set at 0.05.</w:t>
      </w:r>
      <w:r>
        <w:rPr>
          <w:b/>
        </w:rPr>
        <w:t xml:space="preserve"> </w:t>
      </w:r>
      <w:r>
        <w:t>To track progression over time, a GLMM can be run with restoration status as a factor.</w:t>
      </w:r>
    </w:p>
    <w:p w14:paraId="736E1BDF" w14:textId="77777777" w:rsidR="00C0435E" w:rsidRDefault="00C0435E" w:rsidP="00C0435E">
      <w:pPr>
        <w:ind w:firstLine="720"/>
        <w:rPr>
          <w:b/>
        </w:rPr>
      </w:pPr>
    </w:p>
    <w:p w14:paraId="6230400F" w14:textId="77777777" w:rsidR="00C0435E" w:rsidRPr="00E8602E" w:rsidRDefault="00C0435E" w:rsidP="00C0435E">
      <w:pPr>
        <w:pStyle w:val="ListParagraph"/>
        <w:numPr>
          <w:ilvl w:val="0"/>
          <w:numId w:val="29"/>
        </w:numPr>
        <w:ind w:left="720"/>
        <w:rPr>
          <w:b/>
          <w:color w:val="A50021"/>
        </w:rPr>
      </w:pPr>
      <w:r w:rsidRPr="00E8602E">
        <w:rPr>
          <w:b/>
          <w:color w:val="A50021"/>
        </w:rPr>
        <w:t>How do SAV cover, composition, and turnover affect invertebrate abundance and composition at tidal wetlands?</w:t>
      </w:r>
    </w:p>
    <w:p w14:paraId="701657A3" w14:textId="77777777" w:rsidR="00C0435E" w:rsidRDefault="00C0435E" w:rsidP="00C0435E">
      <w:pPr>
        <w:pStyle w:val="ListParagraph"/>
      </w:pPr>
      <w:r w:rsidRPr="00F4511E">
        <w:rPr>
          <w:b/>
        </w:rPr>
        <w:t>Rationale:</w:t>
      </w:r>
      <w:r>
        <w:t xml:space="preserve"> SAV habitat provides a complex architecture within which many invertebrates thrive. Many of these invertebrates are critical food items for endangered Delta Smelt, Longfin Smelt, and Chinook salmon. Identifying characteristics of SAV that harbor large quantities of ideal fish foods is among the goals of the FRP. Insights into SAV–invertebrate dynamics can inform ongoing and future restorations within the delta. This question will require multiple years of </w:t>
      </w:r>
      <w:r>
        <w:lastRenderedPageBreak/>
        <w:t>study for a full understanding but preliminary findings will be available after the first complete year of sampling.</w:t>
      </w:r>
    </w:p>
    <w:p w14:paraId="242D0067" w14:textId="77777777" w:rsidR="00C0435E" w:rsidRDefault="00C0435E" w:rsidP="00C0435E">
      <w:pPr>
        <w:pStyle w:val="ListParagraph"/>
        <w:ind w:firstLine="720"/>
        <w:rPr>
          <w:b/>
        </w:rPr>
      </w:pPr>
      <w:r>
        <w:rPr>
          <w:b/>
        </w:rPr>
        <w:t>Hypotheses:</w:t>
      </w:r>
    </w:p>
    <w:p w14:paraId="6D753061" w14:textId="77777777" w:rsidR="00C0435E" w:rsidRDefault="00C0435E" w:rsidP="00C0435E">
      <w:pPr>
        <w:pStyle w:val="ListParagraph"/>
        <w:numPr>
          <w:ilvl w:val="0"/>
          <w:numId w:val="21"/>
        </w:numPr>
      </w:pPr>
      <w:r w:rsidRPr="006C6FEB">
        <w:t>Estimates of invertebrate productivity will differ with the density of SAV cover.</w:t>
      </w:r>
    </w:p>
    <w:p w14:paraId="43CDE596" w14:textId="77777777" w:rsidR="00C0435E" w:rsidRDefault="00C0435E" w:rsidP="00C0435E">
      <w:pPr>
        <w:pStyle w:val="ListParagraph"/>
        <w:numPr>
          <w:ilvl w:val="0"/>
          <w:numId w:val="21"/>
        </w:numPr>
        <w:spacing w:after="160" w:line="259" w:lineRule="auto"/>
      </w:pPr>
      <w:r w:rsidRPr="006C6FEB">
        <w:t>Estimates of invertebrate productivity will differ with the species composition of SAV.</w:t>
      </w:r>
    </w:p>
    <w:p w14:paraId="4CED7825" w14:textId="77777777" w:rsidR="00C0435E" w:rsidRDefault="00C0435E" w:rsidP="00C0435E">
      <w:pPr>
        <w:pStyle w:val="ListParagraph"/>
        <w:numPr>
          <w:ilvl w:val="0"/>
          <w:numId w:val="19"/>
        </w:numPr>
        <w:spacing w:after="160" w:line="259" w:lineRule="auto"/>
      </w:pPr>
      <w:r>
        <w:t>Intermediate density SAV will support the most diverse assemblage of SAV-associated invertebrates.</w:t>
      </w:r>
    </w:p>
    <w:p w14:paraId="4D26F650" w14:textId="77777777" w:rsidR="00C0435E" w:rsidRDefault="00C0435E" w:rsidP="00C0435E">
      <w:pPr>
        <w:pStyle w:val="ListParagraph"/>
        <w:numPr>
          <w:ilvl w:val="0"/>
          <w:numId w:val="19"/>
        </w:numPr>
        <w:spacing w:after="160" w:line="259" w:lineRule="auto"/>
      </w:pPr>
      <w:r>
        <w:t xml:space="preserve">Higher rates of change in site-level SAV biomass (i.e. larger net increases since January) will support higher abundances of SAV-associated invertebrates in March and October. </w:t>
      </w:r>
    </w:p>
    <w:p w14:paraId="6AC430DA" w14:textId="77777777" w:rsidR="00C0435E" w:rsidRPr="006C6FEB" w:rsidRDefault="00C0435E" w:rsidP="00C0435E">
      <w:pPr>
        <w:pStyle w:val="ListParagraph"/>
        <w:ind w:left="1800"/>
      </w:pPr>
    </w:p>
    <w:p w14:paraId="03931A94" w14:textId="77777777" w:rsidR="00C0435E" w:rsidRDefault="00C0435E" w:rsidP="00C0435E">
      <w:pPr>
        <w:ind w:left="1440"/>
        <w:rPr>
          <w:b/>
        </w:rPr>
      </w:pPr>
      <w:r w:rsidRPr="00594AFC">
        <w:rPr>
          <w:b/>
        </w:rPr>
        <w:t>Methods</w:t>
      </w:r>
      <w:r>
        <w:rPr>
          <w:b/>
        </w:rPr>
        <w:t xml:space="preserve"> (Invert–SAV associations)</w:t>
      </w:r>
      <w:r w:rsidRPr="00594AFC">
        <w:rPr>
          <w:b/>
        </w:rPr>
        <w:t>:</w:t>
      </w:r>
    </w:p>
    <w:p w14:paraId="3D6F4B26" w14:textId="77777777" w:rsidR="00C0435E" w:rsidRPr="00D87439" w:rsidRDefault="00C0435E" w:rsidP="00C0435E">
      <w:pPr>
        <w:pStyle w:val="ListParagraph"/>
        <w:numPr>
          <w:ilvl w:val="0"/>
          <w:numId w:val="32"/>
        </w:numPr>
        <w:rPr>
          <w:b/>
        </w:rPr>
      </w:pPr>
      <w:r w:rsidRPr="00D87439">
        <w:rPr>
          <w:b/>
        </w:rPr>
        <w:t>Pre-field work</w:t>
      </w:r>
    </w:p>
    <w:p w14:paraId="71A2D129" w14:textId="77777777" w:rsidR="00C0435E" w:rsidRPr="00594AFC" w:rsidRDefault="00C0435E" w:rsidP="00C0435E">
      <w:pPr>
        <w:spacing w:after="0" w:line="240" w:lineRule="auto"/>
        <w:ind w:left="1800"/>
        <w:rPr>
          <w:b/>
        </w:rPr>
      </w:pPr>
      <w:r w:rsidRPr="00594AFC">
        <w:rPr>
          <w:b/>
        </w:rPr>
        <w:t xml:space="preserve">Site selection: </w:t>
      </w:r>
    </w:p>
    <w:p w14:paraId="0E3F025E" w14:textId="77777777" w:rsidR="00C0435E" w:rsidRDefault="00C0435E" w:rsidP="00C0435E">
      <w:pPr>
        <w:pStyle w:val="ListParagraph"/>
        <w:spacing w:after="0" w:line="240" w:lineRule="auto"/>
        <w:ind w:left="1800"/>
      </w:pPr>
      <w:r w:rsidRPr="004724B2">
        <w:t>Samples will be collecte</w:t>
      </w:r>
      <w:r>
        <w:t xml:space="preserve">d at all of our sites across the delta while conducting already-scheduled monitoring activities in 2018. </w:t>
      </w:r>
    </w:p>
    <w:p w14:paraId="224A75FD" w14:textId="77777777" w:rsidR="00C0435E" w:rsidRDefault="00C0435E" w:rsidP="00C0435E">
      <w:pPr>
        <w:pStyle w:val="ListParagraph"/>
        <w:spacing w:after="0" w:line="240" w:lineRule="auto"/>
        <w:ind w:left="1800"/>
        <w:rPr>
          <w:b/>
        </w:rPr>
      </w:pPr>
      <w:r w:rsidRPr="00594AFC">
        <w:rPr>
          <w:b/>
        </w:rPr>
        <w:t>Sample design (timing):</w:t>
      </w:r>
    </w:p>
    <w:p w14:paraId="1D9D3A56" w14:textId="77777777" w:rsidR="00C0435E" w:rsidRPr="00594AFC" w:rsidRDefault="00C0435E" w:rsidP="00C0435E">
      <w:pPr>
        <w:pStyle w:val="ListParagraph"/>
        <w:spacing w:after="0" w:line="240" w:lineRule="auto"/>
        <w:ind w:left="1800"/>
      </w:pPr>
      <w:r w:rsidRPr="00594AFC">
        <w:t>March &amp; October</w:t>
      </w:r>
      <w:r>
        <w:t>-</w:t>
      </w:r>
    </w:p>
    <w:p w14:paraId="33D3BD66" w14:textId="77777777" w:rsidR="00C0435E" w:rsidRDefault="00C0435E" w:rsidP="00C0435E">
      <w:pPr>
        <w:pStyle w:val="ListParagraph"/>
        <w:ind w:left="1800"/>
      </w:pPr>
      <w:r>
        <w:rPr>
          <w:b/>
        </w:rPr>
        <w:t>Rationale</w:t>
      </w:r>
      <w:r w:rsidRPr="00594AFC">
        <w:rPr>
          <w:b/>
        </w:rPr>
        <w:t>:</w:t>
      </w:r>
      <w:r w:rsidRPr="004724B2">
        <w:t xml:space="preserve"> Sampling along with invertebrates in the spring blitz to observe real-time associations between SAV composition and cover.</w:t>
      </w:r>
    </w:p>
    <w:p w14:paraId="5D15C8D2" w14:textId="77777777" w:rsidR="00C0435E" w:rsidRDefault="00C0435E" w:rsidP="00C0435E">
      <w:pPr>
        <w:pStyle w:val="ListParagraph"/>
        <w:ind w:left="1800"/>
        <w:rPr>
          <w:b/>
        </w:rPr>
      </w:pPr>
    </w:p>
    <w:p w14:paraId="27C6072B" w14:textId="77777777" w:rsidR="00C0435E" w:rsidRPr="00594AFC" w:rsidRDefault="00C0435E" w:rsidP="00C0435E">
      <w:pPr>
        <w:pStyle w:val="ListParagraph"/>
        <w:ind w:left="1800"/>
        <w:rPr>
          <w:b/>
        </w:rPr>
      </w:pPr>
      <w:r w:rsidRPr="00594AFC">
        <w:rPr>
          <w:b/>
        </w:rPr>
        <w:t>Sample design (spatial):</w:t>
      </w:r>
    </w:p>
    <w:p w14:paraId="730DBF28" w14:textId="77777777" w:rsidR="00C0435E" w:rsidRPr="004724B2" w:rsidRDefault="00C0435E" w:rsidP="00C0435E">
      <w:pPr>
        <w:pStyle w:val="ListParagraph"/>
        <w:ind w:left="1800"/>
      </w:pPr>
      <w:r>
        <w:rPr>
          <w:b/>
        </w:rPr>
        <w:t>~</w:t>
      </w:r>
      <w:ins w:id="84" w:author="Ellis, Daniel@Wildlife" w:date="2018-02-01T08:50:00Z">
        <w:r>
          <w:rPr>
            <w:b/>
          </w:rPr>
          <w:t>1</w:t>
        </w:r>
      </w:ins>
      <w:del w:id="85" w:author="Ellis, Daniel@Wildlife" w:date="2018-02-01T08:50:00Z">
        <w:r w:rsidDel="00501E08">
          <w:rPr>
            <w:b/>
          </w:rPr>
          <w:delText>5</w:delText>
        </w:r>
      </w:del>
      <w:r>
        <w:rPr>
          <w:b/>
        </w:rPr>
        <w:t xml:space="preserve"> x </w:t>
      </w:r>
      <w:del w:id="86" w:author="Ellis, Daniel@Wildlife" w:date="2018-02-01T08:51:00Z">
        <w:r w:rsidDel="00501E08">
          <w:rPr>
            <w:b/>
          </w:rPr>
          <w:delText>5</w:delText>
        </w:r>
      </w:del>
      <w:ins w:id="87" w:author="Ellis, Daniel@Wildlife" w:date="2018-02-01T08:51:00Z">
        <w:r>
          <w:rPr>
            <w:b/>
          </w:rPr>
          <w:t>1</w:t>
        </w:r>
      </w:ins>
      <w:r>
        <w:rPr>
          <w:b/>
        </w:rPr>
        <w:t xml:space="preserve"> m quadrats</w:t>
      </w:r>
      <w:r w:rsidRPr="004724B2">
        <w:rPr>
          <w:b/>
          <w:vertAlign w:val="superscript"/>
        </w:rPr>
        <w:t xml:space="preserve"> </w:t>
      </w:r>
      <w:r w:rsidRPr="004724B2">
        <w:rPr>
          <w:b/>
        </w:rPr>
        <w:t xml:space="preserve">- </w:t>
      </w:r>
    </w:p>
    <w:p w14:paraId="716B46C2" w14:textId="77777777" w:rsidR="00C0435E" w:rsidRDefault="00C0435E" w:rsidP="00C0435E">
      <w:pPr>
        <w:pStyle w:val="ListParagraph"/>
        <w:ind w:left="1800"/>
      </w:pPr>
      <w:r w:rsidRPr="004724B2">
        <w:t xml:space="preserve">Sampling for SAV will </w:t>
      </w:r>
      <w:r>
        <w:t xml:space="preserve">occur concurrently using a d-frame sweep net followed by a standard SAV rake in the same location. </w:t>
      </w:r>
    </w:p>
    <w:p w14:paraId="3B86699A" w14:textId="77777777" w:rsidR="00C0435E" w:rsidRPr="00594AFC" w:rsidRDefault="00C0435E" w:rsidP="00C0435E">
      <w:pPr>
        <w:pStyle w:val="ListParagraph"/>
        <w:ind w:left="1800"/>
        <w:rPr>
          <w:b/>
        </w:rPr>
      </w:pPr>
      <w:r w:rsidRPr="00594AFC">
        <w:rPr>
          <w:b/>
        </w:rPr>
        <w:t>Rationale:</w:t>
      </w:r>
      <w:r>
        <w:rPr>
          <w:b/>
        </w:rPr>
        <w:t xml:space="preserve"> </w:t>
      </w:r>
      <w:r w:rsidRPr="00594AFC">
        <w:t>SAV-associated invertebrates are small and are thought to be associated with microhabitats created by the SAV around them. Collection of invertebrates and SAV within a small quadrat should ensure that the invertebrates collected are representative of the SAV they came from.</w:t>
      </w:r>
      <w:r>
        <w:rPr>
          <w:b/>
        </w:rPr>
        <w:t xml:space="preserve"> </w:t>
      </w:r>
    </w:p>
    <w:p w14:paraId="2E8E0CCB" w14:textId="77777777" w:rsidR="00C0435E" w:rsidRDefault="00C0435E" w:rsidP="00C0435E">
      <w:pPr>
        <w:pStyle w:val="ListParagraph"/>
        <w:ind w:left="1800"/>
      </w:pPr>
    </w:p>
    <w:p w14:paraId="1A8D850A" w14:textId="77777777" w:rsidR="00C0435E" w:rsidRPr="00594AFC" w:rsidRDefault="00C0435E" w:rsidP="00C0435E">
      <w:pPr>
        <w:pStyle w:val="ListParagraph"/>
        <w:numPr>
          <w:ilvl w:val="0"/>
          <w:numId w:val="32"/>
        </w:numPr>
        <w:rPr>
          <w:b/>
        </w:rPr>
      </w:pPr>
      <w:r w:rsidRPr="00594AFC">
        <w:rPr>
          <w:b/>
        </w:rPr>
        <w:t>Field work</w:t>
      </w:r>
    </w:p>
    <w:p w14:paraId="42359A70" w14:textId="77777777" w:rsidR="00C0435E" w:rsidRDefault="00C0435E" w:rsidP="00C0435E">
      <w:pPr>
        <w:pStyle w:val="ListParagraph"/>
        <w:ind w:left="1800"/>
      </w:pPr>
      <w:r>
        <w:t xml:space="preserve">Sites will be selected per the current SOPs for SAV-invertebrate samples. </w:t>
      </w:r>
    </w:p>
    <w:p w14:paraId="1D72914F" w14:textId="77777777" w:rsidR="00C0435E" w:rsidRDefault="00C0435E" w:rsidP="00C0435E">
      <w:pPr>
        <w:pStyle w:val="ListParagraph"/>
        <w:numPr>
          <w:ilvl w:val="0"/>
          <w:numId w:val="24"/>
        </w:numPr>
      </w:pPr>
      <w:r>
        <w:t xml:space="preserve">Relevant field notes will be taken upon reaching a site. </w:t>
      </w:r>
    </w:p>
    <w:p w14:paraId="4F3D3646" w14:textId="77777777" w:rsidR="00C0435E" w:rsidRDefault="00C0435E" w:rsidP="00C0435E">
      <w:pPr>
        <w:pStyle w:val="ListParagraph"/>
        <w:numPr>
          <w:ilvl w:val="0"/>
          <w:numId w:val="24"/>
        </w:numPr>
      </w:pPr>
      <w:r>
        <w:t>A sweep net sample will be collected and stored for invertebrates.</w:t>
      </w:r>
    </w:p>
    <w:p w14:paraId="7A580C91" w14:textId="77777777" w:rsidR="00C0435E" w:rsidRDefault="00C0435E" w:rsidP="00C0435E">
      <w:pPr>
        <w:pStyle w:val="ListParagraph"/>
        <w:numPr>
          <w:ilvl w:val="0"/>
          <w:numId w:val="24"/>
        </w:numPr>
      </w:pPr>
      <w:r>
        <w:t>A SAV rake sample will be collected from the exact location from which the sweep net sampling was conducted.</w:t>
      </w:r>
    </w:p>
    <w:p w14:paraId="1EE72185" w14:textId="77777777" w:rsidR="00C0435E" w:rsidRDefault="00C0435E" w:rsidP="00C0435E">
      <w:pPr>
        <w:pStyle w:val="ListParagraph"/>
        <w:numPr>
          <w:ilvl w:val="0"/>
          <w:numId w:val="24"/>
        </w:numPr>
      </w:pPr>
      <w:r>
        <w:t xml:space="preserve">SAV composition will be taken from % tines covered by SAV. </w:t>
      </w:r>
    </w:p>
    <w:p w14:paraId="23FDB51F" w14:textId="77777777" w:rsidR="00C0435E" w:rsidRDefault="00C0435E" w:rsidP="00C0435E">
      <w:pPr>
        <w:pStyle w:val="ListParagraph"/>
        <w:numPr>
          <w:ilvl w:val="0"/>
          <w:numId w:val="24"/>
        </w:numPr>
      </w:pPr>
      <w:r>
        <w:t xml:space="preserve">SAV will be weighed using a salad spinner. </w:t>
      </w:r>
    </w:p>
    <w:p w14:paraId="571A3CE1" w14:textId="77777777" w:rsidR="00C0435E" w:rsidRDefault="00C0435E" w:rsidP="00C0435E">
      <w:pPr>
        <w:pStyle w:val="ListParagraph"/>
        <w:numPr>
          <w:ilvl w:val="0"/>
          <w:numId w:val="24"/>
        </w:numPr>
      </w:pPr>
      <w:r>
        <w:t>SAV need not be kept.</w:t>
      </w:r>
    </w:p>
    <w:p w14:paraId="249E5CAE" w14:textId="77777777" w:rsidR="00C0435E" w:rsidRDefault="00C0435E" w:rsidP="00C0435E">
      <w:pPr>
        <w:pStyle w:val="ListParagraph"/>
        <w:ind w:left="1800"/>
      </w:pPr>
    </w:p>
    <w:p w14:paraId="6A5649FD" w14:textId="77777777" w:rsidR="00C0435E" w:rsidRDefault="00C0435E" w:rsidP="00C0435E">
      <w:pPr>
        <w:pStyle w:val="ListParagraph"/>
        <w:numPr>
          <w:ilvl w:val="0"/>
          <w:numId w:val="32"/>
        </w:numPr>
        <w:rPr>
          <w:b/>
        </w:rPr>
      </w:pPr>
      <w:r w:rsidRPr="00F76211">
        <w:rPr>
          <w:b/>
        </w:rPr>
        <w:lastRenderedPageBreak/>
        <w:t>Laboratory</w:t>
      </w:r>
    </w:p>
    <w:p w14:paraId="0B615364" w14:textId="77777777" w:rsidR="00C0435E" w:rsidRDefault="00C0435E" w:rsidP="00C0435E">
      <w:pPr>
        <w:pStyle w:val="ListParagraph"/>
        <w:numPr>
          <w:ilvl w:val="0"/>
          <w:numId w:val="25"/>
        </w:numPr>
      </w:pPr>
      <w:r>
        <w:t>Sample jars and field data will be entered into the necessary databases and tables.</w:t>
      </w:r>
    </w:p>
    <w:p w14:paraId="2FC8ED0F" w14:textId="77777777" w:rsidR="00C0435E" w:rsidRDefault="00C0435E" w:rsidP="00C0435E">
      <w:pPr>
        <w:pStyle w:val="ListParagraph"/>
        <w:numPr>
          <w:ilvl w:val="0"/>
          <w:numId w:val="25"/>
        </w:numPr>
      </w:pPr>
      <w:r>
        <w:t>Invertebrates captured in the sweep net will be separated and enumerated to the lowest taxonomic level possible.</w:t>
      </w:r>
    </w:p>
    <w:p w14:paraId="4A3B2819" w14:textId="77777777" w:rsidR="00C0435E" w:rsidRDefault="00C0435E" w:rsidP="00C0435E">
      <w:pPr>
        <w:pStyle w:val="ListParagraph"/>
        <w:numPr>
          <w:ilvl w:val="0"/>
          <w:numId w:val="25"/>
        </w:numPr>
      </w:pPr>
      <w:r>
        <w:t>Dry weight calculations of vegetation caught in the sweep nets will be conducted in the laboratory.</w:t>
      </w:r>
    </w:p>
    <w:p w14:paraId="5A7E2424" w14:textId="77777777" w:rsidR="00C0435E" w:rsidRDefault="00C0435E" w:rsidP="00C0435E">
      <w:pPr>
        <w:pStyle w:val="ListParagraph"/>
        <w:ind w:left="2160"/>
      </w:pPr>
    </w:p>
    <w:p w14:paraId="343D69D9" w14:textId="77777777" w:rsidR="00C0435E" w:rsidRDefault="00C0435E" w:rsidP="00C0435E">
      <w:pPr>
        <w:pStyle w:val="ListParagraph"/>
        <w:numPr>
          <w:ilvl w:val="0"/>
          <w:numId w:val="32"/>
        </w:numPr>
        <w:rPr>
          <w:b/>
        </w:rPr>
      </w:pPr>
      <w:r>
        <w:rPr>
          <w:b/>
        </w:rPr>
        <w:t>Sample processing</w:t>
      </w:r>
    </w:p>
    <w:p w14:paraId="33126B78" w14:textId="77777777" w:rsidR="00C0435E" w:rsidRDefault="00C0435E" w:rsidP="00C0435E">
      <w:pPr>
        <w:pStyle w:val="ListParagraph"/>
        <w:numPr>
          <w:ilvl w:val="0"/>
          <w:numId w:val="26"/>
        </w:numPr>
      </w:pPr>
      <w:r>
        <w:t xml:space="preserve">SAV weights from vegetation caught in a sweep net will be added to vegetation from SAV rakes at the same point. </w:t>
      </w:r>
    </w:p>
    <w:p w14:paraId="64B1B8ED" w14:textId="77777777" w:rsidR="00C0435E" w:rsidRDefault="00C0435E" w:rsidP="00C0435E">
      <w:pPr>
        <w:pStyle w:val="ListParagraph"/>
        <w:numPr>
          <w:ilvl w:val="0"/>
          <w:numId w:val="26"/>
        </w:numPr>
      </w:pPr>
      <w:r>
        <w:t xml:space="preserve">Invertebrate data will be assessed using counts, measurements, and as CPUE based on the dry weight and wet weight of the SAV in the sweep net. </w:t>
      </w:r>
    </w:p>
    <w:p w14:paraId="1110503D" w14:textId="77777777" w:rsidR="00C0435E" w:rsidRDefault="00C0435E" w:rsidP="00C0435E">
      <w:pPr>
        <w:pStyle w:val="ListParagraph"/>
        <w:numPr>
          <w:ilvl w:val="0"/>
          <w:numId w:val="26"/>
        </w:numPr>
      </w:pPr>
      <w:r>
        <w:t xml:space="preserve">Invertebrates will be assessed in association with the SAV the SAV rake collected but SAV rake collections will not be incorporated in CPUE’s.  </w:t>
      </w:r>
      <w:r w:rsidRPr="004724B2">
        <w:t xml:space="preserve"> </w:t>
      </w:r>
    </w:p>
    <w:p w14:paraId="39E2FC77" w14:textId="77777777" w:rsidR="00C0435E" w:rsidRDefault="00C0435E" w:rsidP="00C0435E">
      <w:pPr>
        <w:pStyle w:val="ListParagraph"/>
        <w:ind w:left="2160"/>
      </w:pPr>
    </w:p>
    <w:p w14:paraId="53FC45EF" w14:textId="77777777" w:rsidR="00C0435E" w:rsidRPr="00024F01" w:rsidRDefault="00C0435E" w:rsidP="00C0435E">
      <w:pPr>
        <w:pStyle w:val="ListParagraph"/>
        <w:numPr>
          <w:ilvl w:val="0"/>
          <w:numId w:val="32"/>
        </w:numPr>
        <w:rPr>
          <w:b/>
        </w:rPr>
      </w:pPr>
      <w:r w:rsidRPr="00024F01">
        <w:rPr>
          <w:b/>
        </w:rPr>
        <w:t xml:space="preserve">Analysis: </w:t>
      </w:r>
    </w:p>
    <w:p w14:paraId="1013C076" w14:textId="77777777" w:rsidR="00C0435E" w:rsidRDefault="00C0435E" w:rsidP="00C0435E">
      <w:pPr>
        <w:pStyle w:val="ListParagraph"/>
        <w:ind w:firstLine="720"/>
        <w:rPr>
          <w:b/>
        </w:rPr>
      </w:pPr>
      <w:r>
        <w:rPr>
          <w:b/>
        </w:rPr>
        <w:t>Hypotheses:</w:t>
      </w:r>
    </w:p>
    <w:p w14:paraId="60CB3227" w14:textId="77777777" w:rsidR="00C0435E" w:rsidRPr="00C73A91" w:rsidRDefault="00C0435E" w:rsidP="00C0435E">
      <w:pPr>
        <w:pStyle w:val="ListParagraph"/>
        <w:ind w:firstLine="720"/>
        <w:rPr>
          <w:b/>
        </w:rPr>
      </w:pPr>
      <w:r>
        <w:rPr>
          <w:b/>
        </w:rPr>
        <w:t xml:space="preserve">H1: </w:t>
      </w:r>
      <w:r w:rsidRPr="006C6FEB">
        <w:t>Estimates of invertebrate productivity will differ with the density of SAV cover.</w:t>
      </w:r>
    </w:p>
    <w:p w14:paraId="6E4FE05A" w14:textId="77777777" w:rsidR="00C0435E" w:rsidRDefault="00C0435E" w:rsidP="00C0435E">
      <w:pPr>
        <w:pStyle w:val="ListParagraph"/>
        <w:spacing w:after="160" w:line="259" w:lineRule="auto"/>
        <w:ind w:left="1800"/>
        <w:rPr>
          <w:b/>
        </w:rPr>
      </w:pPr>
      <w:r w:rsidRPr="006675EC">
        <w:rPr>
          <w:b/>
        </w:rPr>
        <w:t xml:space="preserve">Analysis: </w:t>
      </w:r>
      <w:r w:rsidRPr="00205E1D">
        <w:t>SAV data should be tested for autocorrelation using semivariograms. Assuming no corrections are required, individual metrics of invertebrate productivity and composition can compared with SAV biomass using a</w:t>
      </w:r>
      <w:r>
        <w:t>n ANOVA and</w:t>
      </w:r>
      <w:r w:rsidRPr="00205E1D">
        <w:t xml:space="preserve"> GLM. Significance can be set at 0.05.</w:t>
      </w:r>
      <w:r>
        <w:rPr>
          <w:b/>
        </w:rPr>
        <w:t xml:space="preserve"> </w:t>
      </w:r>
    </w:p>
    <w:p w14:paraId="095EC2E7" w14:textId="77777777" w:rsidR="00C0435E" w:rsidRDefault="00C0435E" w:rsidP="00C0435E">
      <w:pPr>
        <w:spacing w:after="0" w:line="259" w:lineRule="auto"/>
        <w:ind w:left="1440"/>
      </w:pPr>
      <w:r w:rsidRPr="00C73A91">
        <w:rPr>
          <w:b/>
        </w:rPr>
        <w:t>H2:</w:t>
      </w:r>
      <w:r>
        <w:t xml:space="preserve"> </w:t>
      </w:r>
      <w:r w:rsidRPr="006C6FEB">
        <w:t>Estimates of invertebrate productivity</w:t>
      </w:r>
      <w:r>
        <w:t xml:space="preserve"> and composition</w:t>
      </w:r>
      <w:r w:rsidRPr="006C6FEB">
        <w:t xml:space="preserve"> will differ with the species composition of SAV.</w:t>
      </w:r>
    </w:p>
    <w:p w14:paraId="1367C21B" w14:textId="77777777" w:rsidR="00C0435E" w:rsidRPr="00AD732F" w:rsidRDefault="00C0435E" w:rsidP="00C0435E">
      <w:pPr>
        <w:spacing w:after="0" w:line="259" w:lineRule="auto"/>
        <w:ind w:left="1440" w:firstLine="360"/>
      </w:pPr>
      <w:r w:rsidRPr="006675EC">
        <w:rPr>
          <w:b/>
        </w:rPr>
        <w:t>Analysis:</w:t>
      </w:r>
      <w:r>
        <w:t xml:space="preserve"> ANOSIM can be utilized to associate distinct SAV compositions with those in invertebrates. ANOSIM can also be used to compare estimates of invertebrate productivity (abundance, biomass, CPUE) with the SAV they came from. Data can be visualized using a CCA or nmds. If the relationships are real, groupings or types of vegetation will be significantly correlated with groupings of invertebrates in the ANOSIM.</w:t>
      </w:r>
      <w:r w:rsidRPr="00AD732F">
        <w:t xml:space="preserve"> </w:t>
      </w:r>
    </w:p>
    <w:p w14:paraId="0E8E4367" w14:textId="77777777" w:rsidR="00C0435E" w:rsidRDefault="00C0435E" w:rsidP="00C0435E">
      <w:pPr>
        <w:spacing w:after="0" w:line="259" w:lineRule="auto"/>
        <w:ind w:left="1440" w:firstLine="360"/>
      </w:pPr>
    </w:p>
    <w:p w14:paraId="02BC85BD" w14:textId="77777777" w:rsidR="00C0435E" w:rsidRDefault="00C0435E" w:rsidP="00C0435E">
      <w:pPr>
        <w:spacing w:after="0" w:line="259" w:lineRule="auto"/>
        <w:ind w:left="1440"/>
      </w:pPr>
      <w:r w:rsidRPr="00C73A91">
        <w:rPr>
          <w:b/>
        </w:rPr>
        <w:t>H3:</w:t>
      </w:r>
      <w:r>
        <w:t xml:space="preserve"> Intermediate density SAV will support the most diverse assemblage of SAV-associated invertebrates.</w:t>
      </w:r>
    </w:p>
    <w:p w14:paraId="1563436F" w14:textId="77777777" w:rsidR="00C0435E" w:rsidRDefault="00C0435E" w:rsidP="00C0435E">
      <w:pPr>
        <w:pStyle w:val="ListParagraph"/>
        <w:spacing w:after="0" w:line="259" w:lineRule="auto"/>
        <w:ind w:left="1800"/>
      </w:pPr>
      <w:r w:rsidRPr="00C73A91">
        <w:rPr>
          <w:b/>
        </w:rPr>
        <w:t>Analysis:</w:t>
      </w:r>
      <w:r>
        <w:t xml:space="preserve"> SAV samples can be ranked based upon their density (biomass, biovolume). If the hypothesis is correct, a plot of (x vs. y) SAV density vs. invertebrate productivity will result in a peak at intermediate levels of SAV density. This can be visualized using a CCA or nmds and analyzed using an ANOSIM. </w:t>
      </w:r>
      <w:r w:rsidRPr="00AD732F">
        <w:t>Significance can be set at 0.05.</w:t>
      </w:r>
    </w:p>
    <w:p w14:paraId="1C1EAD67" w14:textId="77777777" w:rsidR="00C0435E" w:rsidRDefault="00C0435E" w:rsidP="00C0435E">
      <w:pPr>
        <w:pStyle w:val="ListParagraph"/>
        <w:spacing w:after="0" w:line="259" w:lineRule="auto"/>
        <w:ind w:left="1800"/>
      </w:pPr>
    </w:p>
    <w:p w14:paraId="5FEF1C1C" w14:textId="77777777" w:rsidR="00C0435E" w:rsidRDefault="00C0435E" w:rsidP="00C0435E">
      <w:pPr>
        <w:spacing w:after="0" w:line="259" w:lineRule="auto"/>
        <w:ind w:left="1440"/>
      </w:pPr>
      <w:r w:rsidRPr="00C73A91">
        <w:rPr>
          <w:b/>
        </w:rPr>
        <w:lastRenderedPageBreak/>
        <w:t>H4:</w:t>
      </w:r>
      <w:r>
        <w:t xml:space="preserve"> Higher rates of change in site-level SAV biomass (i.e. larger net increases since January) will support higher abundances of SAV-associated invertebrates in March and October. </w:t>
      </w:r>
    </w:p>
    <w:p w14:paraId="73165A40" w14:textId="77777777" w:rsidR="00C0435E" w:rsidRPr="00AD732F" w:rsidRDefault="00C0435E" w:rsidP="00C0435E">
      <w:pPr>
        <w:spacing w:after="0" w:line="259" w:lineRule="auto"/>
        <w:ind w:left="1440"/>
      </w:pPr>
      <w:r>
        <w:rPr>
          <w:b/>
        </w:rPr>
        <w:tab/>
        <w:t>Analysis:</w:t>
      </w:r>
      <w:r>
        <w:t xml:space="preserve"> Site-level SAV biomass can be estimated from measurements taken at different points in the year. Within each time period two metrics will be calculated: 1. Samples will be treated as random quadrats representing a % of the site and 2. SAV biomass will be interpolated using R and GIS mapping to estimate biomass at the site. These metrics will be calculated for each site and time period. Metrics of invertebrate biomass and diversity can be plotted against SAV biomass and biovolume estimates. A GAM can be tested to confirm that rates of turnover are significantly linked to metrics of invertebrate biomass or diversity. If the relationship between turnover and invertebrates is real, regressions of the two datasets will be significant and SAV turnover will be selected as a significant parameter among others used in the GAM.</w:t>
      </w:r>
      <w:r w:rsidRPr="00AD732F">
        <w:t xml:space="preserve"> Significance can be set at 0.05.</w:t>
      </w:r>
    </w:p>
    <w:p w14:paraId="3B9141A9" w14:textId="77777777" w:rsidR="00C0435E" w:rsidRDefault="00C0435E" w:rsidP="00C0435E">
      <w:pPr>
        <w:pStyle w:val="ListParagraph"/>
        <w:ind w:left="1800"/>
        <w:rPr>
          <w:b/>
        </w:rPr>
      </w:pPr>
    </w:p>
    <w:p w14:paraId="4E90C656" w14:textId="77777777" w:rsidR="00C0435E" w:rsidRDefault="00C0435E" w:rsidP="00C0435E">
      <w:pPr>
        <w:ind w:firstLine="720"/>
        <w:rPr>
          <w:b/>
        </w:rPr>
      </w:pPr>
    </w:p>
    <w:p w14:paraId="2315B832" w14:textId="77777777" w:rsidR="00C0435E" w:rsidRPr="00D25D35" w:rsidRDefault="00C0435E" w:rsidP="00C0435E">
      <w:pPr>
        <w:pStyle w:val="ListParagraph"/>
        <w:numPr>
          <w:ilvl w:val="0"/>
          <w:numId w:val="29"/>
        </w:numPr>
        <w:ind w:left="720"/>
        <w:rPr>
          <w:b/>
          <w:color w:val="990099"/>
        </w:rPr>
      </w:pPr>
      <w:r w:rsidRPr="00D25D35">
        <w:rPr>
          <w:b/>
          <w:color w:val="990099"/>
        </w:rPr>
        <w:t>How do SAV measurements of biomass by wet weight, dry weight, and bio volume compare to one another; are reliable conversions available to expedite monitoring tasks?</w:t>
      </w:r>
    </w:p>
    <w:p w14:paraId="13481FAC" w14:textId="77777777" w:rsidR="00C0435E" w:rsidRDefault="00C0435E" w:rsidP="00C0435E">
      <w:pPr>
        <w:pStyle w:val="ListParagraph"/>
      </w:pPr>
      <w:r w:rsidRPr="00F4511E">
        <w:rPr>
          <w:b/>
        </w:rPr>
        <w:t>Rationale:</w:t>
      </w:r>
      <w:r>
        <w:t xml:space="preserve"> Measurements of SAV often rely on dry weights to ensure comparability. Unfortunately the quantity of vegetation and the number of samples required by our monitoring efforts preclude the time required to dry weigh each sample of SAV. This sub study would result in reliable conversions between wet and dry weights for SAV biomass estimates; this will allow the FRP monitoring group to use wet weights taken in the field rather than relying on time-intensive efforts. This sub study will also evaluate if estimate of biovolume collected from the boat’s sonar device can be used in lieu of SAV rakes or to reduce time on site to assess SAV. This question and its study can be completed in less than one complete year of sampling.</w:t>
      </w:r>
    </w:p>
    <w:p w14:paraId="50F3C43A" w14:textId="77777777" w:rsidR="00C0435E" w:rsidRDefault="00C0435E" w:rsidP="00C0435E">
      <w:pPr>
        <w:pStyle w:val="ListParagraph"/>
        <w:ind w:firstLine="720"/>
        <w:rPr>
          <w:b/>
        </w:rPr>
      </w:pPr>
      <w:r>
        <w:rPr>
          <w:b/>
        </w:rPr>
        <w:t>Hypotheses:</w:t>
      </w:r>
    </w:p>
    <w:p w14:paraId="32BBCE7F" w14:textId="77777777" w:rsidR="00C0435E" w:rsidRPr="00D87439" w:rsidRDefault="00C0435E" w:rsidP="00C0435E">
      <w:pPr>
        <w:pStyle w:val="ListParagraph"/>
        <w:numPr>
          <w:ilvl w:val="0"/>
          <w:numId w:val="31"/>
        </w:numPr>
      </w:pPr>
      <w:r w:rsidRPr="00D87439">
        <w:t xml:space="preserve">Regressions between metrics of SAV biomass on a wet weight and dry weight basis will be significantly correlated to one another. </w:t>
      </w:r>
    </w:p>
    <w:p w14:paraId="69EDA76A" w14:textId="77777777" w:rsidR="00C0435E" w:rsidRPr="00D87439" w:rsidRDefault="00C0435E" w:rsidP="00C0435E">
      <w:pPr>
        <w:pStyle w:val="ListParagraph"/>
        <w:numPr>
          <w:ilvl w:val="0"/>
          <w:numId w:val="31"/>
        </w:numPr>
      </w:pPr>
      <w:r w:rsidRPr="00D87439">
        <w:t xml:space="preserve">Regressions between metrics of biovolume and biomass will be significantly correlated to one another. </w:t>
      </w:r>
    </w:p>
    <w:p w14:paraId="5D3C8012" w14:textId="77777777" w:rsidR="00C0435E" w:rsidRPr="006C6FEB" w:rsidRDefault="00C0435E" w:rsidP="00C0435E">
      <w:pPr>
        <w:pStyle w:val="ListParagraph"/>
        <w:ind w:left="1800"/>
      </w:pPr>
    </w:p>
    <w:p w14:paraId="750A2853" w14:textId="77777777" w:rsidR="00C0435E" w:rsidRDefault="00C0435E" w:rsidP="00C0435E">
      <w:pPr>
        <w:ind w:left="1440"/>
        <w:rPr>
          <w:b/>
        </w:rPr>
      </w:pPr>
      <w:r w:rsidRPr="00594AFC">
        <w:rPr>
          <w:b/>
        </w:rPr>
        <w:t>Methods</w:t>
      </w:r>
      <w:r>
        <w:rPr>
          <w:b/>
        </w:rPr>
        <w:t xml:space="preserve"> (SAV weight correlations)</w:t>
      </w:r>
      <w:r w:rsidRPr="00594AFC">
        <w:rPr>
          <w:b/>
        </w:rPr>
        <w:t>:</w:t>
      </w:r>
    </w:p>
    <w:p w14:paraId="21B9E6AC" w14:textId="77777777" w:rsidR="00C0435E" w:rsidRDefault="00C0435E" w:rsidP="00C0435E">
      <w:pPr>
        <w:pStyle w:val="ListParagraph"/>
        <w:numPr>
          <w:ilvl w:val="0"/>
          <w:numId w:val="33"/>
        </w:numPr>
        <w:rPr>
          <w:b/>
        </w:rPr>
      </w:pPr>
      <w:r w:rsidRPr="00D87439">
        <w:rPr>
          <w:b/>
        </w:rPr>
        <w:t>Pre-field work</w:t>
      </w:r>
    </w:p>
    <w:p w14:paraId="73D32B53" w14:textId="77777777" w:rsidR="00C0435E" w:rsidRPr="00D87439" w:rsidRDefault="00C0435E" w:rsidP="00C0435E">
      <w:pPr>
        <w:pStyle w:val="ListParagraph"/>
        <w:ind w:left="1800"/>
        <w:rPr>
          <w:b/>
        </w:rPr>
      </w:pPr>
      <w:r>
        <w:t xml:space="preserve">For this sub-study </w:t>
      </w:r>
      <w:r w:rsidRPr="0042229D">
        <w:t>the most common SAV species will be sought out and collected per the normal SAV rake methods</w:t>
      </w:r>
      <w:r>
        <w:t>: Brazilian waterweed (</w:t>
      </w:r>
      <w:r w:rsidRPr="000357C6">
        <w:rPr>
          <w:i/>
        </w:rPr>
        <w:t>Egeria densa</w:t>
      </w:r>
      <w:r>
        <w:t>), Curlyleaf pondweed (</w:t>
      </w:r>
      <w:r w:rsidRPr="000357C6">
        <w:rPr>
          <w:i/>
        </w:rPr>
        <w:t>Potamogeton crispus</w:t>
      </w:r>
      <w:r>
        <w:t>), Carolina fanwort (</w:t>
      </w:r>
      <w:r w:rsidRPr="000357C6">
        <w:rPr>
          <w:i/>
        </w:rPr>
        <w:t>Cabomba caroliniana</w:t>
      </w:r>
      <w:r>
        <w:t>), Eurasian watermilfoil (</w:t>
      </w:r>
      <w:r w:rsidRPr="000357C6">
        <w:rPr>
          <w:i/>
        </w:rPr>
        <w:t>Myriophyllum spicatum</w:t>
      </w:r>
      <w:r>
        <w:t>), Coontail (</w:t>
      </w:r>
      <w:r w:rsidRPr="000357C6">
        <w:rPr>
          <w:i/>
        </w:rPr>
        <w:t>Ceratophyllum demersum</w:t>
      </w:r>
      <w:r>
        <w:t>), American pondweed (</w:t>
      </w:r>
      <w:r w:rsidRPr="000357C6">
        <w:rPr>
          <w:i/>
        </w:rPr>
        <w:t>Elodea Canadensis</w:t>
      </w:r>
      <w:r>
        <w:t>), Sago pondweed (</w:t>
      </w:r>
      <w:r w:rsidRPr="000357C6">
        <w:rPr>
          <w:i/>
        </w:rPr>
        <w:t xml:space="preserve">Stuckenia </w:t>
      </w:r>
      <w:r w:rsidRPr="000357C6">
        <w:rPr>
          <w:i/>
        </w:rPr>
        <w:lastRenderedPageBreak/>
        <w:t>spp</w:t>
      </w:r>
      <w:r>
        <w:t>.), and Longleaf pondweed (</w:t>
      </w:r>
      <w:r w:rsidRPr="000357C6">
        <w:rPr>
          <w:i/>
        </w:rPr>
        <w:t>Potomogeton nodosus</w:t>
      </w:r>
      <w:r>
        <w:t>)</w:t>
      </w:r>
      <w:ins w:id="88" w:author="Ellis, Daniel@Wildlife" w:date="2018-02-01T08:51:00Z">
        <w:r>
          <w:t>, as well as filamentous algae (which is not a rooted aquatic plant but is often found among SAV samples).</w:t>
        </w:r>
      </w:ins>
      <w:del w:id="89" w:author="Ellis, Daniel@Wildlife" w:date="2018-02-01T08:51:00Z">
        <w:r w:rsidDel="00501E08">
          <w:delText>.</w:delText>
        </w:r>
      </w:del>
    </w:p>
    <w:p w14:paraId="0731FD00" w14:textId="77777777" w:rsidR="00C0435E" w:rsidRPr="00594AFC" w:rsidRDefault="00C0435E" w:rsidP="00C0435E">
      <w:pPr>
        <w:spacing w:after="0" w:line="240" w:lineRule="auto"/>
        <w:ind w:left="1800"/>
        <w:rPr>
          <w:b/>
        </w:rPr>
      </w:pPr>
      <w:r w:rsidRPr="00594AFC">
        <w:rPr>
          <w:b/>
        </w:rPr>
        <w:t xml:space="preserve">Site selection: </w:t>
      </w:r>
    </w:p>
    <w:p w14:paraId="23C3A791" w14:textId="77777777" w:rsidR="00C0435E" w:rsidRDefault="00C0435E" w:rsidP="00C0435E">
      <w:pPr>
        <w:pStyle w:val="ListParagraph"/>
        <w:spacing w:after="0" w:line="240" w:lineRule="auto"/>
        <w:ind w:left="1800"/>
      </w:pPr>
      <w:r w:rsidRPr="004724B2">
        <w:t>Samples will be collecte</w:t>
      </w:r>
      <w:r>
        <w:t xml:space="preserve">d at all of our sites across the delta while conducting already-scheduled monitoring activities in 2018. </w:t>
      </w:r>
    </w:p>
    <w:p w14:paraId="240032DB" w14:textId="77777777" w:rsidR="00C0435E" w:rsidRDefault="00C0435E" w:rsidP="00C0435E">
      <w:pPr>
        <w:pStyle w:val="ListParagraph"/>
        <w:spacing w:after="0" w:line="240" w:lineRule="auto"/>
        <w:ind w:left="1800"/>
        <w:rPr>
          <w:b/>
        </w:rPr>
      </w:pPr>
      <w:r w:rsidRPr="00594AFC">
        <w:rPr>
          <w:b/>
        </w:rPr>
        <w:t>Sample design (timing):</w:t>
      </w:r>
    </w:p>
    <w:p w14:paraId="36ABB27B" w14:textId="77777777" w:rsidR="00C0435E" w:rsidRPr="00594AFC" w:rsidRDefault="00C0435E" w:rsidP="00C0435E">
      <w:pPr>
        <w:pStyle w:val="ListParagraph"/>
        <w:spacing w:after="0" w:line="240" w:lineRule="auto"/>
        <w:ind w:left="1800"/>
      </w:pPr>
      <w:r>
        <w:t>Year round and some methods will occur primarily in summer</w:t>
      </w:r>
    </w:p>
    <w:p w14:paraId="73EAF7FD" w14:textId="77777777" w:rsidR="00C0435E" w:rsidRDefault="00C0435E" w:rsidP="00C0435E">
      <w:pPr>
        <w:pStyle w:val="ListParagraph"/>
        <w:ind w:left="1800"/>
      </w:pPr>
      <w:r>
        <w:rPr>
          <w:b/>
        </w:rPr>
        <w:t>Rationale</w:t>
      </w:r>
      <w:r w:rsidRPr="00594AFC">
        <w:rPr>
          <w:b/>
        </w:rPr>
        <w:t>:</w:t>
      </w:r>
      <w:r w:rsidRPr="004724B2">
        <w:t xml:space="preserve"> Sampling </w:t>
      </w:r>
      <w:r>
        <w:t>for SAV samples should occur year round because SAV sampling and SAV mapping efforts may also occur throughout the year.</w:t>
      </w:r>
    </w:p>
    <w:p w14:paraId="1838A6EA" w14:textId="77777777" w:rsidR="00C0435E" w:rsidRDefault="00C0435E" w:rsidP="00C0435E">
      <w:pPr>
        <w:pStyle w:val="ListParagraph"/>
        <w:ind w:left="1800"/>
        <w:rPr>
          <w:b/>
        </w:rPr>
      </w:pPr>
    </w:p>
    <w:p w14:paraId="5068182D" w14:textId="77777777" w:rsidR="00C0435E" w:rsidRPr="00594AFC" w:rsidRDefault="00C0435E" w:rsidP="00C0435E">
      <w:pPr>
        <w:pStyle w:val="ListParagraph"/>
        <w:numPr>
          <w:ilvl w:val="0"/>
          <w:numId w:val="33"/>
        </w:numPr>
        <w:rPr>
          <w:b/>
        </w:rPr>
      </w:pPr>
      <w:r w:rsidRPr="00594AFC">
        <w:rPr>
          <w:b/>
        </w:rPr>
        <w:t>Field work</w:t>
      </w:r>
    </w:p>
    <w:p w14:paraId="447466E4" w14:textId="77777777" w:rsidR="00C0435E" w:rsidRDefault="00C0435E" w:rsidP="00C0435E">
      <w:pPr>
        <w:pStyle w:val="ListParagraph"/>
        <w:ind w:left="1800"/>
      </w:pPr>
      <w:r>
        <w:t xml:space="preserve">In the process of other field work and projects, SAV specimens will be collected. Steps I – IV can be carried out during standard field work but may require extra days specifically for these tasks. </w:t>
      </w:r>
    </w:p>
    <w:p w14:paraId="409C0BED" w14:textId="77777777" w:rsidR="00C0435E" w:rsidRDefault="00C0435E" w:rsidP="00C0435E">
      <w:pPr>
        <w:pStyle w:val="ListParagraph"/>
        <w:numPr>
          <w:ilvl w:val="0"/>
          <w:numId w:val="34"/>
        </w:numPr>
      </w:pPr>
      <w:r>
        <w:t>A SAV sample will be collected using SAV rake and standard SOPs.</w:t>
      </w:r>
    </w:p>
    <w:p w14:paraId="3D82476F" w14:textId="77777777" w:rsidR="00C0435E" w:rsidRDefault="00C0435E" w:rsidP="00C0435E">
      <w:pPr>
        <w:pStyle w:val="ListParagraph"/>
        <w:numPr>
          <w:ilvl w:val="0"/>
          <w:numId w:val="34"/>
        </w:numPr>
      </w:pPr>
      <w:r>
        <w:t>The sample will be bagged according to species.</w:t>
      </w:r>
    </w:p>
    <w:p w14:paraId="49FB39FA" w14:textId="77777777" w:rsidR="00C0435E" w:rsidRDefault="00C0435E" w:rsidP="00C0435E">
      <w:pPr>
        <w:pStyle w:val="ListParagraph"/>
        <w:numPr>
          <w:ilvl w:val="0"/>
          <w:numId w:val="34"/>
        </w:numPr>
      </w:pPr>
      <w:r>
        <w:t>A sample should be at least 200 grams.</w:t>
      </w:r>
    </w:p>
    <w:p w14:paraId="45EBFEB1" w14:textId="77777777" w:rsidR="00C0435E" w:rsidRDefault="00C0435E" w:rsidP="00C0435E">
      <w:pPr>
        <w:pStyle w:val="ListParagraph"/>
        <w:numPr>
          <w:ilvl w:val="0"/>
          <w:numId w:val="34"/>
        </w:numPr>
      </w:pPr>
      <w:r>
        <w:t>Sample bags should be labeled and returned to the laboratory.</w:t>
      </w:r>
    </w:p>
    <w:p w14:paraId="0996A219" w14:textId="77777777" w:rsidR="00C0435E" w:rsidRDefault="00C0435E" w:rsidP="00C0435E">
      <w:pPr>
        <w:pStyle w:val="ListParagraph"/>
        <w:numPr>
          <w:ilvl w:val="0"/>
          <w:numId w:val="36"/>
        </w:numPr>
      </w:pPr>
      <w:r>
        <w:t>After collection of SAV rakes across a site for SAV mapping, circle the site with the boat’s sonar turned on and set to map SAV.</w:t>
      </w:r>
    </w:p>
    <w:p w14:paraId="72D54BBB" w14:textId="77777777" w:rsidR="00C0435E" w:rsidRDefault="00C0435E" w:rsidP="00C0435E">
      <w:pPr>
        <w:pStyle w:val="ListParagraph"/>
        <w:numPr>
          <w:ilvl w:val="0"/>
          <w:numId w:val="36"/>
        </w:numPr>
      </w:pPr>
      <w:r>
        <w:t xml:space="preserve">Save data onto removable device to bring back for analysis. </w:t>
      </w:r>
    </w:p>
    <w:p w14:paraId="7BC73D0A" w14:textId="77777777" w:rsidR="00C0435E" w:rsidRDefault="00C0435E" w:rsidP="00C0435E">
      <w:pPr>
        <w:pStyle w:val="ListParagraph"/>
        <w:ind w:left="1800"/>
      </w:pPr>
    </w:p>
    <w:p w14:paraId="257DAF6E" w14:textId="77777777" w:rsidR="00C0435E" w:rsidRDefault="00C0435E" w:rsidP="00C0435E">
      <w:pPr>
        <w:pStyle w:val="ListParagraph"/>
        <w:numPr>
          <w:ilvl w:val="0"/>
          <w:numId w:val="33"/>
        </w:numPr>
        <w:rPr>
          <w:b/>
        </w:rPr>
      </w:pPr>
      <w:r w:rsidRPr="00F76211">
        <w:rPr>
          <w:b/>
        </w:rPr>
        <w:t>Laboratory</w:t>
      </w:r>
    </w:p>
    <w:p w14:paraId="61BFE01B" w14:textId="77777777" w:rsidR="00C0435E" w:rsidRDefault="00C0435E" w:rsidP="00C0435E">
      <w:pPr>
        <w:pStyle w:val="ListParagraph"/>
        <w:numPr>
          <w:ilvl w:val="0"/>
          <w:numId w:val="35"/>
        </w:numPr>
      </w:pPr>
      <w:r>
        <w:t>Each sample should be massed after spinning in a salad spinner for wet weight.</w:t>
      </w:r>
    </w:p>
    <w:p w14:paraId="19056126" w14:textId="77777777" w:rsidR="00C0435E" w:rsidRDefault="00C0435E" w:rsidP="00C0435E">
      <w:pPr>
        <w:pStyle w:val="ListParagraph"/>
        <w:numPr>
          <w:ilvl w:val="0"/>
          <w:numId w:val="35"/>
        </w:numPr>
      </w:pPr>
      <w:r>
        <w:t>Remove from scale and dry in a drying oven until mass is constant.</w:t>
      </w:r>
    </w:p>
    <w:p w14:paraId="7E6CB383" w14:textId="77777777" w:rsidR="00C0435E" w:rsidRDefault="00C0435E" w:rsidP="00C0435E">
      <w:pPr>
        <w:pStyle w:val="ListParagraph"/>
        <w:numPr>
          <w:ilvl w:val="0"/>
          <w:numId w:val="35"/>
        </w:numPr>
      </w:pPr>
      <w:r>
        <w:t>Sample may be discarded after records are backed up.</w:t>
      </w:r>
    </w:p>
    <w:p w14:paraId="2B2F9816" w14:textId="77777777" w:rsidR="00C0435E" w:rsidRDefault="00C0435E" w:rsidP="00C0435E">
      <w:pPr>
        <w:pStyle w:val="ListParagraph"/>
        <w:ind w:left="2160"/>
      </w:pPr>
    </w:p>
    <w:p w14:paraId="5BEA4242" w14:textId="77777777" w:rsidR="00C0435E" w:rsidRPr="00121586" w:rsidRDefault="00C0435E" w:rsidP="00C0435E">
      <w:pPr>
        <w:pStyle w:val="ListParagraph"/>
        <w:numPr>
          <w:ilvl w:val="0"/>
          <w:numId w:val="33"/>
        </w:numPr>
        <w:rPr>
          <w:b/>
        </w:rPr>
      </w:pPr>
      <w:r w:rsidRPr="00121586">
        <w:rPr>
          <w:b/>
        </w:rPr>
        <w:t xml:space="preserve">Analysis: </w:t>
      </w:r>
    </w:p>
    <w:p w14:paraId="44FCB5A5" w14:textId="77777777" w:rsidR="00C0435E" w:rsidRDefault="00C0435E" w:rsidP="00C0435E">
      <w:pPr>
        <w:pStyle w:val="ListParagraph"/>
        <w:ind w:firstLine="720"/>
        <w:rPr>
          <w:b/>
        </w:rPr>
      </w:pPr>
      <w:r>
        <w:rPr>
          <w:b/>
        </w:rPr>
        <w:t>Hypotheses:</w:t>
      </w:r>
    </w:p>
    <w:p w14:paraId="2DD14259" w14:textId="77777777" w:rsidR="00C0435E" w:rsidRPr="00121586" w:rsidRDefault="00C0435E" w:rsidP="00C0435E">
      <w:pPr>
        <w:pStyle w:val="ListParagraph"/>
        <w:ind w:firstLine="720"/>
        <w:rPr>
          <w:b/>
        </w:rPr>
      </w:pPr>
      <w:r w:rsidRPr="00121586">
        <w:rPr>
          <w:b/>
        </w:rPr>
        <w:t xml:space="preserve">H1: </w:t>
      </w:r>
      <w:r w:rsidRPr="00D87439">
        <w:t xml:space="preserve">Regressions between metrics of SAV biomass on a wet weight and dry weight basis will be significantly correlated to one another. </w:t>
      </w:r>
    </w:p>
    <w:p w14:paraId="4FEB2E24" w14:textId="77777777" w:rsidR="00C0435E" w:rsidRDefault="00C0435E" w:rsidP="00C0435E">
      <w:pPr>
        <w:pStyle w:val="ListParagraph"/>
        <w:ind w:firstLine="720"/>
      </w:pPr>
      <w:r w:rsidRPr="006675EC">
        <w:rPr>
          <w:b/>
        </w:rPr>
        <w:t xml:space="preserve">Analysis: </w:t>
      </w:r>
      <w:r>
        <w:t>Species will be treated individually. For a given species, wet weight and dry weights will be plotted on the X and Y axes. Regression lines and curves will be created to find the relationship with the most highly significant result. If the significance of the relationship is less than 0.05 dry weights will no longer be required and wet weights can be normalized to dry weights at the analysis stage.</w:t>
      </w:r>
    </w:p>
    <w:p w14:paraId="0C5604CE" w14:textId="77777777" w:rsidR="00C0435E" w:rsidRDefault="00C0435E" w:rsidP="00C0435E">
      <w:pPr>
        <w:ind w:left="720" w:firstLine="720"/>
      </w:pPr>
      <w:r w:rsidRPr="00F32662">
        <w:rPr>
          <w:b/>
        </w:rPr>
        <w:t>H2:</w:t>
      </w:r>
      <w:r>
        <w:t xml:space="preserve"> </w:t>
      </w:r>
      <w:r w:rsidRPr="00D87439">
        <w:t xml:space="preserve">Regressions between metrics of biovolume and biomass will be significantly correlated to one another. </w:t>
      </w:r>
    </w:p>
    <w:p w14:paraId="5B0311A0" w14:textId="77777777" w:rsidR="00C0435E" w:rsidRPr="00D87439" w:rsidRDefault="00C0435E" w:rsidP="00C0435E">
      <w:pPr>
        <w:ind w:left="1440" w:firstLine="720"/>
      </w:pPr>
      <w:r>
        <w:rPr>
          <w:b/>
        </w:rPr>
        <w:lastRenderedPageBreak/>
        <w:t xml:space="preserve">Analysis: </w:t>
      </w:r>
      <w:r w:rsidRPr="00F32662">
        <w:t>Data from the boat’s sonar can be sent to BioBase for conversion to biovolume. In order to compare bio</w:t>
      </w:r>
      <w:r>
        <w:t>-</w:t>
      </w:r>
      <w:r w:rsidRPr="00F32662">
        <w:t>volumes and the SAV cover at the site two maps will be created. Estimates of SAV from rake samples across the site will be compared to bi</w:t>
      </w:r>
      <w:r>
        <w:t>o-</w:t>
      </w:r>
      <w:r w:rsidRPr="00F32662">
        <w:t xml:space="preserve">volumes in two ways: first pairs of SAV rakes will be compared with biovolume from maps at that specific point. Second, interpolated maps of SAV rake data will be compared point-by-point to maps of biovolume where there is a union of the two maps. Pairwise comparisons will be made using T-tests. Significance will be set at 0.05. </w:t>
      </w:r>
    </w:p>
    <w:p w14:paraId="1FC80935" w14:textId="77777777" w:rsidR="00C0435E" w:rsidRDefault="00C0435E" w:rsidP="00C0435E">
      <w:pPr>
        <w:pStyle w:val="ListParagraph"/>
        <w:ind w:firstLine="720"/>
      </w:pPr>
    </w:p>
    <w:p w14:paraId="5816072D" w14:textId="77777777" w:rsidR="00C0435E" w:rsidRDefault="00C0435E" w:rsidP="00C0435E">
      <w:pPr>
        <w:pStyle w:val="ListParagraph"/>
        <w:ind w:firstLine="720"/>
        <w:rPr>
          <w:b/>
        </w:rPr>
      </w:pPr>
    </w:p>
    <w:p w14:paraId="601E29C7" w14:textId="77777777" w:rsidR="00C0435E" w:rsidRPr="00F05CBE" w:rsidRDefault="00C0435E" w:rsidP="00C0435E">
      <w:pPr>
        <w:rPr>
          <w:b/>
        </w:rPr>
      </w:pPr>
      <w:r w:rsidRPr="00D71ACC">
        <w:t xml:space="preserve">  </w:t>
      </w:r>
      <w:r w:rsidRPr="00F05CBE">
        <w:rPr>
          <w:b/>
        </w:rPr>
        <w:t>Topics of concern / discussion</w:t>
      </w:r>
    </w:p>
    <w:p w14:paraId="0035AEBC" w14:textId="77777777" w:rsidR="00C0435E" w:rsidRDefault="00C0435E" w:rsidP="00C0435E">
      <w:pPr>
        <w:pStyle w:val="ListParagraph"/>
        <w:numPr>
          <w:ilvl w:val="0"/>
          <w:numId w:val="30"/>
        </w:numPr>
        <w:spacing w:after="160" w:line="259" w:lineRule="auto"/>
      </w:pPr>
      <w:r>
        <w:t>Differentiating between covariates- flow and SAV density</w:t>
      </w:r>
    </w:p>
    <w:p w14:paraId="267D03F1" w14:textId="77777777" w:rsidR="00C0435E" w:rsidRDefault="00C0435E" w:rsidP="00C0435E">
      <w:pPr>
        <w:pStyle w:val="ListParagraph"/>
        <w:numPr>
          <w:ilvl w:val="0"/>
          <w:numId w:val="30"/>
        </w:numPr>
        <w:spacing w:after="160" w:line="259" w:lineRule="auto"/>
      </w:pPr>
      <w:r>
        <w:t>Take instantaneous measurements of flow?</w:t>
      </w:r>
    </w:p>
    <w:p w14:paraId="250CFD62" w14:textId="77777777" w:rsidR="00C0435E" w:rsidRDefault="00C0435E" w:rsidP="00C0435E">
      <w:pPr>
        <w:pStyle w:val="ListParagraph"/>
        <w:numPr>
          <w:ilvl w:val="0"/>
          <w:numId w:val="30"/>
        </w:numPr>
        <w:spacing w:after="160" w:line="259" w:lineRule="auto"/>
      </w:pPr>
      <w:r>
        <w:t>Maximum tidal velocity as measured by sondes?</w:t>
      </w:r>
    </w:p>
    <w:p w14:paraId="7E616FBD" w14:textId="77777777" w:rsidR="00C0435E" w:rsidRDefault="00C0435E" w:rsidP="00C0435E">
      <w:pPr>
        <w:pStyle w:val="ListParagraph"/>
        <w:numPr>
          <w:ilvl w:val="0"/>
          <w:numId w:val="30"/>
        </w:numPr>
        <w:spacing w:after="160" w:line="259" w:lineRule="auto"/>
      </w:pPr>
      <w:r>
        <w:t>Analysis of spatial coverage-</w:t>
      </w:r>
    </w:p>
    <w:p w14:paraId="7B08AF60" w14:textId="77777777" w:rsidR="00C0435E" w:rsidRDefault="00C0435E" w:rsidP="00C0435E">
      <w:pPr>
        <w:pStyle w:val="ListParagraph"/>
        <w:numPr>
          <w:ilvl w:val="1"/>
          <w:numId w:val="30"/>
        </w:numPr>
        <w:spacing w:after="160" w:line="259" w:lineRule="auto"/>
      </w:pPr>
      <w:r>
        <w:t>The current design iteration allows for the use of interpolation between points and inclusion in spatial models. This may not work because variability is too high and interpolated error would be also. In that case, standard analysis of SAV as a site will follow ‘b’ below.</w:t>
      </w:r>
    </w:p>
    <w:p w14:paraId="173CF0AF" w14:textId="77777777" w:rsidR="00C0435E" w:rsidRDefault="00C0435E" w:rsidP="00C0435E">
      <w:pPr>
        <w:pStyle w:val="ListParagraph"/>
        <w:numPr>
          <w:ilvl w:val="1"/>
          <w:numId w:val="30"/>
        </w:numPr>
        <w:spacing w:after="160" w:line="259" w:lineRule="auto"/>
      </w:pPr>
      <w:r>
        <w:t xml:space="preserve">SAV can be assessed using the </w:t>
      </w:r>
      <w:ins w:id="90" w:author="Ellis, Daniel@Wildlife" w:date="2018-02-01T08:53:00Z">
        <w:r>
          <w:t>30</w:t>
        </w:r>
      </w:ins>
      <w:del w:id="91" w:author="Ellis, Daniel@Wildlife" w:date="2018-02-01T08:53:00Z">
        <w:r w:rsidDel="00501E08">
          <w:delText>60</w:delText>
        </w:r>
      </w:del>
      <w:r>
        <w:t xml:space="preserve"> – 1</w:t>
      </w:r>
      <w:ins w:id="92" w:author="Ellis, Daniel@Wildlife" w:date="2018-02-01T08:53:00Z">
        <w:r>
          <w:t>0</w:t>
        </w:r>
      </w:ins>
      <w:del w:id="93" w:author="Ellis, Daniel@Wildlife" w:date="2018-02-01T08:53:00Z">
        <w:r w:rsidDel="00501E08">
          <w:delText>2</w:delText>
        </w:r>
      </w:del>
      <w:r>
        <w:t xml:space="preserve">0 samples from each site. Each </w:t>
      </w:r>
      <w:ins w:id="94" w:author="Ellis, Daniel@Wildlife" w:date="2018-02-01T08:53:00Z">
        <w:r>
          <w:t>10</w:t>
        </w:r>
      </w:ins>
      <w:del w:id="95" w:author="Ellis, Daniel@Wildlife" w:date="2018-02-01T08:53:00Z">
        <w:r w:rsidDel="00501E08">
          <w:delText>5</w:delText>
        </w:r>
      </w:del>
      <w:r>
        <w:t xml:space="preserve"> x</w:t>
      </w:r>
      <w:del w:id="96" w:author="Ellis, Daniel@Wildlife" w:date="2018-02-01T08:53:00Z">
        <w:r w:rsidDel="00501E08">
          <w:delText xml:space="preserve"> </w:delText>
        </w:r>
      </w:del>
      <w:ins w:id="97" w:author="Ellis, Daniel@Wildlife" w:date="2018-02-01T08:53:00Z">
        <w:r>
          <w:t>10</w:t>
        </w:r>
      </w:ins>
      <w:r>
        <w:t xml:space="preserve">5 m grid cell will be treated as a quadrat. % cover can be calculated for each site. </w:t>
      </w:r>
    </w:p>
    <w:p w14:paraId="17EA3854" w14:textId="77777777" w:rsidR="00C0435E" w:rsidRDefault="00C0435E" w:rsidP="00C0435E"/>
    <w:p w14:paraId="2BD1871F" w14:textId="77777777" w:rsidR="00C0435E" w:rsidRDefault="00C0435E" w:rsidP="00DE5C1D">
      <w:pPr>
        <w:rPr>
          <w:rFonts w:ascii="Times New Roman" w:hAnsi="Times New Roman" w:cs="Times New Roman"/>
          <w:sz w:val="24"/>
          <w:szCs w:val="24"/>
        </w:rPr>
      </w:pPr>
    </w:p>
    <w:p w14:paraId="6324E314" w14:textId="77AA6AD2" w:rsidR="00A27634" w:rsidRPr="00E170EA" w:rsidRDefault="00E170EA" w:rsidP="00E170EA">
      <w:pPr>
        <w:pStyle w:val="Heading1"/>
        <w:spacing w:before="0"/>
      </w:pPr>
      <w:bookmarkStart w:id="98" w:name="_Toc536509206"/>
      <w:commentRangeStart w:id="99"/>
      <w:r w:rsidRPr="00E170EA">
        <w:t>Endangered Species Act Take</w:t>
      </w:r>
      <w:commentRangeEnd w:id="99"/>
      <w:r w:rsidR="002C06F6">
        <w:rPr>
          <w:rStyle w:val="CommentReference"/>
          <w:rFonts w:asciiTheme="minorHAnsi" w:eastAsiaTheme="minorEastAsia" w:hAnsiTheme="minorHAnsi" w:cstheme="minorBidi"/>
          <w:b w:val="0"/>
          <w:bCs w:val="0"/>
          <w:color w:val="auto"/>
        </w:rPr>
        <w:commentReference w:id="99"/>
      </w:r>
      <w:bookmarkEnd w:id="98"/>
    </w:p>
    <w:p w14:paraId="1928646A" w14:textId="77777777" w:rsidR="00A27634" w:rsidRPr="0064488F" w:rsidRDefault="00A27634" w:rsidP="001A4BBD">
      <w:pPr>
        <w:pStyle w:val="Body"/>
        <w:spacing w:after="0"/>
        <w:rPr>
          <w:rFonts w:ascii="Times New Roman" w:hAnsi="Times New Roman" w:cs="Times New Roman"/>
          <w:sz w:val="24"/>
          <w:szCs w:val="24"/>
        </w:rPr>
      </w:pPr>
      <w:r w:rsidRPr="0064488F">
        <w:rPr>
          <w:rFonts w:ascii="Times New Roman" w:hAnsi="Times New Roman" w:cs="Times New Roman"/>
          <w:sz w:val="24"/>
          <w:szCs w:val="24"/>
        </w:rPr>
        <w:t>The Fish Restoration Program is permitted to incidentally take salmonid and sturgeon ESA</w:t>
      </w:r>
      <w:r w:rsidR="00500686">
        <w:rPr>
          <w:rFonts w:ascii="Times New Roman" w:hAnsi="Times New Roman" w:cs="Times New Roman"/>
          <w:sz w:val="24"/>
          <w:szCs w:val="24"/>
        </w:rPr>
        <w:t>-listed</w:t>
      </w:r>
      <w:r w:rsidRPr="0064488F">
        <w:rPr>
          <w:rFonts w:ascii="Times New Roman" w:hAnsi="Times New Roman" w:cs="Times New Roman"/>
          <w:sz w:val="24"/>
          <w:szCs w:val="24"/>
        </w:rPr>
        <w:t xml:space="preserve"> species managed by NMFS via their 2009 Biological Opinion on the Long term Operations of the Central Valley Project and State Water Project (confirmed with Brycen Swart of NMFS April 22, 2015 via email). The </w:t>
      </w:r>
      <w:r w:rsidR="006947B3">
        <w:rPr>
          <w:rFonts w:ascii="Times New Roman" w:hAnsi="Times New Roman" w:cs="Times New Roman"/>
          <w:sz w:val="24"/>
          <w:szCs w:val="24"/>
        </w:rPr>
        <w:t xml:space="preserve">EMP, </w:t>
      </w:r>
      <w:r w:rsidRPr="0064488F">
        <w:rPr>
          <w:rFonts w:ascii="Times New Roman" w:hAnsi="Times New Roman" w:cs="Times New Roman"/>
          <w:sz w:val="24"/>
          <w:szCs w:val="24"/>
        </w:rPr>
        <w:t>20mm, Summer Townet, and Fall Midwater Trawl Studies have existing ESA take permits for their activities. Tables included in this section show estimated maximum incidental take from FRP monitoring activities in 2017</w:t>
      </w:r>
      <w:r w:rsidR="00A91192" w:rsidRPr="0064488F">
        <w:rPr>
          <w:rFonts w:ascii="Times New Roman" w:hAnsi="Times New Roman" w:cs="Times New Roman"/>
          <w:sz w:val="24"/>
          <w:szCs w:val="24"/>
        </w:rPr>
        <w:t>201</w:t>
      </w:r>
      <w:r w:rsidR="00A91192">
        <w:rPr>
          <w:rFonts w:ascii="Times New Roman" w:hAnsi="Times New Roman" w:cs="Times New Roman"/>
          <w:sz w:val="24"/>
          <w:szCs w:val="24"/>
        </w:rPr>
        <w:t>8</w:t>
      </w:r>
      <w:r w:rsidRPr="0064488F">
        <w:rPr>
          <w:rFonts w:ascii="Times New Roman" w:hAnsi="Times New Roman" w:cs="Times New Roman"/>
          <w:sz w:val="24"/>
          <w:szCs w:val="24"/>
        </w:rPr>
        <w:t>.</w:t>
      </w:r>
      <w:r w:rsidR="004D3A89">
        <w:rPr>
          <w:rFonts w:ascii="Times New Roman" w:hAnsi="Times New Roman" w:cs="Times New Roman"/>
          <w:sz w:val="24"/>
          <w:szCs w:val="24"/>
        </w:rPr>
        <w:t xml:space="preserve"> Take coverage under IEP is being sought for Delta Smelt only.</w:t>
      </w:r>
      <w:r w:rsidR="006C69C5">
        <w:rPr>
          <w:rFonts w:ascii="Times New Roman" w:hAnsi="Times New Roman" w:cs="Times New Roman"/>
          <w:sz w:val="24"/>
          <w:szCs w:val="24"/>
        </w:rPr>
        <w:t xml:space="preserve"> Other ESA species estimates are listed for informational purposes.</w:t>
      </w:r>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lastRenderedPageBreak/>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(juv)</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(juv)</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bookmarkStart w:id="100" w:name="_GoBack"/>
      <w:bookmarkEnd w:id="100"/>
    </w:p>
    <w:p w14:paraId="2D22CA84" w14:textId="79DA977B" w:rsidR="00A27634" w:rsidRPr="008414E0" w:rsidRDefault="00A27634" w:rsidP="00E170EA">
      <w:pPr>
        <w:pStyle w:val="Heading1"/>
      </w:pPr>
      <w:bookmarkStart w:id="101" w:name="_Toc433352595"/>
      <w:bookmarkStart w:id="102" w:name="_Toc536509207"/>
      <w:r w:rsidRPr="008414E0">
        <w:t xml:space="preserve">Data </w:t>
      </w:r>
      <w:bookmarkEnd w:id="101"/>
      <w:r w:rsidR="00360460">
        <w:t>Management and Distribution</w:t>
      </w:r>
      <w:bookmarkEnd w:id="102"/>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publically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103" w:name="_Toc536509208"/>
      <w:r w:rsidRPr="00E170EA">
        <w:t>Reports</w:t>
      </w:r>
      <w:bookmarkEnd w:id="103"/>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w:t>
      </w:r>
      <w:r w:rsidRPr="00C63028">
        <w:rPr>
          <w:rFonts w:ascii="Times New Roman" w:hAnsi="Times New Roman" w:cs="Times New Roman"/>
          <w:sz w:val="24"/>
          <w:szCs w:val="24"/>
        </w:rPr>
        <w:lastRenderedPageBreak/>
        <w:t>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104" w:name="_Toc536509209"/>
      <w:r w:rsidRPr="00E170EA">
        <w:t>Publications and Conferences</w:t>
      </w:r>
      <w:bookmarkEnd w:id="104"/>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05" w:name="_Toc433352596"/>
      <w:r>
        <w:br w:type="page"/>
      </w:r>
    </w:p>
    <w:p w14:paraId="0C36195B" w14:textId="77777777" w:rsidR="00A27634" w:rsidRPr="008414E0" w:rsidRDefault="00A27634" w:rsidP="00E170EA">
      <w:pPr>
        <w:pStyle w:val="Heading1"/>
      </w:pPr>
      <w:bookmarkStart w:id="106" w:name="_Toc536509210"/>
      <w:r w:rsidRPr="008414E0">
        <w:lastRenderedPageBreak/>
        <w:t>References</w:t>
      </w:r>
      <w:bookmarkEnd w:id="105"/>
      <w:bookmarkEnd w:id="106"/>
    </w:p>
    <w:p w14:paraId="1277750E" w14:textId="77777777" w:rsidR="00A27634" w:rsidRPr="004367A0" w:rsidRDefault="00A27634" w:rsidP="007F3629">
      <w:pPr>
        <w:pStyle w:val="Body"/>
        <w:spacing w:after="0" w:line="240" w:lineRule="auto"/>
        <w:rPr>
          <w:rFonts w:ascii="Times New Roman" w:hAnsi="Times New Roman" w:cs="Times New Roman"/>
          <w:sz w:val="24"/>
          <w:szCs w:val="24"/>
        </w:rPr>
      </w:pPr>
    </w:p>
    <w:p w14:paraId="0BD24805"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bookmarkStart w:id="107" w:name="_ENREF_1"/>
      <w:r w:rsidRPr="00576DF4">
        <w:rPr>
          <w:rFonts w:ascii="Times New Roman" w:hAnsi="Times New Roman" w:cs="Times New Roman"/>
          <w:noProof/>
          <w:sz w:val="24"/>
          <w:szCs w:val="24"/>
        </w:rPr>
        <w:t>Anderson, D. R. 2008. Model based inference in the life sciences: a primer on evidence. Springer.</w:t>
      </w:r>
      <w:bookmarkEnd w:id="107"/>
    </w:p>
    <w:p w14:paraId="1D21A88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08" w:name="_ENREF_2"/>
      <w:r w:rsidRPr="00A45309">
        <w:rPr>
          <w:rFonts w:ascii="Times New Roman" w:hAnsi="Times New Roman" w:cs="Times New Roman"/>
          <w:sz w:val="24"/>
          <w:szCs w:val="24"/>
        </w:rPr>
        <w:t xml:space="preserve">Bennett, W.A. and J.R. Burau. 2015. Riders on the Storm: Selective Tidal Movements Facilitate the Spawning Migration of Threatened Delta Smelt in the San Francisco Estuary. Estuaries and Coasts </w:t>
      </w:r>
      <w:r w:rsidRPr="00A45309">
        <w:rPr>
          <w:rFonts w:ascii="Times New Roman" w:hAnsi="Times New Roman" w:cs="Times New Roman"/>
          <w:b/>
          <w:sz w:val="24"/>
          <w:szCs w:val="24"/>
        </w:rPr>
        <w:t>38</w:t>
      </w:r>
      <w:r w:rsidRPr="00A45309">
        <w:rPr>
          <w:rFonts w:ascii="Times New Roman" w:hAnsi="Times New Roman" w:cs="Times New Roman"/>
          <w:sz w:val="24"/>
          <w:szCs w:val="24"/>
        </w:rPr>
        <w:t>(3): 826-835.</w:t>
      </w:r>
    </w:p>
    <w:p w14:paraId="2F4C2707"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Baxter, R., L. R. Brown, G. Castillo, L. Conrad, S. Culberson, M. Dekar, F. Feyrer, L. Grimaldo, T. Hunt, J. Kirsch, A. Mueller-Solger, S. Slater, T. Sommer, and K. Souza. 2015. An updated conceptual model for Delta Smelt: our evolving understanding of an estuarine fish. Interagency Ecological Program</w:t>
      </w:r>
      <w:r w:rsidR="00576DF4">
        <w:rPr>
          <w:rFonts w:ascii="Times New Roman" w:hAnsi="Times New Roman" w:cs="Times New Roman"/>
          <w:noProof/>
          <w:sz w:val="24"/>
          <w:szCs w:val="24"/>
        </w:rPr>
        <w:t>. Sacramento, CA.</w:t>
      </w:r>
      <w:bookmarkEnd w:id="108"/>
    </w:p>
    <w:p w14:paraId="17821069"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09" w:name="_ENREF_3"/>
      <w:r w:rsidRPr="00A45309">
        <w:rPr>
          <w:rFonts w:ascii="Times New Roman" w:hAnsi="Times New Roman" w:cs="Times New Roman"/>
          <w:noProof/>
          <w:sz w:val="24"/>
          <w:szCs w:val="24"/>
        </w:rPr>
        <w:t xml:space="preserve">Bollens, S. M., J. Breckenridge, J. R. Cordell, C. Simenstad, and O. Kalata. 2014. Zooplankton of tidal marsh channels in relation to environmental variables in the upper San Francisco Estuary. Aquatic Biology </w:t>
      </w:r>
      <w:r w:rsidRPr="00A45309">
        <w:rPr>
          <w:rFonts w:ascii="Times New Roman" w:hAnsi="Times New Roman" w:cs="Times New Roman"/>
          <w:b/>
          <w:noProof/>
          <w:sz w:val="24"/>
          <w:szCs w:val="24"/>
        </w:rPr>
        <w:t>21</w:t>
      </w:r>
      <w:r w:rsidRPr="00A45309">
        <w:rPr>
          <w:rFonts w:ascii="Times New Roman" w:hAnsi="Times New Roman" w:cs="Times New Roman"/>
          <w:noProof/>
          <w:sz w:val="24"/>
          <w:szCs w:val="24"/>
        </w:rPr>
        <w:t>:205-219.</w:t>
      </w:r>
      <w:bookmarkEnd w:id="109"/>
    </w:p>
    <w:p w14:paraId="73BC4FF4" w14:textId="77777777" w:rsidR="00106179" w:rsidRDefault="00106179"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Brown, L. R. 2003. Will tidal wetland restoration enhance populations of native fishes? San Francisco Estuary and Watershed Science 1(1):43 pages.</w:t>
      </w:r>
    </w:p>
    <w:p w14:paraId="1A542C3E" w14:textId="77777777" w:rsidR="0026600B" w:rsidRPr="003B0E58" w:rsidRDefault="0026600B" w:rsidP="004367A0">
      <w:pPr>
        <w:pStyle w:val="Body"/>
        <w:spacing w:after="0" w:line="240" w:lineRule="auto"/>
        <w:ind w:left="720" w:hanging="720"/>
        <w:rPr>
          <w:rStyle w:val="Hyperlink"/>
          <w:rFonts w:ascii="Times New Roman" w:hAnsi="Times New Roman" w:cs="Times New Roman"/>
          <w:sz w:val="24"/>
          <w:szCs w:val="24"/>
        </w:rPr>
      </w:pPr>
      <w:r w:rsidRPr="003B0E58">
        <w:rPr>
          <w:rFonts w:ascii="Times New Roman" w:hAnsi="Times New Roman" w:cs="Times New Roman"/>
          <w:sz w:val="24"/>
          <w:szCs w:val="24"/>
        </w:rPr>
        <w:t>Contreras, D., R. Hartman, S. Sherman, A. Furler, and A. Low. 2016. Pilot study phase I: Results</w:t>
      </w:r>
      <w:r w:rsidRPr="003B0E58">
        <w:rPr>
          <w:rFonts w:cs="Arial"/>
          <w:sz w:val="24"/>
          <w:szCs w:val="24"/>
        </w:rPr>
        <w:t xml:space="preserve"> from </w:t>
      </w:r>
      <w:r w:rsidRPr="003B0E58">
        <w:rPr>
          <w:rFonts w:ascii="Times New Roman" w:hAnsi="Times New Roman" w:cs="Times New Roman"/>
          <w:sz w:val="24"/>
          <w:szCs w:val="24"/>
        </w:rPr>
        <w:t xml:space="preserve">2015 gear methodology trials in the North Delta. California Department of Fish and Wildlife, Fish Restoration Program, Stockton, CA. Available online: </w:t>
      </w:r>
      <w:hyperlink r:id="rId36" w:history="1">
        <w:r w:rsidRPr="003B0E58">
          <w:rPr>
            <w:rStyle w:val="Hyperlink"/>
            <w:rFonts w:ascii="Times New Roman" w:hAnsi="Times New Roman" w:cs="Times New Roman"/>
            <w:sz w:val="24"/>
            <w:szCs w:val="24"/>
          </w:rPr>
          <w:t>http://www.water.ca.gov/environmentalservices/docs/frpa/frp_monitoring_pilot_phase_I_final_report.pdf</w:t>
        </w:r>
      </w:hyperlink>
    </w:p>
    <w:p w14:paraId="2A320FE1" w14:textId="77777777" w:rsidR="0026600B" w:rsidRPr="003B0E58" w:rsidRDefault="0026600B" w:rsidP="003B0E58">
      <w:pPr>
        <w:spacing w:after="0"/>
        <w:ind w:left="720" w:hanging="720"/>
        <w:rPr>
          <w:rFonts w:ascii="Times New Roman" w:hAnsi="Times New Roman" w:cs="Times New Roman"/>
          <w:sz w:val="24"/>
          <w:szCs w:val="24"/>
        </w:rPr>
      </w:pPr>
      <w:r w:rsidRPr="003B0E58">
        <w:rPr>
          <w:rFonts w:ascii="Times New Roman" w:eastAsia="Calibri" w:hAnsi="Times New Roman" w:cs="Times New Roman"/>
          <w:sz w:val="24"/>
          <w:szCs w:val="24"/>
        </w:rPr>
        <w:t>Contreras, D., R. Hartman, S. Sherman, and A. Low. 201</w:t>
      </w:r>
      <w:r w:rsidRPr="003B0E58">
        <w:rPr>
          <w:rFonts w:ascii="Times New Roman" w:hAnsi="Times New Roman" w:cs="Times New Roman"/>
          <w:sz w:val="24"/>
          <w:szCs w:val="24"/>
        </w:rPr>
        <w:t>7</w:t>
      </w:r>
      <w:r w:rsidRPr="003B0E58">
        <w:rPr>
          <w:rFonts w:ascii="Times New Roman" w:eastAsia="Calibri" w:hAnsi="Times New Roman" w:cs="Times New Roman"/>
          <w:sz w:val="24"/>
          <w:szCs w:val="24"/>
        </w:rPr>
        <w:t>. Pilot Study Phase II: Results from 2016 gear evaluation in the North Delta.</w:t>
      </w:r>
      <w:r w:rsidRPr="003B0E58">
        <w:rPr>
          <w:rFonts w:ascii="Times New Roman" w:hAnsi="Times New Roman" w:cs="Times New Roman"/>
          <w:sz w:val="24"/>
          <w:szCs w:val="24"/>
        </w:rPr>
        <w:t xml:space="preserve"> </w:t>
      </w:r>
      <w:r w:rsidRPr="003B0E58">
        <w:rPr>
          <w:rFonts w:ascii="Times New Roman" w:eastAsia="Calibri" w:hAnsi="Times New Roman" w:cs="Times New Roman"/>
          <w:sz w:val="24"/>
          <w:szCs w:val="24"/>
        </w:rPr>
        <w:t xml:space="preserve">California Department of Fish and Wildlife, Fish Restoration Program, Stockton, CA. </w:t>
      </w:r>
    </w:p>
    <w:p w14:paraId="5D97FDE8"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26600B">
        <w:rPr>
          <w:rFonts w:ascii="Times New Roman" w:hAnsi="Times New Roman" w:cs="Times New Roman"/>
          <w:sz w:val="24"/>
          <w:szCs w:val="24"/>
        </w:rPr>
        <w:t xml:space="preserve">(CDFW) </w:t>
      </w:r>
      <w:r w:rsidR="004367A0" w:rsidRPr="0026600B">
        <w:rPr>
          <w:rFonts w:ascii="Times New Roman" w:hAnsi="Times New Roman" w:cs="Times New Roman"/>
          <w:sz w:val="24"/>
          <w:szCs w:val="24"/>
        </w:rPr>
        <w:t>California Department of Fish and Wildlife (2009). California Endangered Species Act Incidental Take Permit No. 2081-001-03 on Department of Water Resources California</w:t>
      </w:r>
      <w:r w:rsidR="004367A0" w:rsidRPr="00A45309">
        <w:rPr>
          <w:rFonts w:ascii="Times New Roman" w:hAnsi="Times New Roman" w:cs="Times New Roman"/>
          <w:sz w:val="24"/>
          <w:szCs w:val="24"/>
        </w:rPr>
        <w:t xml:space="preserve"> State Water Project Delta Facilities and Operations. Sacramento, CA.</w:t>
      </w:r>
    </w:p>
    <w:p w14:paraId="2AF49EF3" w14:textId="77777777" w:rsidR="007A7657" w:rsidRPr="00A45309" w:rsidRDefault="007A7657"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Damon, L. 2015. </w:t>
      </w:r>
      <w:hyperlink r:id="rId37" w:history="1">
        <w:r w:rsidRPr="00A45309">
          <w:rPr>
            <w:rStyle w:val="Hyperlink"/>
            <w:rFonts w:ascii="Times New Roman" w:hAnsi="Times New Roman" w:cs="Times New Roman"/>
            <w:sz w:val="24"/>
            <w:szCs w:val="24"/>
            <w:u w:val="none"/>
          </w:rPr>
          <w:t xml:space="preserve">Memorandum: 2015 Index of Delta Smelt Abundance from the 20-mm Survey </w:t>
        </w:r>
      </w:hyperlink>
      <w:r w:rsidRPr="00A45309">
        <w:rPr>
          <w:rFonts w:ascii="Times New Roman" w:hAnsi="Times New Roman" w:cs="Times New Roman"/>
          <w:sz w:val="24"/>
          <w:szCs w:val="24"/>
        </w:rPr>
        <w:t>, California Department of Fish and Wildlife. Stockton, CA.</w:t>
      </w:r>
    </w:p>
    <w:p w14:paraId="058298D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0" w:name="_ENREF_5"/>
      <w:r w:rsidRPr="00A45309">
        <w:rPr>
          <w:rFonts w:ascii="Times New Roman" w:hAnsi="Times New Roman" w:cs="Times New Roman"/>
          <w:noProof/>
          <w:sz w:val="24"/>
          <w:szCs w:val="24"/>
        </w:rPr>
        <w:t xml:space="preserve">David, A. T., C. A. Simenstad, J. R. Cordell, J. D. Toft, C. S. Ellings, A. Gray, and H. B. Berge. 2016. Wetland loss, juvenile salmon foraging performance, and density dependence in Pacific Northwest estuaries. Estuaries and Coasts </w:t>
      </w:r>
      <w:r w:rsidRPr="00A45309">
        <w:rPr>
          <w:rFonts w:ascii="Times New Roman" w:hAnsi="Times New Roman" w:cs="Times New Roman"/>
          <w:b/>
          <w:noProof/>
          <w:sz w:val="24"/>
          <w:szCs w:val="24"/>
        </w:rPr>
        <w:t>39</w:t>
      </w:r>
      <w:r w:rsidRPr="00A45309">
        <w:rPr>
          <w:rFonts w:ascii="Times New Roman" w:hAnsi="Times New Roman" w:cs="Times New Roman"/>
          <w:noProof/>
          <w:sz w:val="24"/>
          <w:szCs w:val="24"/>
        </w:rPr>
        <w:t>:767-780.</w:t>
      </w:r>
      <w:bookmarkEnd w:id="110"/>
    </w:p>
    <w:p w14:paraId="7E2D1071"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1" w:name="_ENREF_7"/>
      <w:r w:rsidRPr="00A45309">
        <w:rPr>
          <w:rFonts w:ascii="Times New Roman" w:hAnsi="Times New Roman" w:cs="Times New Roman"/>
          <w:noProof/>
          <w:sz w:val="24"/>
          <w:szCs w:val="24"/>
        </w:rPr>
        <w:t xml:space="preserve">Ferrari, M. C. O., L. Ranaker, K. L. Weinersmith, M. J. Young, A. Sih, and J. L. Conrad. 2014. Effects of turbidity and an invasive waterweed on predation by introduced largemouth bass.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:79-90.</w:t>
      </w:r>
      <w:bookmarkEnd w:id="111"/>
    </w:p>
    <w:p w14:paraId="21DCB7B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Feyrer, F., B. Herbold, et al. 2003. Dietary shifts in a stressed fish assemblage: Consequences of a bivalve invasion in the San Francisco Estuary. Environmental Biology of Fishes </w:t>
      </w:r>
      <w:r w:rsidRPr="00A45309">
        <w:rPr>
          <w:rFonts w:ascii="Times New Roman" w:hAnsi="Times New Roman" w:cs="Times New Roman"/>
          <w:b/>
          <w:bCs/>
          <w:sz w:val="24"/>
          <w:szCs w:val="24"/>
        </w:rPr>
        <w:t>67</w:t>
      </w:r>
      <w:r w:rsidRPr="00A45309">
        <w:rPr>
          <w:rFonts w:ascii="Times New Roman" w:hAnsi="Times New Roman" w:cs="Times New Roman"/>
          <w:sz w:val="24"/>
          <w:szCs w:val="24"/>
        </w:rPr>
        <w:t>(3): 277-288.</w:t>
      </w:r>
    </w:p>
    <w:p w14:paraId="2B7F9F8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2" w:name="_ENREF_8"/>
      <w:r w:rsidRPr="00A45309">
        <w:rPr>
          <w:rFonts w:ascii="Times New Roman" w:hAnsi="Times New Roman" w:cs="Times New Roman"/>
          <w:noProof/>
          <w:sz w:val="24"/>
          <w:szCs w:val="24"/>
        </w:rPr>
        <w:t>Gotelli, N. and A. Ellison. 2012. A Primer of Ecological Statistics. 2 edition. Sinauer Associates, Inc.</w:t>
      </w:r>
      <w:bookmarkEnd w:id="112"/>
    </w:p>
    <w:p w14:paraId="5A16ACB1" w14:textId="77777777" w:rsidR="00E005DE" w:rsidRPr="00A45309" w:rsidRDefault="004367A0" w:rsidP="00E005DE">
      <w:pPr>
        <w:pStyle w:val="NormalWeb"/>
        <w:spacing w:before="0" w:after="0"/>
        <w:ind w:left="562" w:hanging="562"/>
        <w:rPr>
          <w:rFonts w:ascii="Times New Roman" w:hAnsi="Times New Roman" w:cs="Times New Roman"/>
        </w:rPr>
      </w:pPr>
      <w:r w:rsidRPr="00A45309">
        <w:rPr>
          <w:rFonts w:ascii="Times New Roman" w:hAnsi="Times New Roman" w:cs="Times New Roman"/>
          <w:noProof/>
        </w:rPr>
        <w:t xml:space="preserve">Goertler, P., K. Jones, J. Kirsch, L. Conrad, and T. Sommer. </w:t>
      </w:r>
      <w:r w:rsidRPr="00A45309">
        <w:rPr>
          <w:rFonts w:ascii="Times New Roman" w:hAnsi="Times New Roman" w:cs="Times New Roman"/>
        </w:rPr>
        <w:t xml:space="preserve">(In review). Chinook Salmon Tidal Wetlands Conceptual Modal. </w:t>
      </w:r>
      <w:r w:rsidR="00E005DE" w:rsidRPr="00A45309">
        <w:rPr>
          <w:rFonts w:ascii="Times New Roman" w:hAnsi="Times New Roman" w:cs="Times New Roman"/>
        </w:rPr>
        <w:t>Chapter 8. in S. Sherman, R. Hartman, and D. Contreras, editors. </w:t>
      </w:r>
      <w:r w:rsidR="00E005DE" w:rsidRPr="00A45309">
        <w:rPr>
          <w:rFonts w:ascii="Times New Roman" w:hAnsi="Times New Roman" w:cs="Times New Roman"/>
          <w:i/>
          <w:iCs/>
        </w:rPr>
        <w:t>Effects of tidal wetland restoration on fish: a suite of conceptual models.</w:t>
      </w:r>
      <w:r w:rsidR="00E005DE" w:rsidRPr="00A45309">
        <w:rPr>
          <w:rFonts w:ascii="Times New Roman" w:hAnsi="Times New Roman" w:cs="Times New Roman"/>
        </w:rPr>
        <w:t xml:space="preserve"> IEP Technical Report xx. Department of Water Resources, Sacramento, California.</w:t>
      </w:r>
    </w:p>
    <w:p w14:paraId="32EBEF2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3" w:name="_ENREF_9"/>
      <w:r w:rsidRPr="00576DF4">
        <w:rPr>
          <w:rFonts w:ascii="Times New Roman" w:hAnsi="Times New Roman" w:cs="Times New Roman"/>
          <w:sz w:val="24"/>
          <w:szCs w:val="24"/>
        </w:rPr>
        <w:lastRenderedPageBreak/>
        <w:t>Gray, A., C. A. Simenstad, D. L. Bottom, and T. J. Cornwell. 2002. Contrasting functional performance of juvenile salmon habit</w:t>
      </w:r>
      <w:r w:rsidRPr="00A45309">
        <w:rPr>
          <w:rFonts w:ascii="Times New Roman" w:hAnsi="Times New Roman" w:cs="Times New Roman"/>
          <w:sz w:val="24"/>
          <w:szCs w:val="24"/>
        </w:rPr>
        <w:t xml:space="preserve">at in recovering wetlands of the Salmon River estuary, Oregon, U.S.A. Restoration Ecology </w:t>
      </w:r>
      <w:r w:rsidRPr="00A45309">
        <w:rPr>
          <w:rFonts w:ascii="Times New Roman" w:hAnsi="Times New Roman" w:cs="Times New Roman"/>
          <w:b/>
          <w:sz w:val="24"/>
          <w:szCs w:val="24"/>
        </w:rPr>
        <w:t>10</w:t>
      </w:r>
      <w:r w:rsidRPr="00A45309">
        <w:rPr>
          <w:rFonts w:ascii="Times New Roman" w:hAnsi="Times New Roman" w:cs="Times New Roman"/>
          <w:sz w:val="24"/>
          <w:szCs w:val="24"/>
        </w:rPr>
        <w:t>:514-526.</w:t>
      </w:r>
    </w:p>
    <w:p w14:paraId="204341E7" w14:textId="77777777" w:rsidR="00E005DE" w:rsidRPr="00A45309" w:rsidRDefault="00E005DE" w:rsidP="003B0E58">
      <w:pPr>
        <w:pStyle w:val="NormalWeb"/>
        <w:spacing w:before="0" w:after="0"/>
        <w:ind w:left="562" w:hanging="562"/>
      </w:pPr>
      <w:r w:rsidRPr="00A45309">
        <w:rPr>
          <w:rFonts w:ascii="Times New Roman" w:hAnsi="Times New Roman" w:cs="Times New Roman"/>
        </w:rPr>
        <w:t>Hartman, R. and S. Sherman. In review. Tidal Wetlands Overview Conceptual Model. Chapter 1.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4F44095E" w14:textId="77777777" w:rsidR="00E005DE" w:rsidRPr="00A45309" w:rsidRDefault="00E005DE" w:rsidP="00576DF4">
      <w:pPr>
        <w:pStyle w:val="NormalWeb"/>
        <w:spacing w:before="0" w:after="0"/>
        <w:ind w:left="562" w:hanging="562"/>
        <w:rPr>
          <w:rFonts w:ascii="Times New Roman" w:hAnsi="Times New Roman" w:cs="Times New Roman"/>
        </w:rPr>
      </w:pPr>
      <w:r w:rsidRPr="00A45309">
        <w:rPr>
          <w:rFonts w:ascii="Times New Roman" w:hAnsi="Times New Roman" w:cs="Times New Roman"/>
        </w:rPr>
        <w:t>Hartman, R. L. Brown, and J. Hobbs In review. Food Web Conceptual Model. Chapter 5.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00283BCF" w14:textId="77777777" w:rsidR="004367A0" w:rsidRPr="00A45309" w:rsidRDefault="00E005DE" w:rsidP="004367A0">
      <w:pPr>
        <w:pStyle w:val="Body"/>
        <w:spacing w:after="0" w:line="240" w:lineRule="auto"/>
        <w:ind w:left="720" w:hanging="720"/>
        <w:rPr>
          <w:rFonts w:ascii="Times New Roman" w:hAnsi="Times New Roman" w:cs="Times New Roman"/>
          <w:noProof/>
          <w:sz w:val="24"/>
          <w:szCs w:val="24"/>
        </w:rPr>
      </w:pPr>
      <w:r w:rsidRPr="00576DF4" w:rsidDel="00E005DE">
        <w:rPr>
          <w:rFonts w:ascii="Times New Roman" w:hAnsi="Times New Roman" w:cs="Times New Roman"/>
          <w:sz w:val="24"/>
          <w:szCs w:val="24"/>
        </w:rPr>
        <w:t xml:space="preserve"> </w:t>
      </w:r>
      <w:bookmarkStart w:id="114" w:name="_ENREF_10"/>
      <w:bookmarkEnd w:id="113"/>
      <w:r w:rsidR="004367A0" w:rsidRPr="00576DF4">
        <w:rPr>
          <w:rFonts w:ascii="Times New Roman" w:hAnsi="Times New Roman" w:cs="Times New Roman"/>
          <w:noProof/>
          <w:sz w:val="24"/>
          <w:szCs w:val="24"/>
        </w:rPr>
        <w:t>Hennessy, A. 2009. Zooplankton Met</w:t>
      </w:r>
      <w:r w:rsidR="004367A0" w:rsidRPr="00A45309">
        <w:rPr>
          <w:rFonts w:ascii="Times New Roman" w:hAnsi="Times New Roman" w:cs="Times New Roman"/>
          <w:noProof/>
          <w:sz w:val="24"/>
          <w:szCs w:val="24"/>
        </w:rPr>
        <w:t>a Data. IEP Bay-Delta Monitoring and Analysis Section, Department of Water Resources, Sacramento, CA.</w:t>
      </w:r>
      <w:bookmarkEnd w:id="114"/>
    </w:p>
    <w:p w14:paraId="228B33D1"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5" w:name="_ENREF_11"/>
      <w:r w:rsidRPr="00A45309">
        <w:rPr>
          <w:rFonts w:ascii="Times New Roman" w:hAnsi="Times New Roman" w:cs="Times New Roman"/>
          <w:sz w:val="24"/>
          <w:szCs w:val="24"/>
        </w:rPr>
        <w:t>Herbold, B., D.M. Baltz, L. Brown, R. Grossinger, W. Kimmerer, C.S. Simenstad, C. Wilcox, M. Nobriga. 2014. The Role of Tidal Marsh Restoration in Fish Management in the San Francisco Estuary. San Francisco Estuary and Watershed Science 12(1):6pp.</w:t>
      </w:r>
    </w:p>
    <w:p w14:paraId="514F9492"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Howe, E. R., C. A. Simenstad, et al. (2014). "Macroinvertebrate Prey Availability and Fish Diet Selectivity in Relation to Environmental Variables in Natural and Restoring North San Francisco Bay Tidal Marsh Channels." San Francisco Estuary and Watershed Science </w:t>
      </w:r>
      <w:r w:rsidRPr="00A45309">
        <w:rPr>
          <w:rFonts w:ascii="Times New Roman" w:hAnsi="Times New Roman" w:cs="Times New Roman"/>
          <w:b/>
          <w:bCs/>
          <w:sz w:val="24"/>
          <w:szCs w:val="24"/>
        </w:rPr>
        <w:t>12</w:t>
      </w:r>
      <w:r w:rsidRPr="00A45309">
        <w:rPr>
          <w:rFonts w:ascii="Times New Roman" w:hAnsi="Times New Roman" w:cs="Times New Roman"/>
          <w:sz w:val="24"/>
          <w:szCs w:val="24"/>
        </w:rPr>
        <w:t>(1).</w:t>
      </w:r>
    </w:p>
    <w:bookmarkEnd w:id="115"/>
    <w:p w14:paraId="75037D60" w14:textId="77777777" w:rsidR="00986682" w:rsidRPr="00A45309" w:rsidRDefault="00986682"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Kimmerer, W. J., J. R. Burau, and W. A. Bennett. 1998. Tidally oriented vertical migration and position maintenance of zooplankton in a temperate estuary. Limnology &amp; Oceanography 43(7):1697-1709.</w:t>
      </w:r>
    </w:p>
    <w:p w14:paraId="21EDD200" w14:textId="77777777" w:rsidR="00986682" w:rsidRPr="00576DF4" w:rsidRDefault="00986682"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Kimmerer, W. J. 2002. Effects of freshwater flow on abundance of estuarine organisms: physical effects or trophic linkages? Marine Ecology Progress Series 243:39-55.</w:t>
      </w:r>
    </w:p>
    <w:p w14:paraId="3B9E02DF"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6" w:name="_ENREF_12"/>
      <w:r w:rsidRPr="00A45309">
        <w:rPr>
          <w:rFonts w:ascii="Times New Roman" w:hAnsi="Times New Roman" w:cs="Times New Roman"/>
          <w:noProof/>
          <w:sz w:val="24"/>
          <w:szCs w:val="24"/>
        </w:rPr>
        <w:t xml:space="preserve">Kimmerer, W. J., E. S. Gross, and M. L. MacWilliams. 2014. Tidal migration and retention of estuarine zooplankton investigated using a particle-tracking model. Limnol. Oceanogr. </w:t>
      </w:r>
      <w:r w:rsidRPr="00A45309">
        <w:rPr>
          <w:rFonts w:ascii="Times New Roman" w:hAnsi="Times New Roman" w:cs="Times New Roman"/>
          <w:b/>
          <w:noProof/>
          <w:sz w:val="24"/>
          <w:szCs w:val="24"/>
        </w:rPr>
        <w:t>59</w:t>
      </w:r>
      <w:r w:rsidRPr="00A45309">
        <w:rPr>
          <w:rFonts w:ascii="Times New Roman" w:hAnsi="Times New Roman" w:cs="Times New Roman"/>
          <w:noProof/>
          <w:sz w:val="24"/>
          <w:szCs w:val="24"/>
        </w:rPr>
        <w:t>:901-916.</w:t>
      </w:r>
      <w:bookmarkEnd w:id="116"/>
    </w:p>
    <w:p w14:paraId="37E0F9AE"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7" w:name="_ENREF_13"/>
      <w:r w:rsidRPr="00A45309">
        <w:rPr>
          <w:rFonts w:ascii="Times New Roman" w:hAnsi="Times New Roman" w:cs="Times New Roman"/>
          <w:noProof/>
          <w:sz w:val="24"/>
          <w:szCs w:val="24"/>
        </w:rPr>
        <w:t xml:space="preserve">Kimmerer, W. J. and L. Lougee. 2015. Bivalve grazing causes substantial mortality to an estuarine copepod population. Journal of Experimental Marine Biology and Ecology </w:t>
      </w:r>
      <w:r w:rsidRPr="00A45309">
        <w:rPr>
          <w:rFonts w:ascii="Times New Roman" w:hAnsi="Times New Roman" w:cs="Times New Roman"/>
          <w:b/>
          <w:noProof/>
          <w:sz w:val="24"/>
          <w:szCs w:val="24"/>
        </w:rPr>
        <w:t>473</w:t>
      </w:r>
      <w:r w:rsidRPr="00A45309">
        <w:rPr>
          <w:rFonts w:ascii="Times New Roman" w:hAnsi="Times New Roman" w:cs="Times New Roman"/>
          <w:noProof/>
          <w:sz w:val="24"/>
          <w:szCs w:val="24"/>
        </w:rPr>
        <w:t>:53-63.</w:t>
      </w:r>
      <w:bookmarkEnd w:id="117"/>
    </w:p>
    <w:p w14:paraId="4CD76BC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8" w:name="_ENREF_14"/>
      <w:r w:rsidRPr="00A45309">
        <w:rPr>
          <w:rFonts w:ascii="Times New Roman" w:hAnsi="Times New Roman" w:cs="Times New Roman"/>
          <w:noProof/>
          <w:sz w:val="24"/>
          <w:szCs w:val="24"/>
        </w:rPr>
        <w:t xml:space="preserve">Lucas, L. V. and J. K. Thompson. 2012. Changing restoration rules: Exotic bivalves interact with residence time and depth to control phytoplankton productivity. Ecosphere </w:t>
      </w:r>
      <w:r w:rsidRPr="00A45309">
        <w:rPr>
          <w:rFonts w:ascii="Times New Roman" w:hAnsi="Times New Roman" w:cs="Times New Roman"/>
          <w:b/>
          <w:noProof/>
          <w:sz w:val="24"/>
          <w:szCs w:val="24"/>
        </w:rPr>
        <w:t>3</w:t>
      </w:r>
      <w:r w:rsidRPr="00A45309">
        <w:rPr>
          <w:rFonts w:ascii="Times New Roman" w:hAnsi="Times New Roman" w:cs="Times New Roman"/>
          <w:noProof/>
          <w:sz w:val="24"/>
          <w:szCs w:val="24"/>
        </w:rPr>
        <w:t>:art117.</w:t>
      </w:r>
      <w:bookmarkEnd w:id="118"/>
    </w:p>
    <w:p w14:paraId="7F4F0D94"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Maier, G. O., and C. A. Simenstad. 2009. The role of marsh-derived macrodetritus to the food webs of juvenile Chinook salmon in a large altered estuary. Estuaries and Coasts 32(5):984-998.</w:t>
      </w:r>
    </w:p>
    <w:p w14:paraId="16C8E7D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9" w:name="_ENREF_15"/>
      <w:r w:rsidRPr="00A45309">
        <w:rPr>
          <w:rFonts w:ascii="Times New Roman" w:hAnsi="Times New Roman" w:cs="Times New Roman"/>
          <w:sz w:val="24"/>
          <w:szCs w:val="24"/>
        </w:rPr>
        <w:t xml:space="preserve">McLain, J., G. Castillo. (2009). Nearshore Areas Used by Fry Chinook Salmon, </w:t>
      </w:r>
      <w:r w:rsidRPr="00A45309">
        <w:rPr>
          <w:rStyle w:val="Emphasis"/>
          <w:rFonts w:ascii="Times New Roman" w:hAnsi="Times New Roman" w:cs="Times New Roman"/>
          <w:sz w:val="24"/>
          <w:szCs w:val="24"/>
        </w:rPr>
        <w:t>Oncorhynchus tshawytscha</w:t>
      </w:r>
      <w:r w:rsidRPr="00A45309">
        <w:rPr>
          <w:rFonts w:ascii="Times New Roman" w:hAnsi="Times New Roman" w:cs="Times New Roman"/>
          <w:sz w:val="24"/>
          <w:szCs w:val="24"/>
        </w:rPr>
        <w:t>, in the Northwestern Sacramento–San Joaquin Delta, California.</w:t>
      </w:r>
      <w:r w:rsidRPr="00A45309">
        <w:rPr>
          <w:rFonts w:ascii="Times New Roman" w:hAnsi="Times New Roman" w:cs="Times New Roman"/>
          <w:i/>
          <w:sz w:val="24"/>
          <w:szCs w:val="24"/>
        </w:rPr>
        <w:t xml:space="preserve"> </w:t>
      </w:r>
      <w:r w:rsidRPr="00A45309">
        <w:rPr>
          <w:rStyle w:val="Emphasis"/>
          <w:rFonts w:ascii="Times New Roman" w:hAnsi="Times New Roman" w:cs="Times New Roman"/>
          <w:i w:val="0"/>
          <w:sz w:val="24"/>
          <w:szCs w:val="24"/>
        </w:rPr>
        <w:t>San Francisco Estuary and Watershed Science</w:t>
      </w:r>
      <w:r w:rsidRPr="00A45309">
        <w:rPr>
          <w:rFonts w:ascii="Times New Roman" w:hAnsi="Times New Roman" w:cs="Times New Roman"/>
          <w:i/>
          <w:sz w:val="24"/>
          <w:szCs w:val="24"/>
        </w:rPr>
        <w:t xml:space="preserve">, </w:t>
      </w:r>
      <w:r w:rsidRPr="00A45309">
        <w:rPr>
          <w:rFonts w:ascii="Times New Roman" w:hAnsi="Times New Roman" w:cs="Times New Roman"/>
          <w:sz w:val="24"/>
          <w:szCs w:val="24"/>
        </w:rPr>
        <w:t>7(2): 12pp.</w:t>
      </w:r>
    </w:p>
    <w:p w14:paraId="3474084A" w14:textId="77777777" w:rsidR="004367A0" w:rsidRPr="00A45309" w:rsidRDefault="00576DF4" w:rsidP="004367A0">
      <w:pPr>
        <w:pStyle w:val="Body"/>
        <w:spacing w:after="0" w:line="240" w:lineRule="auto"/>
        <w:ind w:left="720" w:hanging="720"/>
        <w:rPr>
          <w:rFonts w:ascii="Times New Roman" w:hAnsi="Times New Roman" w:cs="Times New Roman"/>
          <w:sz w:val="24"/>
          <w:szCs w:val="24"/>
        </w:rPr>
      </w:pPr>
      <w:r w:rsidRPr="00A45309" w:rsidDel="00576DF4">
        <w:rPr>
          <w:rFonts w:ascii="Times New Roman" w:hAnsi="Times New Roman" w:cs="Times New Roman"/>
          <w:sz w:val="24"/>
          <w:szCs w:val="24"/>
        </w:rPr>
        <w:t xml:space="preserve"> </w:t>
      </w:r>
      <w:r w:rsidR="00986682" w:rsidRPr="00A45309">
        <w:rPr>
          <w:rFonts w:ascii="Times New Roman" w:hAnsi="Times New Roman" w:cs="Times New Roman"/>
          <w:sz w:val="24"/>
          <w:szCs w:val="24"/>
        </w:rPr>
        <w:t xml:space="preserve">(NMFS) </w:t>
      </w:r>
      <w:r w:rsidR="004367A0" w:rsidRPr="00A45309">
        <w:rPr>
          <w:rFonts w:ascii="Times New Roman" w:hAnsi="Times New Roman" w:cs="Times New Roman"/>
          <w:sz w:val="24"/>
          <w:szCs w:val="24"/>
        </w:rPr>
        <w:t>National Marine Fisheries Service</w:t>
      </w:r>
      <w:r w:rsidR="00986682"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(2009). Biological Opinion and Conference Opinion on the long-term operations of the Central Valley Project and the State Water Project. N. M. F. Service. Long Beach, California</w:t>
      </w:r>
      <w:r w:rsidR="004367A0" w:rsidRPr="00A45309">
        <w:rPr>
          <w:rFonts w:ascii="Times New Roman" w:hAnsi="Times New Roman" w:cs="Times New Roman"/>
          <w:b/>
          <w:bCs/>
          <w:sz w:val="24"/>
          <w:szCs w:val="24"/>
        </w:rPr>
        <w:t xml:space="preserve">: </w:t>
      </w:r>
      <w:r w:rsidR="004367A0" w:rsidRPr="00A45309">
        <w:rPr>
          <w:rFonts w:ascii="Times New Roman" w:hAnsi="Times New Roman" w:cs="Times New Roman"/>
          <w:sz w:val="24"/>
          <w:szCs w:val="24"/>
        </w:rPr>
        <w:t>844 pages.</w:t>
      </w:r>
    </w:p>
    <w:p w14:paraId="626ED426"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0" w:name="_ENREF_16"/>
      <w:bookmarkEnd w:id="119"/>
      <w:r w:rsidRPr="00A45309">
        <w:rPr>
          <w:rFonts w:ascii="Times New Roman" w:hAnsi="Times New Roman" w:cs="Times New Roman"/>
          <w:noProof/>
          <w:sz w:val="24"/>
          <w:szCs w:val="24"/>
        </w:rPr>
        <w:t xml:space="preserve">Rozas, L. and W. Odum. 1988. Occupation of submerged aquatic vegetation by fishes: testing the roles of food and refuge. Oecologia </w:t>
      </w:r>
      <w:r w:rsidRPr="00A45309">
        <w:rPr>
          <w:rFonts w:ascii="Times New Roman" w:hAnsi="Times New Roman" w:cs="Times New Roman"/>
          <w:b/>
          <w:noProof/>
          <w:sz w:val="24"/>
          <w:szCs w:val="24"/>
        </w:rPr>
        <w:t>77</w:t>
      </w:r>
      <w:r w:rsidRPr="00A45309">
        <w:rPr>
          <w:rFonts w:ascii="Times New Roman" w:hAnsi="Times New Roman" w:cs="Times New Roman"/>
          <w:noProof/>
          <w:sz w:val="24"/>
          <w:szCs w:val="24"/>
        </w:rPr>
        <w:t>:101-106.</w:t>
      </w:r>
      <w:bookmarkEnd w:id="120"/>
    </w:p>
    <w:p w14:paraId="50CDAAC4" w14:textId="77777777" w:rsidR="00106179"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lastRenderedPageBreak/>
        <w:t>Scatolini, S. R. and J. B. Zedler (1996). Epibenthic invertebrates of natural and constructed marshes of San Diego Bay. Wetlands 16(1): 24-37.</w:t>
      </w:r>
      <w:bookmarkStart w:id="121" w:name="_ENREF_17"/>
    </w:p>
    <w:p w14:paraId="7D1D0FCB" w14:textId="77777777" w:rsidR="004367A0" w:rsidRPr="00A45309" w:rsidRDefault="004367A0" w:rsidP="00FD097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Shreffler, D.K., C.A. Simenstad, R.M. Thom. 1992. Foraging by Juvenile Salmon in a Restored Estuarine Wetland. Estuaries 15(2): 204-213.</w:t>
      </w:r>
    </w:p>
    <w:p w14:paraId="5EF3E2D8"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Simenstad, C.A., K.L. Fresh, E.O. Salo. 1982. The Role of Puget Sound and Washington Coastal Estuaries in the Life History of Pacific Salmon: An Unappreciated Function. Estuarine Comparisons , p. 343-364. In V. S. Kennedy (ed.), Estuarine Comparisons. Academic Press, New York.</w:t>
      </w:r>
    </w:p>
    <w:p w14:paraId="4D525B4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Simenstad, C. A. and J. R. Cordell (2000). Ecological assessment criteria for restoring anadromous salmonid habitat in Pacific Northwest estuaries. Ecological Engineering </w:t>
      </w:r>
      <w:r w:rsidRPr="00A45309">
        <w:rPr>
          <w:rFonts w:ascii="Times New Roman" w:hAnsi="Times New Roman" w:cs="Times New Roman"/>
          <w:b/>
          <w:bCs/>
          <w:sz w:val="24"/>
          <w:szCs w:val="24"/>
        </w:rPr>
        <w:t>15</w:t>
      </w:r>
      <w:r w:rsidRPr="00A45309">
        <w:rPr>
          <w:rFonts w:ascii="Times New Roman" w:hAnsi="Times New Roman" w:cs="Times New Roman"/>
          <w:sz w:val="24"/>
          <w:szCs w:val="24"/>
        </w:rPr>
        <w:t>(3–4): 283-302.</w:t>
      </w:r>
    </w:p>
    <w:p w14:paraId="6B8562D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Slater, S. B. and R. D. Baxter. 2014. Diet, prey selection and body condition of age-0 Delta Smelt, </w:t>
      </w:r>
      <w:r w:rsidRPr="00A45309">
        <w:rPr>
          <w:rFonts w:ascii="Times New Roman" w:hAnsi="Times New Roman" w:cs="Times New Roman"/>
          <w:i/>
          <w:noProof/>
          <w:sz w:val="24"/>
          <w:szCs w:val="24"/>
        </w:rPr>
        <w:t>Hypomesus transpacificus</w:t>
      </w:r>
      <w:r w:rsidRPr="00A45309">
        <w:rPr>
          <w:rFonts w:ascii="Times New Roman" w:hAnsi="Times New Roman" w:cs="Times New Roman"/>
          <w:noProof/>
          <w:sz w:val="24"/>
          <w:szCs w:val="24"/>
        </w:rPr>
        <w:t xml:space="preserve">, in the upper San Francisco Estuary. San Francisco Estuary and Watershed Science </w:t>
      </w:r>
      <w:r w:rsidRPr="00A45309">
        <w:rPr>
          <w:rFonts w:ascii="Times New Roman" w:hAnsi="Times New Roman" w:cs="Times New Roman"/>
          <w:b/>
          <w:noProof/>
          <w:sz w:val="24"/>
          <w:szCs w:val="24"/>
        </w:rPr>
        <w:t>14</w:t>
      </w:r>
      <w:r w:rsidRPr="00A45309">
        <w:rPr>
          <w:rFonts w:ascii="Times New Roman" w:hAnsi="Times New Roman" w:cs="Times New Roman"/>
          <w:noProof/>
          <w:sz w:val="24"/>
          <w:szCs w:val="24"/>
        </w:rPr>
        <w:t>.</w:t>
      </w:r>
      <w:bookmarkEnd w:id="121"/>
    </w:p>
    <w:p w14:paraId="772E22C7"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2" w:name="_ENREF_18"/>
      <w:r w:rsidRPr="00A45309">
        <w:rPr>
          <w:rFonts w:ascii="Times New Roman" w:hAnsi="Times New Roman" w:cs="Times New Roman"/>
          <w:noProof/>
          <w:sz w:val="24"/>
          <w:szCs w:val="24"/>
        </w:rPr>
        <w:t xml:space="preserve">Sommer, T. R., M. L. Nobriga, W. C. Harrell, W. Batham, and W. J. Kimmerer. 2001. Floodplain rearing of juvenile chinook salmon: Evidence of enhanced growth and survival. Canadian Journal of Fisheries and Aquatic Sciences </w:t>
      </w:r>
      <w:r w:rsidRPr="00A45309">
        <w:rPr>
          <w:rFonts w:ascii="Times New Roman" w:hAnsi="Times New Roman" w:cs="Times New Roman"/>
          <w:b/>
          <w:noProof/>
          <w:sz w:val="24"/>
          <w:szCs w:val="24"/>
        </w:rPr>
        <w:t>58</w:t>
      </w:r>
      <w:r w:rsidRPr="00A45309">
        <w:rPr>
          <w:rFonts w:ascii="Times New Roman" w:hAnsi="Times New Roman" w:cs="Times New Roman"/>
          <w:noProof/>
          <w:sz w:val="24"/>
          <w:szCs w:val="24"/>
        </w:rPr>
        <w:t>:325-333.</w:t>
      </w:r>
      <w:bookmarkEnd w:id="122"/>
    </w:p>
    <w:p w14:paraId="3FF9278D"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Sommer, T., and F. Mejia. 2013. A place to call home: a synthesis of Delta Smelt habitat in the upper San Francisco Estuary. San Francisco Estuary and Watershed Science 11(2):25 pages.</w:t>
      </w:r>
    </w:p>
    <w:p w14:paraId="546F1E6B"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Turner, A. M. and J. C. Trexler (1997). "Sampling aquatic invertebrates from marshes: evaluating the options." Journal of the North American Benthological Society: 694-709.</w:t>
      </w:r>
      <w:r w:rsidRPr="00A45309">
        <w:rPr>
          <w:rFonts w:ascii="Times New Roman" w:hAnsi="Times New Roman" w:cs="Times New Roman"/>
          <w:sz w:val="24"/>
          <w:szCs w:val="24"/>
        </w:rPr>
        <w:tab/>
      </w:r>
    </w:p>
    <w:p w14:paraId="45EED2AD"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(USFWS) </w:t>
      </w:r>
      <w:r w:rsidR="004367A0" w:rsidRPr="00A45309">
        <w:rPr>
          <w:rFonts w:ascii="Times New Roman" w:hAnsi="Times New Roman" w:cs="Times New Roman"/>
          <w:sz w:val="24"/>
          <w:szCs w:val="24"/>
        </w:rPr>
        <w:t>United States Fish and Wildlife Service</w:t>
      </w:r>
      <w:r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 xml:space="preserve">(2008). Formal Endangered Species Act Consultation on the Proposed Coordinated Operations of the Central Valley Project (CVP) and State Water Project (SWP). United States Fish and Wildlife Service. Sacramento, California, United States Fish and Wildlife Service. </w:t>
      </w:r>
      <w:r w:rsidR="004367A0" w:rsidRPr="00A45309">
        <w:rPr>
          <w:rFonts w:ascii="Times New Roman" w:hAnsi="Times New Roman" w:cs="Times New Roman"/>
          <w:b/>
          <w:bCs/>
          <w:sz w:val="24"/>
          <w:szCs w:val="24"/>
        </w:rPr>
        <w:t xml:space="preserve">81420-2008-F-1481-5: </w:t>
      </w:r>
      <w:r w:rsidR="004367A0" w:rsidRPr="00A45309">
        <w:rPr>
          <w:rFonts w:ascii="Times New Roman" w:hAnsi="Times New Roman" w:cs="Times New Roman"/>
          <w:sz w:val="24"/>
          <w:szCs w:val="24"/>
        </w:rPr>
        <w:t>396 pages.</w:t>
      </w:r>
    </w:p>
    <w:p w14:paraId="76150E96" w14:textId="77777777" w:rsidR="00E005DE" w:rsidRPr="00576DF4" w:rsidRDefault="00E005DE" w:rsidP="00FD0970">
      <w:pPr>
        <w:pStyle w:val="Body"/>
        <w:spacing w:after="0" w:line="240" w:lineRule="auto"/>
        <w:ind w:left="720" w:hanging="720"/>
        <w:rPr>
          <w:rFonts w:ascii="Times New Roman" w:hAnsi="Times New Roman" w:cs="Times New Roman"/>
          <w:noProof/>
          <w:sz w:val="24"/>
          <w:szCs w:val="24"/>
        </w:rPr>
      </w:pPr>
      <w:bookmarkStart w:id="123" w:name="_ENREF_20"/>
      <w:r w:rsidRPr="00A45309">
        <w:rPr>
          <w:rFonts w:ascii="Times New Roman" w:eastAsiaTheme="minorHAnsi" w:hAnsi="Times New Roman" w:cs="Times New Roman"/>
          <w:sz w:val="24"/>
          <w:szCs w:val="24"/>
        </w:rPr>
        <w:t>Wells, E. 2015. IEP Environmental Monitoring Program Benthos Metadata. C. D. o. W. Resources, editor. Division of Environmental Services, Bay-Delta Monitoring and Analysis Section, West Sacramento, CA.</w:t>
      </w:r>
    </w:p>
    <w:p w14:paraId="20DD853C"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Whitley, S. N. and S. M. Bollens. 2014. Fish assemblages across a vegetation gradient in a restoring tidal freshwater wetland: diets and potential for resource competition.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:659-674.</w:t>
      </w:r>
      <w:bookmarkEnd w:id="123"/>
    </w:p>
    <w:p w14:paraId="6D4D0245"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Williams, J. G. 2012. Juvenile Chinook Salmon (</w:t>
      </w:r>
      <w:r w:rsidRPr="00A45309">
        <w:rPr>
          <w:rFonts w:ascii="Times New Roman" w:eastAsiaTheme="minorHAnsi" w:hAnsi="Times New Roman" w:cs="Times New Roman"/>
          <w:i/>
          <w:sz w:val="24"/>
          <w:szCs w:val="24"/>
        </w:rPr>
        <w:t>Oncorhynchus tshawytscha</w:t>
      </w:r>
      <w:r w:rsidRPr="00A45309">
        <w:rPr>
          <w:rFonts w:ascii="Times New Roman" w:eastAsiaTheme="minorHAnsi" w:hAnsi="Times New Roman" w:cs="Times New Roman"/>
          <w:sz w:val="24"/>
          <w:szCs w:val="24"/>
        </w:rPr>
        <w:t>) in and Around the San Francisco Estuary. San Francisco Estuary and Watershed Science 10(3).</w:t>
      </w:r>
    </w:p>
    <w:p w14:paraId="3E5D091A" w14:textId="77777777" w:rsidR="004367A0" w:rsidRPr="00A45309" w:rsidRDefault="004367A0" w:rsidP="004367A0">
      <w:pPr>
        <w:pStyle w:val="Body"/>
        <w:spacing w:line="240" w:lineRule="auto"/>
        <w:rPr>
          <w:rFonts w:ascii="Times New Roman" w:hAnsi="Times New Roman" w:cs="Times New Roman"/>
          <w:noProof/>
          <w:sz w:val="24"/>
          <w:szCs w:val="24"/>
        </w:rPr>
      </w:pPr>
    </w:p>
    <w:p w14:paraId="123303FD"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
    <w:p w14:paraId="5A9CB86B" w14:textId="77777777" w:rsidR="00C0435E" w:rsidRDefault="00C0435E" w:rsidP="00C0435E">
      <w:pPr>
        <w:rPr>
          <w:color w:val="1F497D"/>
        </w:rPr>
      </w:pPr>
    </w:p>
    <w:p w14:paraId="495BD4DC" w14:textId="77777777" w:rsidR="00C0435E" w:rsidRDefault="00C0435E" w:rsidP="00C0435E"/>
    <w:p w14:paraId="6301DCA7" w14:textId="77777777" w:rsidR="00C0435E" w:rsidRPr="0074648E" w:rsidRDefault="00C0435E" w:rsidP="00C0435E">
      <w:pPr>
        <w:pStyle w:val="EndNoteBibliography"/>
        <w:spacing w:after="0"/>
        <w:ind w:left="720" w:hanging="720"/>
      </w:pPr>
      <w:r>
        <w:fldChar w:fldCharType="begin"/>
      </w:r>
      <w:r>
        <w:instrText xml:space="preserve"> ADDIN EN.REFLIST </w:instrText>
      </w:r>
      <w:r>
        <w:fldChar w:fldCharType="separate"/>
      </w:r>
      <w:r w:rsidRPr="0074648E">
        <w:t xml:space="preserve">Bouley, P. and W. J. Kimmerer. 2006. Ecology of a highly abundant, introduced cyclopoid copepod in a temperate estuary. Marine Ecology Progress Series </w:t>
      </w:r>
      <w:r w:rsidRPr="0074648E">
        <w:rPr>
          <w:b/>
        </w:rPr>
        <w:t>324</w:t>
      </w:r>
      <w:r w:rsidRPr="0074648E">
        <w:t>:219-228.</w:t>
      </w:r>
    </w:p>
    <w:p w14:paraId="597ADF9D" w14:textId="77777777" w:rsidR="00C0435E" w:rsidRPr="0074648E" w:rsidRDefault="00C0435E" w:rsidP="00C0435E">
      <w:pPr>
        <w:pStyle w:val="EndNoteBibliography"/>
        <w:spacing w:after="0"/>
        <w:ind w:left="720" w:hanging="720"/>
      </w:pPr>
      <w:r w:rsidRPr="0074648E">
        <w:t xml:space="preserve">Canuel, E. A., J. E. Cloern, D. B. Ringelberg, J. B. Guckert, and G. H. Rau. 1995. Molecular and Isotopic Tracers Used to Examine Sources of Organic Matter and its Incorporation Into the Food Webs of San Francisco Bay. Limnology and Oceanography </w:t>
      </w:r>
      <w:r w:rsidRPr="0074648E">
        <w:rPr>
          <w:b/>
        </w:rPr>
        <w:t>40</w:t>
      </w:r>
      <w:r w:rsidRPr="0074648E">
        <w:t>:67-81.</w:t>
      </w:r>
    </w:p>
    <w:p w14:paraId="59E167EB" w14:textId="77777777" w:rsidR="00C0435E" w:rsidRPr="0074648E" w:rsidRDefault="00C0435E" w:rsidP="00C0435E">
      <w:pPr>
        <w:pStyle w:val="EndNoteBibliography"/>
        <w:spacing w:after="0"/>
        <w:ind w:left="720" w:hanging="720"/>
      </w:pPr>
      <w:r w:rsidRPr="0074648E">
        <w:lastRenderedPageBreak/>
        <w:t xml:space="preserve">Cloern, J. E., B. E. Cole, R. L. J. Wong, and A. E. Alpine. 1985. Temporal dynamics of estuarine phytoplankton: A case study of San Francisco Bay. Hydrobiologia </w:t>
      </w:r>
      <w:r w:rsidRPr="0074648E">
        <w:rPr>
          <w:b/>
        </w:rPr>
        <w:t>129</w:t>
      </w:r>
      <w:r w:rsidRPr="0074648E">
        <w:t>:153-176.</w:t>
      </w:r>
    </w:p>
    <w:p w14:paraId="375C9310" w14:textId="77777777" w:rsidR="00C0435E" w:rsidRPr="0074648E" w:rsidRDefault="00C0435E" w:rsidP="00C0435E">
      <w:pPr>
        <w:pStyle w:val="EndNoteBibliography"/>
        <w:spacing w:after="0"/>
        <w:ind w:left="720" w:hanging="720"/>
      </w:pPr>
      <w:r w:rsidRPr="0074648E">
        <w:t xml:space="preserve">Cloern, J. E. and R. Dufford. 2005. Phytoplankton community ecology: principles applied in San Francisco Bay. Marine Ecology Progress Series </w:t>
      </w:r>
      <w:r w:rsidRPr="0074648E">
        <w:rPr>
          <w:b/>
        </w:rPr>
        <w:t>285</w:t>
      </w:r>
      <w:r w:rsidRPr="0074648E">
        <w:t>:11-28.</w:t>
      </w:r>
    </w:p>
    <w:p w14:paraId="7582ADD7" w14:textId="77777777" w:rsidR="00C0435E" w:rsidRPr="0074648E" w:rsidRDefault="00C0435E" w:rsidP="00C0435E">
      <w:pPr>
        <w:pStyle w:val="EndNoteBibliography"/>
        <w:spacing w:after="0"/>
        <w:ind w:left="720" w:hanging="720"/>
      </w:pPr>
      <w:r w:rsidRPr="0074648E">
        <w:t xml:space="preserve">Glibert, P. M., R. Dugdale, F. P. Wilkerson, A. E. Parker, J. Alexander, E. Antell, S. Blaser, A. Johnson, J. Lee, T. Lee, S. Murasko, and S. Strong. 2014. Major–but rare–spring blooms in 2014 in San Francisco Bay Delta, California, a result of the long-term drought, increased residence time, and altered nutrient loads and forms. Journal of Experimental Marine Biology and Ecology </w:t>
      </w:r>
      <w:r w:rsidRPr="0074648E">
        <w:rPr>
          <w:b/>
        </w:rPr>
        <w:t>460</w:t>
      </w:r>
      <w:r w:rsidRPr="0074648E">
        <w:t>:8-18.</w:t>
      </w:r>
    </w:p>
    <w:p w14:paraId="315419ED" w14:textId="77777777" w:rsidR="00C0435E" w:rsidRPr="0074648E" w:rsidRDefault="00C0435E" w:rsidP="00C0435E">
      <w:pPr>
        <w:pStyle w:val="EndNoteBibliography"/>
        <w:spacing w:after="0"/>
        <w:ind w:left="720" w:hanging="720"/>
      </w:pPr>
      <w:r w:rsidRPr="0074648E">
        <w:t xml:space="preserve">Jassby, A. 2008. Phytoplankton in the upper San Francisco Estuary: recent biomass trends, their causes and their trophic significance. San Francisco Estuary and Watershed Science </w:t>
      </w:r>
      <w:r w:rsidRPr="0074648E">
        <w:rPr>
          <w:b/>
        </w:rPr>
        <w:t>6</w:t>
      </w:r>
      <w:r w:rsidRPr="0074648E">
        <w:t>:24 pages.</w:t>
      </w:r>
    </w:p>
    <w:p w14:paraId="027366A7" w14:textId="77777777" w:rsidR="00C0435E" w:rsidRPr="0074648E" w:rsidRDefault="00C0435E" w:rsidP="00C0435E">
      <w:pPr>
        <w:pStyle w:val="EndNoteBibliography"/>
        <w:spacing w:after="0"/>
        <w:ind w:left="720" w:hanging="720"/>
      </w:pPr>
      <w:r w:rsidRPr="0074648E">
        <w:t>Orsi, J. J. 1995. Food habits of several abundant zooplankton species in the Sacramento-San Joaquin estuary. Technical Report 41, Interagency Ecological Program for the Sacramento-San Joaquin Estuary (IEP), Stockton, CA.</w:t>
      </w:r>
    </w:p>
    <w:p w14:paraId="2035C812" w14:textId="77777777" w:rsidR="00C0435E" w:rsidRPr="0074648E" w:rsidRDefault="00C0435E" w:rsidP="00C0435E">
      <w:pPr>
        <w:pStyle w:val="EndNoteBibliography"/>
        <w:spacing w:after="0"/>
        <w:ind w:left="720" w:hanging="720"/>
      </w:pPr>
      <w:r w:rsidRPr="0074648E">
        <w:t xml:space="preserve">Schroeter, R. E., T. A. O'Rear, M. J. Young, and P. B. Moyle. 2015. The aquatic trophic ecology of Suisun Marsh, San Francisco Estuary, California, during autumn in a wet year. San Francisco Estuary and Watershed Science </w:t>
      </w:r>
      <w:r w:rsidRPr="0074648E">
        <w:rPr>
          <w:b/>
        </w:rPr>
        <w:t>13</w:t>
      </w:r>
      <w:r w:rsidRPr="0074648E">
        <w:t>.</w:t>
      </w:r>
    </w:p>
    <w:p w14:paraId="4A49253F" w14:textId="77777777" w:rsidR="00C0435E" w:rsidRPr="0074648E" w:rsidRDefault="00C0435E" w:rsidP="00C0435E">
      <w:pPr>
        <w:pStyle w:val="EndNoteBibliography"/>
        <w:spacing w:after="0"/>
        <w:ind w:left="720" w:hanging="720"/>
      </w:pPr>
      <w:r w:rsidRPr="0074648E">
        <w:t xml:space="preserve">Sobczak, W. V., J. E. Cloern, A. D. Jassby, B. E. Cole, T. S. Schraga, and A. Arnsberg. 2005. Detritus fuels ecosystem metabolism but not metazoan food webs in San Francisco Estuary's freshwater Delta. Estuaries </w:t>
      </w:r>
      <w:r w:rsidRPr="0074648E">
        <w:rPr>
          <w:b/>
        </w:rPr>
        <w:t>28</w:t>
      </w:r>
      <w:r w:rsidRPr="0074648E">
        <w:t>:122-135.</w:t>
      </w:r>
    </w:p>
    <w:p w14:paraId="7326B009" w14:textId="77777777" w:rsidR="00C0435E" w:rsidRPr="0074648E" w:rsidRDefault="00C0435E" w:rsidP="00C0435E">
      <w:pPr>
        <w:pStyle w:val="EndNoteBibliography"/>
        <w:ind w:left="720" w:hanging="720"/>
      </w:pPr>
      <w:r w:rsidRPr="0074648E">
        <w:t xml:space="preserve">Sobczak, W. V., J. E. Cloern, A. D. Jassby, and A. B. Muller-Solger. 2002. Bioavailability of organic matter in a highly disturbed estuary: The role of detrital and algal resources. Proceedings of the National Academy of Sciences </w:t>
      </w:r>
      <w:r w:rsidRPr="0074648E">
        <w:rPr>
          <w:b/>
        </w:rPr>
        <w:t>99</w:t>
      </w:r>
      <w:r w:rsidRPr="0074648E">
        <w:t>:8101-8105.</w:t>
      </w:r>
    </w:p>
    <w:p w14:paraId="2E3C346B" w14:textId="77777777" w:rsidR="00C0435E" w:rsidRDefault="00C0435E" w:rsidP="00C0435E">
      <w:r>
        <w:fldChar w:fldCharType="end"/>
      </w:r>
    </w:p>
    <w:p w14:paraId="4A2CB6B5" w14:textId="24B99098"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rtman, Rosemary@Wildlife" w:date="2018-12-26T15:36:00Z" w:initials="HR">
    <w:p w14:paraId="372B359D" w14:textId="1C20A814" w:rsidR="00CF1C15" w:rsidRDefault="00CF1C15">
      <w:pPr>
        <w:pStyle w:val="CommentText"/>
      </w:pPr>
      <w:r>
        <w:rPr>
          <w:rStyle w:val="CommentReference"/>
        </w:rPr>
        <w:annotationRef/>
      </w:r>
      <w:r>
        <w:t>A lot of this is currently a direct copy from the proposal and/or last year’s report. Ideally, it should be reworked a bit.</w:t>
      </w:r>
    </w:p>
  </w:comment>
  <w:comment w:id="7" w:author="Hartman, Rosemary@Wildlife" w:date="2018-12-26T15:41:00Z" w:initials="HR">
    <w:p w14:paraId="7329A82D" w14:textId="517FD7DE" w:rsidR="00CF1C15" w:rsidRDefault="00CF1C15">
      <w:pPr>
        <w:pStyle w:val="CommentText"/>
      </w:pPr>
      <w:r>
        <w:rPr>
          <w:rStyle w:val="CommentReference"/>
        </w:rPr>
        <w:annotationRef/>
      </w:r>
      <w:r>
        <w:t>I feel like we are honing in on things, maybe change language to reflect the fact that we’ve made most of our decisions.</w:t>
      </w:r>
    </w:p>
  </w:comment>
  <w:comment w:id="16" w:author="Hartman, Rosemary@Wildlife" w:date="2018-12-26T15:59:00Z" w:initials="HR">
    <w:p w14:paraId="149C3C9A" w14:textId="29D0BBAE" w:rsidR="00CF1C15" w:rsidRDefault="00CF1C15">
      <w:pPr>
        <w:pStyle w:val="CommentText"/>
      </w:pPr>
      <w:r>
        <w:rPr>
          <w:rStyle w:val="CommentReference"/>
        </w:rPr>
        <w:annotationRef/>
      </w:r>
      <w:r>
        <w:t>Present the data somewhere.</w:t>
      </w:r>
    </w:p>
  </w:comment>
  <w:comment w:id="17" w:author="Hartman, Rosemary@Wildlife" w:date="2018-12-26T16:00:00Z" w:initials="HR">
    <w:p w14:paraId="656F185A" w14:textId="100565CF" w:rsidR="00CF1C15" w:rsidRDefault="00CF1C15">
      <w:pPr>
        <w:pStyle w:val="CommentText"/>
      </w:pPr>
      <w:r>
        <w:rPr>
          <w:rStyle w:val="CommentReference"/>
        </w:rPr>
        <w:annotationRef/>
      </w:r>
      <w:r>
        <w:t>Remove Dow?</w:t>
      </w:r>
    </w:p>
  </w:comment>
  <w:comment w:id="18" w:author="Hartman, Rosemary@Wildlife" w:date="2018-12-26T16:01:00Z" w:initials="HR">
    <w:p w14:paraId="0DE3227B" w14:textId="0684F014" w:rsidR="00CF1C15" w:rsidRDefault="00CF1C15">
      <w:pPr>
        <w:pStyle w:val="CommentText"/>
      </w:pPr>
      <w:r>
        <w:rPr>
          <w:rStyle w:val="CommentReference"/>
        </w:rPr>
        <w:annotationRef/>
      </w:r>
      <w:r>
        <w:t>Probably don’t need this figure in the report.</w:t>
      </w:r>
    </w:p>
  </w:comment>
  <w:comment w:id="20" w:author="Hartman, Rosemary@Wildlife" w:date="2018-12-26T16:09:00Z" w:initials="HR">
    <w:p w14:paraId="2210B645" w14:textId="5EC08207" w:rsidR="00CF1C15" w:rsidRDefault="00CF1C15">
      <w:pPr>
        <w:pStyle w:val="CommentText"/>
      </w:pPr>
      <w:r>
        <w:rPr>
          <w:rStyle w:val="CommentReference"/>
        </w:rPr>
        <w:annotationRef/>
      </w:r>
      <w:r>
        <w:t>citation</w:t>
      </w:r>
    </w:p>
  </w:comment>
  <w:comment w:id="21" w:author="Hartman, Rosemary@Wildlife" w:date="2018-12-26T16:12:00Z" w:initials="HR">
    <w:p w14:paraId="4701D46C" w14:textId="40A2208F" w:rsidR="00CF1C15" w:rsidRDefault="00CF1C15">
      <w:pPr>
        <w:pStyle w:val="CommentText"/>
      </w:pPr>
      <w:r>
        <w:rPr>
          <w:rStyle w:val="CommentReference"/>
        </w:rPr>
        <w:annotationRef/>
      </w:r>
      <w:r>
        <w:t>double check diameter of circular net</w:t>
      </w:r>
    </w:p>
  </w:comment>
  <w:comment w:id="22" w:author="Hartman, Rosemary@Wildlife" w:date="2018-12-26T16:15:00Z" w:initials="HR">
    <w:p w14:paraId="6AEEB16E" w14:textId="15ACC2D6" w:rsidR="00CF1C15" w:rsidRDefault="00CF1C15">
      <w:pPr>
        <w:pStyle w:val="CommentText"/>
      </w:pPr>
      <w:r>
        <w:rPr>
          <w:rStyle w:val="CommentReference"/>
        </w:rPr>
        <w:annotationRef/>
      </w:r>
      <w:r>
        <w:t>get picture of hoop nets</w:t>
      </w:r>
    </w:p>
  </w:comment>
  <w:comment w:id="23" w:author="Hartman, Rosemary@Wildlife" w:date="2019-01-29T06:33:00Z" w:initials="HR">
    <w:p w14:paraId="4575321F" w14:textId="4875B661" w:rsidR="00CF1C15" w:rsidRDefault="00CF1C15">
      <w:pPr>
        <w:pStyle w:val="CommentText"/>
      </w:pPr>
      <w:r>
        <w:rPr>
          <w:rStyle w:val="CommentReference"/>
        </w:rPr>
        <w:annotationRef/>
      </w:r>
      <w:r>
        <w:t>Get full methods</w:t>
      </w:r>
    </w:p>
  </w:comment>
  <w:comment w:id="99" w:author="Hartman, Rosemary@Wildlife" w:date="2019-01-29T07:01:00Z" w:initials="HR">
    <w:p w14:paraId="7CE71C1E" w14:textId="7073138C" w:rsidR="00CF1C15" w:rsidRDefault="00CF1C15">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2B359D" w15:done="0"/>
  <w15:commentEx w15:paraId="7329A82D" w15:done="0"/>
  <w15:commentEx w15:paraId="149C3C9A" w15:done="0"/>
  <w15:commentEx w15:paraId="656F185A" w15:done="0"/>
  <w15:commentEx w15:paraId="0DE3227B" w15:done="0"/>
  <w15:commentEx w15:paraId="2210B645" w15:done="0"/>
  <w15:commentEx w15:paraId="4701D46C" w15:done="0"/>
  <w15:commentEx w15:paraId="6AEEB16E" w15:done="0"/>
  <w15:commentEx w15:paraId="4575321F"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2B359D" w16cid:durableId="1FCE1E69"/>
  <w16cid:commentId w16cid:paraId="7329A82D" w16cid:durableId="1FCE1F99"/>
  <w16cid:commentId w16cid:paraId="149C3C9A" w16cid:durableId="1FCE23F3"/>
  <w16cid:commentId w16cid:paraId="656F185A" w16cid:durableId="1FCE242E"/>
  <w16cid:commentId w16cid:paraId="0DE3227B" w16cid:durableId="1FCE2451"/>
  <w16cid:commentId w16cid:paraId="2210B645" w16cid:durableId="1FCE264B"/>
  <w16cid:commentId w16cid:paraId="4701D46C" w16cid:durableId="1FCE26E1"/>
  <w16cid:commentId w16cid:paraId="6AEEB16E" w16cid:durableId="1FCE27B8"/>
  <w16cid:commentId w16cid:paraId="4575321F" w16cid:durableId="1FFA723A"/>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60D53" w14:textId="77777777" w:rsidR="00A31570" w:rsidRDefault="00A31570">
      <w:pPr>
        <w:spacing w:after="0" w:line="240" w:lineRule="auto"/>
      </w:pPr>
      <w:r>
        <w:separator/>
      </w:r>
    </w:p>
  </w:endnote>
  <w:endnote w:type="continuationSeparator" w:id="0">
    <w:p w14:paraId="69608227" w14:textId="77777777" w:rsidR="00A31570" w:rsidRDefault="00A31570">
      <w:pPr>
        <w:spacing w:after="0" w:line="240" w:lineRule="auto"/>
      </w:pPr>
      <w:r>
        <w:continuationSeparator/>
      </w:r>
    </w:p>
  </w:endnote>
  <w:endnote w:type="continuationNotice" w:id="1">
    <w:p w14:paraId="35F4CD02" w14:textId="77777777" w:rsidR="00A31570" w:rsidRDefault="00A315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panose1 w:val="00000000000000000000"/>
    <w:charset w:val="00"/>
    <w:family w:val="roman"/>
    <w:notTrueType/>
    <w:pitch w:val="default"/>
  </w:font>
  <w:font w:name="Trebuchet MS Bold">
    <w:panose1 w:val="020B0703020202020204"/>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18394" w14:textId="77777777" w:rsidR="00CF1C15" w:rsidRDefault="00CF1C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CF1C15" w:rsidRDefault="00CF1C15">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3CD38" w14:textId="77777777" w:rsidR="00CF1C15" w:rsidRDefault="00CF1C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0CBA0" w14:textId="77777777" w:rsidR="00A31570" w:rsidRDefault="00A31570">
      <w:pPr>
        <w:spacing w:after="0" w:line="240" w:lineRule="auto"/>
      </w:pPr>
      <w:r>
        <w:separator/>
      </w:r>
    </w:p>
  </w:footnote>
  <w:footnote w:type="continuationSeparator" w:id="0">
    <w:p w14:paraId="6D91AC7A" w14:textId="77777777" w:rsidR="00A31570" w:rsidRDefault="00A31570">
      <w:pPr>
        <w:spacing w:after="0" w:line="240" w:lineRule="auto"/>
      </w:pPr>
      <w:r>
        <w:continuationSeparator/>
      </w:r>
    </w:p>
  </w:footnote>
  <w:footnote w:type="continuationNotice" w:id="1">
    <w:p w14:paraId="019B59A8" w14:textId="77777777" w:rsidR="00A31570" w:rsidRDefault="00A315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02215" w14:textId="77777777" w:rsidR="00CF1C15" w:rsidRDefault="00CF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77777777" w:rsidR="00CF1C15" w:rsidRDefault="00CF1C15">
    <w:pPr>
      <w:pStyle w:val="Header"/>
      <w:tabs>
        <w:tab w:val="clear" w:pos="9360"/>
        <w:tab w:val="right" w:pos="9340"/>
      </w:tabs>
    </w:pPr>
    <w:r>
      <w:t>2018 Fish Restoration Program Study Plan</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A848D" w14:textId="77777777" w:rsidR="00CF1C15" w:rsidRDefault="00CF1C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E12"/>
    <w:multiLevelType w:val="hybridMultilevel"/>
    <w:tmpl w:val="94923012"/>
    <w:lvl w:ilvl="0" w:tplc="49D4AA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C4261D"/>
    <w:multiLevelType w:val="hybridMultilevel"/>
    <w:tmpl w:val="DC5EA8C2"/>
    <w:lvl w:ilvl="0" w:tplc="7E5C30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3" w15:restartNumberingAfterBreak="0">
    <w:nsid w:val="11B45D76"/>
    <w:multiLevelType w:val="hybridMultilevel"/>
    <w:tmpl w:val="F078B678"/>
    <w:lvl w:ilvl="0" w:tplc="126ACA8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744D2"/>
    <w:multiLevelType w:val="hybridMultilevel"/>
    <w:tmpl w:val="120EF0AE"/>
    <w:lvl w:ilvl="0" w:tplc="8AB824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CF5332"/>
    <w:multiLevelType w:val="hybridMultilevel"/>
    <w:tmpl w:val="936E63B0"/>
    <w:lvl w:ilvl="0" w:tplc="5BAE903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C3F3A8D"/>
    <w:multiLevelType w:val="hybridMultilevel"/>
    <w:tmpl w:val="D5DC150C"/>
    <w:lvl w:ilvl="0" w:tplc="D88064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F6E4778"/>
    <w:multiLevelType w:val="hybridMultilevel"/>
    <w:tmpl w:val="092AF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620DD"/>
    <w:multiLevelType w:val="hybridMultilevel"/>
    <w:tmpl w:val="3110A44A"/>
    <w:lvl w:ilvl="0" w:tplc="E9481B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606FB9"/>
    <w:multiLevelType w:val="hybridMultilevel"/>
    <w:tmpl w:val="F2B009AC"/>
    <w:lvl w:ilvl="0" w:tplc="BE2C1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42893B9B"/>
    <w:multiLevelType w:val="hybridMultilevel"/>
    <w:tmpl w:val="1AA806BE"/>
    <w:lvl w:ilvl="0" w:tplc="E1BEE7D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D2096D"/>
    <w:multiLevelType w:val="hybridMultilevel"/>
    <w:tmpl w:val="A6BE5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4EAE2713"/>
    <w:multiLevelType w:val="hybridMultilevel"/>
    <w:tmpl w:val="513A7584"/>
    <w:lvl w:ilvl="0" w:tplc="B8ECBB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13071DD"/>
    <w:multiLevelType w:val="hybridMultilevel"/>
    <w:tmpl w:val="900A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2E396C"/>
    <w:multiLevelType w:val="hybridMultilevel"/>
    <w:tmpl w:val="9120FA96"/>
    <w:lvl w:ilvl="0" w:tplc="0BA664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5101721"/>
    <w:multiLevelType w:val="hybridMultilevel"/>
    <w:tmpl w:val="EF0A1820"/>
    <w:lvl w:ilvl="0" w:tplc="D9648F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E004D3"/>
    <w:multiLevelType w:val="hybridMultilevel"/>
    <w:tmpl w:val="1AE05CE2"/>
    <w:lvl w:ilvl="0" w:tplc="EDCADE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95F66F3"/>
    <w:multiLevelType w:val="hybridMultilevel"/>
    <w:tmpl w:val="51907B02"/>
    <w:lvl w:ilvl="0" w:tplc="B29C7E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7164DA"/>
    <w:multiLevelType w:val="hybridMultilevel"/>
    <w:tmpl w:val="EEDC0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631E462B"/>
    <w:multiLevelType w:val="hybridMultilevel"/>
    <w:tmpl w:val="C778E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307B1"/>
    <w:multiLevelType w:val="hybridMultilevel"/>
    <w:tmpl w:val="45F09CFE"/>
    <w:lvl w:ilvl="0" w:tplc="72CEA9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40C6867"/>
    <w:multiLevelType w:val="hybridMultilevel"/>
    <w:tmpl w:val="5ACEEA92"/>
    <w:lvl w:ilvl="0" w:tplc="EE8CF20C">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15:restartNumberingAfterBreak="0">
    <w:nsid w:val="65F825C5"/>
    <w:multiLevelType w:val="hybridMultilevel"/>
    <w:tmpl w:val="DAD6E01C"/>
    <w:lvl w:ilvl="0" w:tplc="692664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9076D27"/>
    <w:multiLevelType w:val="hybridMultilevel"/>
    <w:tmpl w:val="9B103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D54EE6"/>
    <w:multiLevelType w:val="hybridMultilevel"/>
    <w:tmpl w:val="DE4A7FE8"/>
    <w:lvl w:ilvl="0" w:tplc="03C85AE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BB67F0B"/>
    <w:multiLevelType w:val="hybridMultilevel"/>
    <w:tmpl w:val="58EEFE72"/>
    <w:lvl w:ilvl="0" w:tplc="B92EC1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C6D384E"/>
    <w:multiLevelType w:val="hybridMultilevel"/>
    <w:tmpl w:val="93C8E998"/>
    <w:lvl w:ilvl="0" w:tplc="02E8EF6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D353EE0"/>
    <w:multiLevelType w:val="hybridMultilevel"/>
    <w:tmpl w:val="951AB006"/>
    <w:lvl w:ilvl="0" w:tplc="F47E2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25"/>
  </w:num>
  <w:num w:numId="3">
    <w:abstractNumId w:val="17"/>
  </w:num>
  <w:num w:numId="4">
    <w:abstractNumId w:val="26"/>
  </w:num>
  <w:num w:numId="5">
    <w:abstractNumId w:val="12"/>
  </w:num>
  <w:num w:numId="6">
    <w:abstractNumId w:val="16"/>
  </w:num>
  <w:num w:numId="7">
    <w:abstractNumId w:val="13"/>
  </w:num>
  <w:num w:numId="8">
    <w:abstractNumId w:val="10"/>
  </w:num>
  <w:num w:numId="9">
    <w:abstractNumId w:val="14"/>
  </w:num>
  <w:num w:numId="10">
    <w:abstractNumId w:val="27"/>
  </w:num>
  <w:num w:numId="11">
    <w:abstractNumId w:val="15"/>
  </w:num>
  <w:num w:numId="12">
    <w:abstractNumId w:val="8"/>
  </w:num>
  <w:num w:numId="13">
    <w:abstractNumId w:val="31"/>
  </w:num>
  <w:num w:numId="14">
    <w:abstractNumId w:val="21"/>
  </w:num>
  <w:num w:numId="15">
    <w:abstractNumId w:val="24"/>
  </w:num>
  <w:num w:numId="16">
    <w:abstractNumId w:val="5"/>
  </w:num>
  <w:num w:numId="17">
    <w:abstractNumId w:val="4"/>
  </w:num>
  <w:num w:numId="18">
    <w:abstractNumId w:val="20"/>
  </w:num>
  <w:num w:numId="19">
    <w:abstractNumId w:val="11"/>
  </w:num>
  <w:num w:numId="20">
    <w:abstractNumId w:val="22"/>
  </w:num>
  <w:num w:numId="21">
    <w:abstractNumId w:val="18"/>
  </w:num>
  <w:num w:numId="22">
    <w:abstractNumId w:val="33"/>
  </w:num>
  <w:num w:numId="23">
    <w:abstractNumId w:val="32"/>
  </w:num>
  <w:num w:numId="24">
    <w:abstractNumId w:val="1"/>
  </w:num>
  <w:num w:numId="25">
    <w:abstractNumId w:val="3"/>
  </w:num>
  <w:num w:numId="26">
    <w:abstractNumId w:val="30"/>
  </w:num>
  <w:num w:numId="27">
    <w:abstractNumId w:val="35"/>
  </w:num>
  <w:num w:numId="28">
    <w:abstractNumId w:val="19"/>
  </w:num>
  <w:num w:numId="29">
    <w:abstractNumId w:val="7"/>
  </w:num>
  <w:num w:numId="30">
    <w:abstractNumId w:val="23"/>
  </w:num>
  <w:num w:numId="31">
    <w:abstractNumId w:val="0"/>
  </w:num>
  <w:num w:numId="32">
    <w:abstractNumId w:val="28"/>
  </w:num>
  <w:num w:numId="33">
    <w:abstractNumId w:val="34"/>
  </w:num>
  <w:num w:numId="34">
    <w:abstractNumId w:val="6"/>
  </w:num>
  <w:num w:numId="35">
    <w:abstractNumId w:val="9"/>
  </w:num>
  <w:num w:numId="36">
    <w:abstractNumId w:val="29"/>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1-5-21-3546993493-1090657416-820600998-24831"/>
  </w15:person>
  <w15:person w15:author="Ellis, Daniel@Wildlife">
    <w15:presenceInfo w15:providerId="AD" w15:userId="S-1-5-21-3546993493-1090657416-820600998-45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A27634"/>
    <w:rsid w:val="00001495"/>
    <w:rsid w:val="0000345F"/>
    <w:rsid w:val="0000444B"/>
    <w:rsid w:val="00016554"/>
    <w:rsid w:val="000348A0"/>
    <w:rsid w:val="00035F20"/>
    <w:rsid w:val="00036197"/>
    <w:rsid w:val="00036FB2"/>
    <w:rsid w:val="000513A6"/>
    <w:rsid w:val="00051A5E"/>
    <w:rsid w:val="00061A8C"/>
    <w:rsid w:val="0006202E"/>
    <w:rsid w:val="0006310E"/>
    <w:rsid w:val="00067FA7"/>
    <w:rsid w:val="00073C04"/>
    <w:rsid w:val="000841F2"/>
    <w:rsid w:val="0008458E"/>
    <w:rsid w:val="00096F9D"/>
    <w:rsid w:val="000975B5"/>
    <w:rsid w:val="000B36FB"/>
    <w:rsid w:val="000C107C"/>
    <w:rsid w:val="000D4384"/>
    <w:rsid w:val="000E485F"/>
    <w:rsid w:val="000E59B2"/>
    <w:rsid w:val="000E5EBA"/>
    <w:rsid w:val="000E7293"/>
    <w:rsid w:val="000F18C7"/>
    <w:rsid w:val="000F3D71"/>
    <w:rsid w:val="00100AD3"/>
    <w:rsid w:val="00104106"/>
    <w:rsid w:val="00106179"/>
    <w:rsid w:val="00114A86"/>
    <w:rsid w:val="00120B83"/>
    <w:rsid w:val="00124E3B"/>
    <w:rsid w:val="00127F21"/>
    <w:rsid w:val="00132D2D"/>
    <w:rsid w:val="0013436E"/>
    <w:rsid w:val="00141368"/>
    <w:rsid w:val="001430AF"/>
    <w:rsid w:val="0014369B"/>
    <w:rsid w:val="00146E36"/>
    <w:rsid w:val="00150919"/>
    <w:rsid w:val="001616E3"/>
    <w:rsid w:val="00162653"/>
    <w:rsid w:val="00167699"/>
    <w:rsid w:val="00170BE3"/>
    <w:rsid w:val="00170CCB"/>
    <w:rsid w:val="00172F2D"/>
    <w:rsid w:val="0017586D"/>
    <w:rsid w:val="0017738C"/>
    <w:rsid w:val="00184CEF"/>
    <w:rsid w:val="0018706D"/>
    <w:rsid w:val="001960A1"/>
    <w:rsid w:val="001A0F50"/>
    <w:rsid w:val="001A24E6"/>
    <w:rsid w:val="001A3270"/>
    <w:rsid w:val="001A4439"/>
    <w:rsid w:val="001A4BBD"/>
    <w:rsid w:val="001B03AB"/>
    <w:rsid w:val="001B60A9"/>
    <w:rsid w:val="001C168D"/>
    <w:rsid w:val="001C2E0E"/>
    <w:rsid w:val="001C5D0C"/>
    <w:rsid w:val="001D2C3E"/>
    <w:rsid w:val="001D370D"/>
    <w:rsid w:val="001D6995"/>
    <w:rsid w:val="001E1ABD"/>
    <w:rsid w:val="001E35E5"/>
    <w:rsid w:val="001E4797"/>
    <w:rsid w:val="001E5A92"/>
    <w:rsid w:val="001F13AC"/>
    <w:rsid w:val="001F1AAA"/>
    <w:rsid w:val="001F449C"/>
    <w:rsid w:val="001F637D"/>
    <w:rsid w:val="001F76EF"/>
    <w:rsid w:val="00204F4E"/>
    <w:rsid w:val="00206AD3"/>
    <w:rsid w:val="002109AE"/>
    <w:rsid w:val="00211B4F"/>
    <w:rsid w:val="00212473"/>
    <w:rsid w:val="00212E01"/>
    <w:rsid w:val="002200DE"/>
    <w:rsid w:val="0023062C"/>
    <w:rsid w:val="00232E24"/>
    <w:rsid w:val="002335A5"/>
    <w:rsid w:val="002348BE"/>
    <w:rsid w:val="00257C96"/>
    <w:rsid w:val="00260EBB"/>
    <w:rsid w:val="00262370"/>
    <w:rsid w:val="002636F9"/>
    <w:rsid w:val="0026600B"/>
    <w:rsid w:val="00274852"/>
    <w:rsid w:val="0028137B"/>
    <w:rsid w:val="00287B46"/>
    <w:rsid w:val="00291F0F"/>
    <w:rsid w:val="002A331B"/>
    <w:rsid w:val="002A335B"/>
    <w:rsid w:val="002A7FD9"/>
    <w:rsid w:val="002B3FE6"/>
    <w:rsid w:val="002B6D03"/>
    <w:rsid w:val="002C06F6"/>
    <w:rsid w:val="002C33A7"/>
    <w:rsid w:val="002C502A"/>
    <w:rsid w:val="002C50FB"/>
    <w:rsid w:val="002E5AD6"/>
    <w:rsid w:val="002E5DBC"/>
    <w:rsid w:val="002F4FF9"/>
    <w:rsid w:val="003002E0"/>
    <w:rsid w:val="003109B0"/>
    <w:rsid w:val="00313829"/>
    <w:rsid w:val="00324FC0"/>
    <w:rsid w:val="003256C0"/>
    <w:rsid w:val="00327C04"/>
    <w:rsid w:val="00327F28"/>
    <w:rsid w:val="0033566F"/>
    <w:rsid w:val="0034055B"/>
    <w:rsid w:val="0034467E"/>
    <w:rsid w:val="00346409"/>
    <w:rsid w:val="00360460"/>
    <w:rsid w:val="003637A8"/>
    <w:rsid w:val="00371248"/>
    <w:rsid w:val="0038025A"/>
    <w:rsid w:val="003876FF"/>
    <w:rsid w:val="00387CAC"/>
    <w:rsid w:val="003918A8"/>
    <w:rsid w:val="003942B0"/>
    <w:rsid w:val="003950FE"/>
    <w:rsid w:val="0039682F"/>
    <w:rsid w:val="003A23C3"/>
    <w:rsid w:val="003B0171"/>
    <w:rsid w:val="003B0E2F"/>
    <w:rsid w:val="003B0E58"/>
    <w:rsid w:val="003B1921"/>
    <w:rsid w:val="003B2A28"/>
    <w:rsid w:val="003C49C9"/>
    <w:rsid w:val="003C700C"/>
    <w:rsid w:val="003D759C"/>
    <w:rsid w:val="003E66BD"/>
    <w:rsid w:val="003F1B2E"/>
    <w:rsid w:val="003F2F0C"/>
    <w:rsid w:val="003F4720"/>
    <w:rsid w:val="003F4E36"/>
    <w:rsid w:val="003F5902"/>
    <w:rsid w:val="00422A64"/>
    <w:rsid w:val="00424239"/>
    <w:rsid w:val="00424578"/>
    <w:rsid w:val="004248AD"/>
    <w:rsid w:val="00430874"/>
    <w:rsid w:val="00435AD2"/>
    <w:rsid w:val="004367A0"/>
    <w:rsid w:val="00442ADA"/>
    <w:rsid w:val="00456936"/>
    <w:rsid w:val="00457A81"/>
    <w:rsid w:val="00463B5C"/>
    <w:rsid w:val="00464071"/>
    <w:rsid w:val="00471D53"/>
    <w:rsid w:val="00482734"/>
    <w:rsid w:val="004827A9"/>
    <w:rsid w:val="004841D5"/>
    <w:rsid w:val="00486002"/>
    <w:rsid w:val="00486ACF"/>
    <w:rsid w:val="00493082"/>
    <w:rsid w:val="00494A26"/>
    <w:rsid w:val="004A17D6"/>
    <w:rsid w:val="004B10DD"/>
    <w:rsid w:val="004B582B"/>
    <w:rsid w:val="004C182E"/>
    <w:rsid w:val="004C4562"/>
    <w:rsid w:val="004C4EF3"/>
    <w:rsid w:val="004C7A01"/>
    <w:rsid w:val="004D27AA"/>
    <w:rsid w:val="004D3A89"/>
    <w:rsid w:val="004D3B90"/>
    <w:rsid w:val="004D4E2D"/>
    <w:rsid w:val="004E1D7F"/>
    <w:rsid w:val="004E4F1C"/>
    <w:rsid w:val="004F244C"/>
    <w:rsid w:val="004F7B85"/>
    <w:rsid w:val="00500686"/>
    <w:rsid w:val="00503C98"/>
    <w:rsid w:val="005055E3"/>
    <w:rsid w:val="00511A5F"/>
    <w:rsid w:val="00520FA9"/>
    <w:rsid w:val="00525349"/>
    <w:rsid w:val="00537C2F"/>
    <w:rsid w:val="00540E3A"/>
    <w:rsid w:val="00547330"/>
    <w:rsid w:val="0055298E"/>
    <w:rsid w:val="0055315D"/>
    <w:rsid w:val="00555DDC"/>
    <w:rsid w:val="00560E17"/>
    <w:rsid w:val="00562959"/>
    <w:rsid w:val="00573E63"/>
    <w:rsid w:val="00575204"/>
    <w:rsid w:val="0057549B"/>
    <w:rsid w:val="0057666D"/>
    <w:rsid w:val="00576DF4"/>
    <w:rsid w:val="0058066E"/>
    <w:rsid w:val="0058312C"/>
    <w:rsid w:val="0058402F"/>
    <w:rsid w:val="00593797"/>
    <w:rsid w:val="0059462B"/>
    <w:rsid w:val="005A5255"/>
    <w:rsid w:val="005A7D52"/>
    <w:rsid w:val="005B02A2"/>
    <w:rsid w:val="005B346D"/>
    <w:rsid w:val="005B76BE"/>
    <w:rsid w:val="005C7121"/>
    <w:rsid w:val="005D190D"/>
    <w:rsid w:val="005D6199"/>
    <w:rsid w:val="005E2672"/>
    <w:rsid w:val="005E2AF7"/>
    <w:rsid w:val="005E39DB"/>
    <w:rsid w:val="005F5F7E"/>
    <w:rsid w:val="00612342"/>
    <w:rsid w:val="00612DE0"/>
    <w:rsid w:val="006147BF"/>
    <w:rsid w:val="006363B9"/>
    <w:rsid w:val="0064488F"/>
    <w:rsid w:val="0065066F"/>
    <w:rsid w:val="00650A58"/>
    <w:rsid w:val="00661D85"/>
    <w:rsid w:val="006649CD"/>
    <w:rsid w:val="00665B97"/>
    <w:rsid w:val="0067147F"/>
    <w:rsid w:val="00671C37"/>
    <w:rsid w:val="006733D0"/>
    <w:rsid w:val="00674BAC"/>
    <w:rsid w:val="00675EEA"/>
    <w:rsid w:val="0067793C"/>
    <w:rsid w:val="006843BD"/>
    <w:rsid w:val="006947B3"/>
    <w:rsid w:val="00697C79"/>
    <w:rsid w:val="006A0472"/>
    <w:rsid w:val="006A0AC7"/>
    <w:rsid w:val="006A2ADF"/>
    <w:rsid w:val="006A491A"/>
    <w:rsid w:val="006B05FB"/>
    <w:rsid w:val="006B096A"/>
    <w:rsid w:val="006B264F"/>
    <w:rsid w:val="006B30EF"/>
    <w:rsid w:val="006C3A32"/>
    <w:rsid w:val="006C4891"/>
    <w:rsid w:val="006C69C5"/>
    <w:rsid w:val="006D601C"/>
    <w:rsid w:val="006D6D1F"/>
    <w:rsid w:val="006E7DD5"/>
    <w:rsid w:val="006F2BCC"/>
    <w:rsid w:val="00714AC3"/>
    <w:rsid w:val="00715B71"/>
    <w:rsid w:val="007263FB"/>
    <w:rsid w:val="0073160C"/>
    <w:rsid w:val="00731F96"/>
    <w:rsid w:val="0073653E"/>
    <w:rsid w:val="00737EC8"/>
    <w:rsid w:val="0074128D"/>
    <w:rsid w:val="00755F1B"/>
    <w:rsid w:val="00762728"/>
    <w:rsid w:val="00762B5E"/>
    <w:rsid w:val="00782BCA"/>
    <w:rsid w:val="00783150"/>
    <w:rsid w:val="00787C63"/>
    <w:rsid w:val="007955EE"/>
    <w:rsid w:val="007A6743"/>
    <w:rsid w:val="007A7657"/>
    <w:rsid w:val="007B0944"/>
    <w:rsid w:val="007C100D"/>
    <w:rsid w:val="007C7DED"/>
    <w:rsid w:val="007D0365"/>
    <w:rsid w:val="007D7049"/>
    <w:rsid w:val="007E08D9"/>
    <w:rsid w:val="007E0F9F"/>
    <w:rsid w:val="007E2AF9"/>
    <w:rsid w:val="007E42F8"/>
    <w:rsid w:val="007E49B8"/>
    <w:rsid w:val="007F0B91"/>
    <w:rsid w:val="007F3629"/>
    <w:rsid w:val="007F73EA"/>
    <w:rsid w:val="00813443"/>
    <w:rsid w:val="00815963"/>
    <w:rsid w:val="008414E0"/>
    <w:rsid w:val="00841DE9"/>
    <w:rsid w:val="00850091"/>
    <w:rsid w:val="00850B89"/>
    <w:rsid w:val="00855BCB"/>
    <w:rsid w:val="008560F5"/>
    <w:rsid w:val="00862879"/>
    <w:rsid w:val="00862C42"/>
    <w:rsid w:val="00863277"/>
    <w:rsid w:val="00865FBA"/>
    <w:rsid w:val="008714A5"/>
    <w:rsid w:val="0087549A"/>
    <w:rsid w:val="0089482B"/>
    <w:rsid w:val="00895938"/>
    <w:rsid w:val="0089699F"/>
    <w:rsid w:val="008A394D"/>
    <w:rsid w:val="008C14E8"/>
    <w:rsid w:val="008C670C"/>
    <w:rsid w:val="008D1CC8"/>
    <w:rsid w:val="008D4C4D"/>
    <w:rsid w:val="008D5578"/>
    <w:rsid w:val="008D6E83"/>
    <w:rsid w:val="008D72B7"/>
    <w:rsid w:val="008E08AB"/>
    <w:rsid w:val="008E6A18"/>
    <w:rsid w:val="008F3AF9"/>
    <w:rsid w:val="008F3FC2"/>
    <w:rsid w:val="008F4689"/>
    <w:rsid w:val="008F4F65"/>
    <w:rsid w:val="00901A77"/>
    <w:rsid w:val="00904542"/>
    <w:rsid w:val="0091397C"/>
    <w:rsid w:val="00927467"/>
    <w:rsid w:val="009278C2"/>
    <w:rsid w:val="00930546"/>
    <w:rsid w:val="0094066F"/>
    <w:rsid w:val="00946CAB"/>
    <w:rsid w:val="009516EF"/>
    <w:rsid w:val="009574D9"/>
    <w:rsid w:val="00957700"/>
    <w:rsid w:val="00957E15"/>
    <w:rsid w:val="00960BB5"/>
    <w:rsid w:val="00971C93"/>
    <w:rsid w:val="00976A91"/>
    <w:rsid w:val="00986682"/>
    <w:rsid w:val="00992978"/>
    <w:rsid w:val="00996CE3"/>
    <w:rsid w:val="009A4B4A"/>
    <w:rsid w:val="009A7F58"/>
    <w:rsid w:val="009B432D"/>
    <w:rsid w:val="009B67E9"/>
    <w:rsid w:val="009B6E15"/>
    <w:rsid w:val="009C0E07"/>
    <w:rsid w:val="009E736F"/>
    <w:rsid w:val="009E7682"/>
    <w:rsid w:val="009F05B4"/>
    <w:rsid w:val="009F6D45"/>
    <w:rsid w:val="009F7207"/>
    <w:rsid w:val="00A01AC6"/>
    <w:rsid w:val="00A02055"/>
    <w:rsid w:val="00A036B3"/>
    <w:rsid w:val="00A04FDC"/>
    <w:rsid w:val="00A0716C"/>
    <w:rsid w:val="00A22DED"/>
    <w:rsid w:val="00A242AF"/>
    <w:rsid w:val="00A27634"/>
    <w:rsid w:val="00A31570"/>
    <w:rsid w:val="00A32501"/>
    <w:rsid w:val="00A328C4"/>
    <w:rsid w:val="00A33A6F"/>
    <w:rsid w:val="00A35AA4"/>
    <w:rsid w:val="00A4319A"/>
    <w:rsid w:val="00A44062"/>
    <w:rsid w:val="00A45309"/>
    <w:rsid w:val="00A505D6"/>
    <w:rsid w:val="00A5441F"/>
    <w:rsid w:val="00A54786"/>
    <w:rsid w:val="00A6359E"/>
    <w:rsid w:val="00A82E6B"/>
    <w:rsid w:val="00A87B3D"/>
    <w:rsid w:val="00A91192"/>
    <w:rsid w:val="00A972F4"/>
    <w:rsid w:val="00AA0F60"/>
    <w:rsid w:val="00AA5C94"/>
    <w:rsid w:val="00AB1066"/>
    <w:rsid w:val="00AB69C5"/>
    <w:rsid w:val="00AB79EC"/>
    <w:rsid w:val="00AC03DB"/>
    <w:rsid w:val="00AC3222"/>
    <w:rsid w:val="00AD1F90"/>
    <w:rsid w:val="00AD3920"/>
    <w:rsid w:val="00AD55F2"/>
    <w:rsid w:val="00AE09A7"/>
    <w:rsid w:val="00AE56D7"/>
    <w:rsid w:val="00AF499C"/>
    <w:rsid w:val="00AF5F82"/>
    <w:rsid w:val="00AF6179"/>
    <w:rsid w:val="00AF65EB"/>
    <w:rsid w:val="00AF66AD"/>
    <w:rsid w:val="00AF6965"/>
    <w:rsid w:val="00B022AD"/>
    <w:rsid w:val="00B03A1A"/>
    <w:rsid w:val="00B058C7"/>
    <w:rsid w:val="00B12634"/>
    <w:rsid w:val="00B14E38"/>
    <w:rsid w:val="00B23F34"/>
    <w:rsid w:val="00B264BD"/>
    <w:rsid w:val="00B26EC0"/>
    <w:rsid w:val="00B40B03"/>
    <w:rsid w:val="00B618F3"/>
    <w:rsid w:val="00B65EF5"/>
    <w:rsid w:val="00B676C1"/>
    <w:rsid w:val="00B73149"/>
    <w:rsid w:val="00B83705"/>
    <w:rsid w:val="00B9143F"/>
    <w:rsid w:val="00B94AE1"/>
    <w:rsid w:val="00B951E7"/>
    <w:rsid w:val="00B97869"/>
    <w:rsid w:val="00BA1949"/>
    <w:rsid w:val="00BA6F40"/>
    <w:rsid w:val="00BA7ABF"/>
    <w:rsid w:val="00BB2573"/>
    <w:rsid w:val="00BB6260"/>
    <w:rsid w:val="00BB6C0B"/>
    <w:rsid w:val="00BB7B26"/>
    <w:rsid w:val="00BB7C0B"/>
    <w:rsid w:val="00BD356A"/>
    <w:rsid w:val="00BD3675"/>
    <w:rsid w:val="00BE22A0"/>
    <w:rsid w:val="00BE54D8"/>
    <w:rsid w:val="00BE6773"/>
    <w:rsid w:val="00BF2BCE"/>
    <w:rsid w:val="00C0435E"/>
    <w:rsid w:val="00C16D0F"/>
    <w:rsid w:val="00C212F8"/>
    <w:rsid w:val="00C22785"/>
    <w:rsid w:val="00C30862"/>
    <w:rsid w:val="00C36800"/>
    <w:rsid w:val="00C370CB"/>
    <w:rsid w:val="00C4375D"/>
    <w:rsid w:val="00C555C8"/>
    <w:rsid w:val="00C61CE3"/>
    <w:rsid w:val="00C63028"/>
    <w:rsid w:val="00C76385"/>
    <w:rsid w:val="00C801BD"/>
    <w:rsid w:val="00C830BF"/>
    <w:rsid w:val="00C9653E"/>
    <w:rsid w:val="00CA6297"/>
    <w:rsid w:val="00CC248D"/>
    <w:rsid w:val="00CC5BB1"/>
    <w:rsid w:val="00CD15C1"/>
    <w:rsid w:val="00CD48A1"/>
    <w:rsid w:val="00CD6D68"/>
    <w:rsid w:val="00CE1F75"/>
    <w:rsid w:val="00CE3CE5"/>
    <w:rsid w:val="00CF1C15"/>
    <w:rsid w:val="00CF4045"/>
    <w:rsid w:val="00D04648"/>
    <w:rsid w:val="00D0513C"/>
    <w:rsid w:val="00D11944"/>
    <w:rsid w:val="00D174ED"/>
    <w:rsid w:val="00D2471F"/>
    <w:rsid w:val="00D25A40"/>
    <w:rsid w:val="00D27543"/>
    <w:rsid w:val="00D30241"/>
    <w:rsid w:val="00D35978"/>
    <w:rsid w:val="00D47CED"/>
    <w:rsid w:val="00D53C64"/>
    <w:rsid w:val="00D57030"/>
    <w:rsid w:val="00D608CA"/>
    <w:rsid w:val="00D62DD4"/>
    <w:rsid w:val="00D64CDF"/>
    <w:rsid w:val="00D65F3D"/>
    <w:rsid w:val="00D75FC7"/>
    <w:rsid w:val="00D7623E"/>
    <w:rsid w:val="00D86F8F"/>
    <w:rsid w:val="00D92F7D"/>
    <w:rsid w:val="00D957A6"/>
    <w:rsid w:val="00D95B10"/>
    <w:rsid w:val="00DA2D41"/>
    <w:rsid w:val="00DA6A92"/>
    <w:rsid w:val="00DB075D"/>
    <w:rsid w:val="00DD1AB6"/>
    <w:rsid w:val="00DD3C7A"/>
    <w:rsid w:val="00DD4B64"/>
    <w:rsid w:val="00DD4D93"/>
    <w:rsid w:val="00DD5548"/>
    <w:rsid w:val="00DE1EF9"/>
    <w:rsid w:val="00DE5C1D"/>
    <w:rsid w:val="00DF16F9"/>
    <w:rsid w:val="00DF1D1A"/>
    <w:rsid w:val="00DF62B5"/>
    <w:rsid w:val="00E005DE"/>
    <w:rsid w:val="00E01A4F"/>
    <w:rsid w:val="00E02103"/>
    <w:rsid w:val="00E02670"/>
    <w:rsid w:val="00E16246"/>
    <w:rsid w:val="00E163E5"/>
    <w:rsid w:val="00E170EA"/>
    <w:rsid w:val="00E21093"/>
    <w:rsid w:val="00E22DCF"/>
    <w:rsid w:val="00E234AD"/>
    <w:rsid w:val="00E25C17"/>
    <w:rsid w:val="00E2658F"/>
    <w:rsid w:val="00E335FD"/>
    <w:rsid w:val="00E35C59"/>
    <w:rsid w:val="00E45942"/>
    <w:rsid w:val="00E542EC"/>
    <w:rsid w:val="00E60641"/>
    <w:rsid w:val="00E62992"/>
    <w:rsid w:val="00E67D51"/>
    <w:rsid w:val="00E70C0F"/>
    <w:rsid w:val="00E74A31"/>
    <w:rsid w:val="00E75BFD"/>
    <w:rsid w:val="00E75E62"/>
    <w:rsid w:val="00E86C5D"/>
    <w:rsid w:val="00E9179C"/>
    <w:rsid w:val="00E917E0"/>
    <w:rsid w:val="00E94F56"/>
    <w:rsid w:val="00EA21AC"/>
    <w:rsid w:val="00EA4EB4"/>
    <w:rsid w:val="00EB0222"/>
    <w:rsid w:val="00EB04E4"/>
    <w:rsid w:val="00EC34F4"/>
    <w:rsid w:val="00EC41B8"/>
    <w:rsid w:val="00EC7C8A"/>
    <w:rsid w:val="00ED077E"/>
    <w:rsid w:val="00ED18EE"/>
    <w:rsid w:val="00EE44D3"/>
    <w:rsid w:val="00EF0D85"/>
    <w:rsid w:val="00F017C6"/>
    <w:rsid w:val="00F11AFD"/>
    <w:rsid w:val="00F13F8E"/>
    <w:rsid w:val="00F14858"/>
    <w:rsid w:val="00F21D09"/>
    <w:rsid w:val="00F23A4E"/>
    <w:rsid w:val="00F45C89"/>
    <w:rsid w:val="00F56D89"/>
    <w:rsid w:val="00F57718"/>
    <w:rsid w:val="00F640C3"/>
    <w:rsid w:val="00F6728C"/>
    <w:rsid w:val="00F80258"/>
    <w:rsid w:val="00F829AA"/>
    <w:rsid w:val="00F96F16"/>
    <w:rsid w:val="00FA3456"/>
    <w:rsid w:val="00FA373A"/>
    <w:rsid w:val="00FA6A93"/>
    <w:rsid w:val="00FA71D8"/>
    <w:rsid w:val="00FB107E"/>
    <w:rsid w:val="00FB1B6C"/>
    <w:rsid w:val="00FB2B04"/>
    <w:rsid w:val="00FC7475"/>
    <w:rsid w:val="00FD0970"/>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C44EA"/>
  <w15:docId w15:val="{0B6BB1D2-9BF1-4CB2-9186-F123E12D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7634"/>
    <w:rPr>
      <w:rFonts w:eastAsiaTheme="minorEastAsia"/>
    </w:rPr>
  </w:style>
  <w:style w:type="paragraph" w:styleId="Heading1">
    <w:name w:val="heading 1"/>
    <w:basedOn w:val="Normal"/>
    <w:next w:val="Normal"/>
    <w:link w:val="Heading1Char"/>
    <w:uiPriority w:val="9"/>
    <w:qFormat/>
    <w:rsid w:val="00A276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76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763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763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763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763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763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763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2763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63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763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763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763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2763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763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76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763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27634"/>
    <w:rPr>
      <w:rFonts w:asciiTheme="majorHAnsi" w:eastAsiaTheme="majorEastAsia" w:hAnsiTheme="majorHAnsi" w:cstheme="majorBidi"/>
      <w:i/>
      <w:iCs/>
      <w:color w:val="404040" w:themeColor="text1" w:themeTint="BF"/>
      <w:sz w:val="20"/>
      <w:szCs w:val="2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eastAsiaTheme="minorEastAsia"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A27634"/>
    <w:pPr>
      <w:outlineLvl w:val="9"/>
    </w:pPr>
  </w:style>
  <w:style w:type="paragraph" w:styleId="TOC2">
    <w:name w:val="toc 2"/>
    <w:uiPriority w:val="39"/>
    <w:rsid w:val="00A27634"/>
    <w:pPr>
      <w:spacing w:after="0"/>
      <w:ind w:left="220"/>
    </w:pPr>
    <w:rPr>
      <w:rFonts w:eastAsiaTheme="minorEastAsia"/>
      <w:smallCaps/>
      <w:sz w:val="20"/>
      <w:szCs w:val="20"/>
    </w:rPr>
  </w:style>
  <w:style w:type="paragraph" w:styleId="TOC3">
    <w:name w:val="toc 3"/>
    <w:uiPriority w:val="39"/>
    <w:rsid w:val="00A27634"/>
    <w:pPr>
      <w:spacing w:after="0"/>
      <w:ind w:left="440"/>
    </w:pPr>
    <w:rPr>
      <w:rFonts w:eastAsiaTheme="minorEastAsia"/>
      <w:i/>
      <w:iCs/>
      <w:sz w:val="20"/>
      <w:szCs w:val="20"/>
    </w:rPr>
  </w:style>
  <w:style w:type="paragraph" w:styleId="TOC4">
    <w:name w:val="toc 4"/>
    <w:uiPriority w:val="39"/>
    <w:rsid w:val="00A27634"/>
    <w:pPr>
      <w:spacing w:after="0"/>
      <w:ind w:left="660"/>
    </w:pPr>
    <w:rPr>
      <w:rFonts w:eastAsiaTheme="minorEastAsia"/>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eastAsiaTheme="minorEastAsia"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A2763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2763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A276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7634"/>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A27634"/>
    <w:rPr>
      <w:b/>
      <w:bCs/>
    </w:rPr>
  </w:style>
  <w:style w:type="character" w:styleId="Emphasis">
    <w:name w:val="Emphasis"/>
    <w:basedOn w:val="DefaultParagraphFont"/>
    <w:uiPriority w:val="20"/>
    <w:qFormat/>
    <w:rsid w:val="00A27634"/>
    <w:rPr>
      <w:i/>
      <w:iCs/>
    </w:rPr>
  </w:style>
  <w:style w:type="paragraph" w:styleId="NoSpacing">
    <w:name w:val="No Spacing"/>
    <w:link w:val="NoSpacingChar"/>
    <w:uiPriority w:val="1"/>
    <w:qFormat/>
    <w:rsid w:val="00A27634"/>
    <w:pPr>
      <w:spacing w:after="0" w:line="240" w:lineRule="auto"/>
    </w:pPr>
    <w:rPr>
      <w:rFonts w:eastAsiaTheme="minorEastAsia"/>
    </w:rPr>
  </w:style>
  <w:style w:type="paragraph" w:styleId="Quote">
    <w:name w:val="Quote"/>
    <w:basedOn w:val="Normal"/>
    <w:next w:val="Normal"/>
    <w:link w:val="QuoteChar"/>
    <w:uiPriority w:val="29"/>
    <w:qFormat/>
    <w:rsid w:val="00A27634"/>
    <w:rPr>
      <w:i/>
      <w:iCs/>
      <w:color w:val="000000" w:themeColor="text1"/>
    </w:rPr>
  </w:style>
  <w:style w:type="character" w:customStyle="1" w:styleId="QuoteChar">
    <w:name w:val="Quote Char"/>
    <w:basedOn w:val="DefaultParagraphFont"/>
    <w:link w:val="Quote"/>
    <w:uiPriority w:val="29"/>
    <w:rsid w:val="00A27634"/>
    <w:rPr>
      <w:rFonts w:eastAsiaTheme="minorEastAsia"/>
      <w:i/>
      <w:iCs/>
      <w:color w:val="000000" w:themeColor="text1"/>
    </w:rPr>
  </w:style>
  <w:style w:type="paragraph" w:styleId="IntenseQuote">
    <w:name w:val="Intense Quote"/>
    <w:basedOn w:val="Normal"/>
    <w:next w:val="Normal"/>
    <w:link w:val="IntenseQuoteChar"/>
    <w:uiPriority w:val="30"/>
    <w:qFormat/>
    <w:rsid w:val="00A276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27634"/>
    <w:rPr>
      <w:rFonts w:eastAsiaTheme="minorEastAsia"/>
      <w:b/>
      <w:bCs/>
      <w:i/>
      <w:iCs/>
      <w:color w:val="4F81BD" w:themeColor="accent1"/>
    </w:rPr>
  </w:style>
  <w:style w:type="character" w:styleId="SubtleEmphasis">
    <w:name w:val="Subtle Emphasis"/>
    <w:basedOn w:val="DefaultParagraphFont"/>
    <w:uiPriority w:val="19"/>
    <w:qFormat/>
    <w:rsid w:val="00A27634"/>
    <w:rPr>
      <w:i/>
      <w:iCs/>
      <w:color w:val="808080" w:themeColor="text1" w:themeTint="7F"/>
    </w:rPr>
  </w:style>
  <w:style w:type="character" w:styleId="IntenseEmphasis">
    <w:name w:val="Intense Emphasis"/>
    <w:basedOn w:val="DefaultParagraphFont"/>
    <w:uiPriority w:val="21"/>
    <w:qFormat/>
    <w:rsid w:val="00A27634"/>
    <w:rPr>
      <w:b/>
      <w:bCs/>
      <w:i/>
      <w:iCs/>
      <w:color w:val="4F81BD" w:themeColor="accent1"/>
    </w:rPr>
  </w:style>
  <w:style w:type="character" w:styleId="SubtleReference">
    <w:name w:val="Subtle Reference"/>
    <w:basedOn w:val="DefaultParagraphFont"/>
    <w:uiPriority w:val="31"/>
    <w:qFormat/>
    <w:rsid w:val="00A27634"/>
    <w:rPr>
      <w:smallCaps/>
      <w:color w:val="C0504D" w:themeColor="accent2"/>
      <w:u w:val="single"/>
    </w:rPr>
  </w:style>
  <w:style w:type="character" w:styleId="IntenseReference">
    <w:name w:val="Intense Reference"/>
    <w:basedOn w:val="DefaultParagraphFont"/>
    <w:uiPriority w:val="32"/>
    <w:qFormat/>
    <w:rsid w:val="00A27634"/>
    <w:rPr>
      <w:b/>
      <w:bCs/>
      <w:smallCaps/>
      <w:color w:val="C0504D" w:themeColor="accent2"/>
      <w:spacing w:val="5"/>
      <w:u w:val="single"/>
    </w:rPr>
  </w:style>
  <w:style w:type="character" w:styleId="BookTitle">
    <w:name w:val="Book Title"/>
    <w:basedOn w:val="DefaultParagraphFont"/>
    <w:uiPriority w:val="33"/>
    <w:qFormat/>
    <w:rsid w:val="00A27634"/>
    <w:rPr>
      <w:b/>
      <w:bCs/>
      <w:smallCaps/>
      <w:spacing w:val="5"/>
    </w:rPr>
  </w:style>
  <w:style w:type="paragraph" w:styleId="Caption">
    <w:name w:val="caption"/>
    <w:basedOn w:val="Normal"/>
    <w:next w:val="Normal"/>
    <w:uiPriority w:val="35"/>
    <w:semiHidden/>
    <w:unhideWhenUsed/>
    <w:qFormat/>
    <w:rsid w:val="00A27634"/>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A27634"/>
    <w:rPr>
      <w:rFonts w:eastAsiaTheme="minorEastAsia"/>
    </w:rPr>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rPr>
      <w:rFonts w:eastAsiaTheme="minorEastAsia"/>
    </w:r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noProof/>
    </w:rPr>
  </w:style>
  <w:style w:type="character" w:customStyle="1" w:styleId="EndNoteBibliographyChar">
    <w:name w:val="EndNote Bibliography Char"/>
    <w:basedOn w:val="DefaultParagraphFont"/>
    <w:link w:val="EndNoteBibliography"/>
    <w:rsid w:val="00C0435E"/>
    <w:rPr>
      <w:rFonts w:ascii="Calibri" w:hAnsi="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image" Target="media/image16.jp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5.jpg"/><Relationship Id="rId37" Type="http://schemas.openxmlformats.org/officeDocument/2006/relationships/hyperlink" Target="https://nrm.dfg.ca.gov/FileHandler.ashx?DocumentId=10330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www.water.ca.gov/environmentalservices/docs/frpa/frp_monitoring_pilot_phase_I_final_report.pdf"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A1DD0-5BE2-46A3-8E8B-9807F9F77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46</Pages>
  <Words>15450</Words>
  <Characters>88065</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103309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Hartman, Rosemary@Wildlife</dc:creator>
  <cp:lastModifiedBy>Hartman, Rosemary@Wildlife</cp:lastModifiedBy>
  <cp:revision>15</cp:revision>
  <cp:lastPrinted>2016-06-01T15:53:00Z</cp:lastPrinted>
  <dcterms:created xsi:type="dcterms:W3CDTF">2018-02-21T03:48:00Z</dcterms:created>
  <dcterms:modified xsi:type="dcterms:W3CDTF">2019-01-29T15:34:00Z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
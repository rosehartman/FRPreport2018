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0EE68D19"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00026900">
        <w:rPr>
          <w:rFonts w:ascii="Times New Roman" w:hAnsi="Times New Roman" w:cs="Times New Roman"/>
        </w:rPr>
        <w:t>,</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default" r:id="rId8"/>
          <w:footerReference w:type="default" r:id="rId9"/>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bCs/>
          <w:color w:val="auto"/>
          <w:sz w:val="22"/>
          <w:szCs w:val="22"/>
        </w:rPr>
        <w:id w:val="-670723812"/>
        <w:docPartObj>
          <w:docPartGallery w:val="Table of Contents"/>
          <w:docPartUnique/>
        </w:docPartObj>
      </w:sdtPr>
      <w:sdtEndPr>
        <w:rPr>
          <w:b w:val="0"/>
          <w:bCs w:val="0"/>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D83FCF">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D83FCF">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D83FCF">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D83FCF">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D83FCF">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D83FCF">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D83FCF">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D83FCF">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D83FCF">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D83FCF">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D83FCF">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D83FCF">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w:t>
            </w:r>
            <w:r w:rsidR="0038025A" w:rsidRPr="00464C8E">
              <w:rPr>
                <w:rStyle w:val="Hyperlink"/>
                <w:rFonts w:ascii="Times New Roman" w:hAnsi="Times New Roman" w:cs="Times New Roman"/>
                <w:noProof/>
              </w:rPr>
              <w:t>l</w:t>
            </w:r>
            <w:r w:rsidR="0038025A" w:rsidRPr="00464C8E">
              <w:rPr>
                <w:rStyle w:val="Hyperlink"/>
                <w:rFonts w:ascii="Times New Roman" w:hAnsi="Times New Roman" w:cs="Times New Roman"/>
                <w:noProof/>
              </w:rPr>
              <w:t xml:space="preserve">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D83FCF">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D83FCF">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D83FCF">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D83FCF">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D83FCF">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D83FCF">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D83FCF">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D83FCF">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D83FCF">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D83FCF">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D83FCF">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D83FCF">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D83FCF">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D83FCF">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D83FCF">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D83FCF">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D83FCF">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D83FCF">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D83FCF">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D83FCF">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D83FCF">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D83FCF">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D83FCF">
          <w:pPr>
            <w:pStyle w:val="TOC2"/>
            <w:tabs>
              <w:tab w:val="right" w:leader="dot" w:pos="9350"/>
            </w:tabs>
            <w:rPr>
              <w:smallCaps w:val="0"/>
              <w:noProof/>
              <w:sz w:val="22"/>
              <w:szCs w:val="22"/>
            </w:rPr>
          </w:pPr>
          <w:hyperlink w:anchor="_Toc536509205" w:history="1">
            <w:r w:rsidR="0038025A" w:rsidRPr="00464C8E">
              <w:rPr>
                <w:rStyle w:val="Hyperlink"/>
                <w:noProof/>
              </w:rPr>
              <w:t>Discus</w:t>
            </w:r>
            <w:r w:rsidR="0038025A" w:rsidRPr="00464C8E">
              <w:rPr>
                <w:rStyle w:val="Hyperlink"/>
                <w:noProof/>
              </w:rPr>
              <w:t>s</w:t>
            </w:r>
            <w:r w:rsidR="0038025A" w:rsidRPr="00464C8E">
              <w:rPr>
                <w:rStyle w:val="Hyperlink"/>
                <w:noProof/>
              </w:rPr>
              <w:t>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D83FCF">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D83FCF">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D83FCF">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D83FCF">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D83FCF">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lastRenderedPageBreak/>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r>
        <w:t>Preface</w:t>
      </w:r>
      <w:bookmarkEnd w:id="3"/>
    </w:p>
    <w:p w14:paraId="10980F16" w14:textId="38CA7889" w:rsidR="00D30241" w:rsidRPr="00036197" w:rsidRDefault="00A27634" w:rsidP="00132847">
      <w:r w:rsidRPr="00036197">
        <w:t xml:space="preserve">Much of the tidal wetland restoration in the </w:t>
      </w:r>
      <w:r w:rsidR="003F1B2E" w:rsidRPr="00036197">
        <w:t>Sacramento-</w:t>
      </w:r>
      <w:r w:rsidRPr="00036197">
        <w:t>San</w:t>
      </w:r>
      <w:r w:rsidR="00096F9D" w:rsidRPr="00036197">
        <w:t xml:space="preserve"> </w:t>
      </w:r>
      <w:r w:rsidRPr="00036197">
        <w:t xml:space="preserve">Joaquin Delta and Suisun </w:t>
      </w:r>
      <w:r w:rsidR="003F1B2E" w:rsidRPr="00036197">
        <w:t>M</w:t>
      </w:r>
      <w:r w:rsidRPr="00036197">
        <w:t xml:space="preserve">arsh (the Upper SF Estuary) is being constructed under the </w:t>
      </w:r>
      <w:r w:rsidR="005E2672" w:rsidRPr="00036197">
        <w:t>premise</w:t>
      </w:r>
      <w:r w:rsidRPr="00036197">
        <w:t xml:space="preserve"> that wetland restoration will increase the resilience of threatened fish. </w:t>
      </w:r>
      <w:r w:rsidR="00430874" w:rsidRPr="00036197">
        <w:t xml:space="preserve">The Fish Restoration Program Monitoring Team (FRP) </w:t>
      </w:r>
      <w:r w:rsidR="006B096A">
        <w:t>i</w:t>
      </w:r>
      <w:r w:rsidR="00430874" w:rsidRPr="00036197">
        <w:t xml:space="preserve">s tasked with developing monitoring plans for tidal wetland sites </w:t>
      </w:r>
      <w:r w:rsidR="006B096A">
        <w:t>restored</w:t>
      </w:r>
      <w:r w:rsidR="00430874" w:rsidRPr="00036197">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D36868">
        <w:rPr>
          <w:rFonts w:ascii="Calibri" w:hAnsi="Calibri" w:cs="Calibri"/>
          <w:color w:val="000000"/>
        </w:rPr>
        <w:t xml:space="preserve"> </w:t>
      </w:r>
      <w:r w:rsidR="003C49C9">
        <w:rPr>
          <w:rStyle w:val="fontstyle01"/>
        </w:rPr>
        <w:t>fish (Sherman et al. 2017). These were the basis for recommendations for sampling methods to evaluate</w:t>
      </w:r>
      <w:r w:rsidR="00D36868">
        <w:rPr>
          <w:rFonts w:ascii="Calibri" w:hAnsi="Calibri" w:cs="Calibri"/>
          <w:color w:val="000000"/>
        </w:rPr>
        <w:t xml:space="preserve"> </w:t>
      </w:r>
      <w:r w:rsidR="003C49C9">
        <w:rPr>
          <w:rStyle w:val="fontstyle01"/>
        </w:rPr>
        <w:t xml:space="preserve">effectiveness of restoration projects (PWT 2017b). </w:t>
      </w:r>
      <w:r w:rsidR="004A65AC">
        <w:rPr>
          <w:rStyle w:val="fontstyle01"/>
        </w:rPr>
        <w:t xml:space="preserve">FRP has rigorously tested these sampling methods, but questions remain as to the </w:t>
      </w:r>
      <w:r w:rsidR="009F731B">
        <w:rPr>
          <w:rStyle w:val="fontstyle01"/>
        </w:rPr>
        <w:t>comparability</w:t>
      </w:r>
      <w:r w:rsidR="004A65AC">
        <w:rPr>
          <w:rStyle w:val="fontstyle01"/>
        </w:rPr>
        <w:t xml:space="preserve"> of FRP data, collected in wetlands, and long-term IEP monitoring data, collected in channels. </w:t>
      </w:r>
    </w:p>
    <w:p w14:paraId="2B12EBE2" w14:textId="105AE37D" w:rsidR="004A65AC" w:rsidRDefault="00A234BD" w:rsidP="00132847">
      <w:r>
        <w:t>The Framework recommends a</w:t>
      </w:r>
      <w:r w:rsidR="004A65AC">
        <w:t xml:space="preserve"> whole-ecosystem approach for describing the capacity, opportunity, and realiz</w:t>
      </w:r>
      <w:r>
        <w:t xml:space="preserve">ed function </w:t>
      </w:r>
      <w:r>
        <w:fldChar w:fldCharType="begin"/>
      </w:r>
      <w:r>
        <w:instrText xml:space="preserve"> ADDIN EN.CITE &lt;EndNote&gt;&lt;Cite&gt;&lt;Author&gt;Simenstad&lt;/Author&gt;&lt;Year&gt;2000&lt;/Year&gt;&lt;RecNum&gt;1187&lt;/RecNum&gt;&lt;Prefix&gt;sensu &lt;/Prefix&gt;&lt;DisplayText&gt;(sensu Simenstad and Cordell 2000)&lt;/DisplayText&gt;&lt;record&gt;&lt;rec-number&gt;1187&lt;/rec-number&gt;&lt;foreign-keys&gt;&lt;key app="EN" db-id="std9wdt06dea0ber50cpepe0azprxd52vwpp" timestamp="1558711212"&gt;1187&lt;/key&gt;&lt;key app="ENWeb" db-id=""&gt;0&lt;/key&gt;&lt;/foreign-keys&gt;&lt;ref-type name="Journal Article"&gt;17&lt;/ref-type&gt;&lt;contributors&gt;&lt;authors&gt;&lt;author&gt;Simenstad, Charles A.&lt;/author&gt;&lt;author&gt;Cordell, Jeffery R.&lt;/author&gt;&lt;/authors&gt;&lt;/contributors&gt;&lt;titles&gt;&lt;title&gt;Ecological assessment criteria for restoring anadromous salmonid habitat in Pacific Northwest estuaries&lt;/title&gt;&lt;secondary-title&gt;Ecological Engineering&lt;/secondary-title&gt;&lt;/titles&gt;&lt;periodical&gt;&lt;full-title&gt;Ecological Engineering&lt;/full-title&gt;&lt;/periodical&gt;&lt;pages&gt;283-302&lt;/pages&gt;&lt;volume&gt;15&lt;/volume&gt;&lt;number&gt;3–4&lt;/number&gt;&lt;keywords&gt;&lt;keyword&gt;Restoration&lt;/keyword&gt;&lt;keyword&gt;Habitat&lt;/keyword&gt;&lt;keyword&gt;Anadromous salmonids&lt;/keyword&gt;&lt;keyword&gt;Pacific Northwest&lt;/keyword&gt;&lt;keyword&gt;Assessment criteria&lt;/keyword&gt;&lt;/keywords&gt;&lt;dates&gt;&lt;year&gt;2000&lt;/year&gt;&lt;/dates&gt;&lt;isbn&gt;0925-8574&lt;/isbn&gt;&lt;urls&gt;&lt;related-urls&gt;&lt;url&gt;http://www.sciencedirect.com/science/article/pii/S0925857400000823&lt;/url&gt;&lt;/related-urls&gt;&lt;/urls&gt;&lt;electronic-resource-num&gt;http://dx.doi.org/10.1016/S0925-8574(00)00082-3&lt;/electronic-resource-num&gt;&lt;/record&gt;&lt;/Cite&gt;&lt;/EndNote&gt;</w:instrText>
      </w:r>
      <w:r>
        <w:fldChar w:fldCharType="separate"/>
      </w:r>
      <w:r>
        <w:rPr>
          <w:noProof/>
        </w:rPr>
        <w:t>(sensu Simenstad and Cordell 2000)</w:t>
      </w:r>
      <w:r>
        <w:fldChar w:fldCharType="end"/>
      </w:r>
      <w:r w:rsidR="004A65AC">
        <w:t xml:space="preserve"> provided by wetland restoration to at-risk fishes. </w:t>
      </w:r>
      <w:r>
        <w:t xml:space="preserve">As such, </w:t>
      </w:r>
      <w:r w:rsidR="00C17C55">
        <w:t>FRP is</w:t>
      </w:r>
      <w:r>
        <w:t xml:space="preserve"> collecting data on the physical habitat (water quality, bathymetry, and flow), nutrients, primary producers (phytoplankton and vegetation), invertebrates, and fish that occur on each of our restoration sites. Each restoration site is paired with an existing wetland site as a “reference”, and each wetland will be monitored both before and after restoration. However, measuring all these sampling components required extensive refinement of sampling methods and sampling schema.</w:t>
      </w:r>
    </w:p>
    <w:p w14:paraId="34877AB6" w14:textId="7A6D7598" w:rsidR="00A27634" w:rsidRPr="00036197" w:rsidRDefault="00B022AD" w:rsidP="00132847">
      <w:proofErr w:type="spellStart"/>
      <w:r>
        <w:t>Meso</w:t>
      </w:r>
      <w:proofErr w:type="spellEnd"/>
      <w:r w:rsidR="00E163E5">
        <w:t>-</w:t>
      </w:r>
      <w:r>
        <w:t xml:space="preserve"> and </w:t>
      </w:r>
      <w:r w:rsidR="00D04648">
        <w:t>m</w:t>
      </w:r>
      <w:r>
        <w:t xml:space="preserve">acroinvertebrates, including amphipods, mysids, insects, copepods and isopods, are important food resources </w:t>
      </w:r>
      <w:r w:rsidR="00D04648">
        <w:t>for tidal wetland fish, but are often patchi</w:t>
      </w:r>
      <w:r>
        <w:t>ly distributed and highly variable</w:t>
      </w:r>
      <w:r w:rsidR="00D04648">
        <w:t xml:space="preserve"> </w:t>
      </w:r>
      <w:r w:rsidRPr="00036197">
        <w:rPr>
          <w:noProof/>
        </w:rPr>
        <w:t>(Slater and Baxter 2014, Whitley and Bollens 2014, Baxter et al. 2015, David et al. 2016)</w:t>
      </w:r>
      <w:r w:rsidR="00D04648">
        <w:t xml:space="preserve">. </w:t>
      </w:r>
      <w:r w:rsidR="00A234BD">
        <w:t xml:space="preserve">Monitoring </w:t>
      </w:r>
      <w:r>
        <w:t xml:space="preserve">change over time </w:t>
      </w:r>
      <w:r w:rsidR="00D04648">
        <w:t>requires understanding</w:t>
      </w:r>
      <w:r>
        <w:t xml:space="preserve"> the level of spatial and temporal replication </w:t>
      </w:r>
      <w:r w:rsidR="00D04648">
        <w:t>necessary for statistical validity</w:t>
      </w:r>
      <w:r>
        <w:t xml:space="preserve">. </w:t>
      </w:r>
      <w:r w:rsidR="00A27634" w:rsidRPr="00036197">
        <w:t xml:space="preserve">Information on </w:t>
      </w:r>
      <w:proofErr w:type="spellStart"/>
      <w:r>
        <w:t>meso</w:t>
      </w:r>
      <w:proofErr w:type="spellEnd"/>
      <w:r w:rsidR="00E163E5">
        <w:t>-</w:t>
      </w:r>
      <w:r>
        <w:t xml:space="preserve"> and macroinvertebrates</w:t>
      </w:r>
      <w:r w:rsidR="00A27634" w:rsidRPr="00036197">
        <w:t xml:space="preserve"> is necessary to address </w:t>
      </w:r>
      <w:r w:rsidR="00A234BD">
        <w:t>F</w:t>
      </w:r>
      <w:r w:rsidR="00A27634" w:rsidRPr="00036197">
        <w:t>ramework hypotheses F2-F5, which were derived from the P</w:t>
      </w:r>
      <w:r w:rsidR="00C17C55">
        <w:t xml:space="preserve">WT’s Food Web Conceptual Model </w:t>
      </w:r>
      <w:r w:rsidR="00A234BD">
        <w:fldChar w:fldCharType="begin"/>
      </w:r>
      <w:r w:rsidR="00C17C55">
        <w:instrText xml:space="preserve"> ADDIN EN.CITE &lt;EndNote&gt;&lt;Cite&gt;&lt;Author&gt;Hartman&lt;/Author&gt;&lt;Year&gt;2017&lt;/Year&gt;&lt;RecNum&gt;2526&lt;/RecNum&gt;&lt;DisplayText&gt;(Hartman et al. 2017a)&lt;/DisplayText&gt;&lt;record&gt;&lt;rec-number&gt;2526&lt;/rec-number&gt;&lt;foreign-keys&gt;&lt;key app="EN" db-id="std9wdt06dea0ber50cpepe0azprxd52vwpp" timestamp="1558713349"&gt;2526&lt;/key&gt;&lt;key app="ENWeb" db-id=""&gt;0&lt;/key&gt;&lt;/foreign-keys&gt;&lt;ref-type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A234BD">
        <w:fldChar w:fldCharType="separate"/>
      </w:r>
      <w:r w:rsidR="00C17C55">
        <w:rPr>
          <w:noProof/>
        </w:rPr>
        <w:t>(Hartman et al. 2017a)</w:t>
      </w:r>
      <w:r w:rsidR="00A234BD">
        <w:fldChar w:fldCharType="end"/>
      </w:r>
      <w:r w:rsidR="00A27634" w:rsidRPr="00036197">
        <w:t xml:space="preserve"> and Chin</w:t>
      </w:r>
      <w:r w:rsidR="00C17C55">
        <w:t xml:space="preserve">ook Salmon Tidal Wetland Model </w:t>
      </w:r>
      <w:r w:rsidR="00A234BD">
        <w:fldChar w:fldCharType="begin"/>
      </w:r>
      <w:r w:rsidR="00A234BD">
        <w:instrText xml:space="preserve"> ADDIN EN.CITE &lt;EndNote&gt;&lt;Cite&gt;&lt;Author&gt;Goertler&lt;/Author&gt;&lt;Year&gt;2017&lt;/Year&gt;&lt;RecNum&gt;2642&lt;/RecNum&gt;&lt;DisplayText&gt;(Goertler et al. 2017)&lt;/DisplayText&gt;&lt;record&gt;&lt;rec-number&gt;2642&lt;/rec-number&gt;&lt;foreign-keys&gt;&lt;key app="EN" db-id="std9wdt06dea0ber50cpepe0azprxd52vwpp" timestamp="1558713566"&gt;2642&lt;/key&gt;&lt;key app="ENWeb" db-id=""&gt;0&lt;/key&gt;&lt;/foreign-keys&gt;&lt;ref-type name="Book Section"&gt;5&lt;/ref-type&gt;&lt;contributors&gt;&lt;authors&gt;&lt;author&gt;Pascale Goertler&lt;/author&gt;&lt;author&gt;Kris Jones&lt;/author&gt;&lt;author&gt;Joseph Kirsch&lt;/author&gt;&lt;author&gt;J. Louise Conrad&lt;/author&gt;&lt;author&gt;Ted Sommer&lt;/author&gt;&lt;/authors&gt;&lt;secondary-authors&gt;&lt;author&gt;S. Sherman&lt;/author&gt;&lt;author&gt;R. Hartman&lt;/author&gt;&lt;author&gt;D. Contreras&lt;/author&gt;&lt;/secondary-authors&gt;&lt;/contributors&gt;&lt;titles&gt;&lt;title&gt;Chinook Salmon&lt;/title&gt;&lt;secondary-title&gt;Effects of Tidal Wetland Restoration on Fish: A Suite of Conceptual Models, Interagency Ecological Program Technical Report 91&lt;/secondary-title&gt;&lt;/titles&gt;&lt;section&gt;9&lt;/section&gt;&lt;dates&gt;&lt;year&gt;2017&lt;/year&gt;&lt;/dates&gt;&lt;pub-location&gt;Sacramento, CA&lt;/pub-location&gt;&lt;publisher&gt;Department of Water Resources&lt;/publisher&gt;&lt;urls&gt;&lt;/urls&gt;&lt;/record&gt;&lt;/Cite&gt;&lt;/EndNote&gt;</w:instrText>
      </w:r>
      <w:r w:rsidR="00A234BD">
        <w:fldChar w:fldCharType="separate"/>
      </w:r>
      <w:r w:rsidR="00A234BD">
        <w:rPr>
          <w:noProof/>
        </w:rPr>
        <w:t>(Goertler et al. 2017)</w:t>
      </w:r>
      <w:r w:rsidR="00A234BD">
        <w:fldChar w:fldCharType="end"/>
      </w:r>
      <w:r w:rsidR="00A27634" w:rsidRPr="00036197">
        <w:t>.</w:t>
      </w:r>
    </w:p>
    <w:p w14:paraId="4C7B690A" w14:textId="28532A22" w:rsidR="00430874" w:rsidRPr="00036197" w:rsidRDefault="00862879" w:rsidP="00132847">
      <w:r>
        <w:t xml:space="preserve">Even for </w:t>
      </w:r>
      <w:r w:rsidR="00D04648">
        <w:t>established methods, such as zooplankton trawls</w:t>
      </w:r>
      <w:r w:rsidR="00C17C55">
        <w:t xml:space="preserve"> and nutrient sampling</w:t>
      </w:r>
      <w:r>
        <w:t xml:space="preserve">, more research is needed to determine the spatial and temporal extent of inference that can be made for a given metric. Multiple long-term monitoring </w:t>
      </w:r>
      <w:r w:rsidR="00E163E5">
        <w:t xml:space="preserve">surveys </w:t>
      </w:r>
      <w:r w:rsidR="00430874" w:rsidRPr="00036197">
        <w:t>sampl</w:t>
      </w:r>
      <w:r>
        <w:t>e</w:t>
      </w:r>
      <w:r w:rsidR="00430874" w:rsidRPr="00036197">
        <w:t xml:space="preserve"> the pelagic realm for </w:t>
      </w:r>
      <w:proofErr w:type="spellStart"/>
      <w:r w:rsidR="00C17C55">
        <w:t>meso</w:t>
      </w:r>
      <w:proofErr w:type="spellEnd"/>
      <w:r w:rsidR="00C17C55">
        <w:t>- and macro-</w:t>
      </w:r>
      <w:r w:rsidR="00430874" w:rsidRPr="00036197">
        <w:t>zooplankton</w:t>
      </w:r>
      <w:r w:rsidR="00C17C55">
        <w:t>, phytoplankton, and nutrients</w:t>
      </w:r>
      <w:r>
        <w:t xml:space="preserve"> using well-established methods</w:t>
      </w:r>
      <w:r w:rsidR="00430874" w:rsidRPr="00036197">
        <w:t xml:space="preserve"> </w:t>
      </w:r>
      <w:r w:rsidR="00C17C55">
        <w:fldChar w:fldCharType="begin"/>
      </w:r>
      <w:r w:rsidR="00C17C55">
        <w:instrText xml:space="preserve"> ADDIN EN.CITE &lt;EndNote&gt;&lt;Cite&gt;&lt;Author&gt;Hennessy&lt;/Author&gt;&lt;Year&gt;2009&lt;/Year&gt;&lt;RecNum&gt;1221&lt;/RecNum&gt;&lt;DisplayText&gt;(Hennessy 2009)&lt;/DisplayText&gt;&lt;record&gt;&lt;rec-number&gt;1221&lt;/rec-number&gt;&lt;foreign-keys&gt;&lt;key app="EN" db-id="std9wdt06dea0ber50cpepe0azprxd52vwpp" timestamp="1558711239"&gt;1221&lt;/key&gt;&lt;/foreign-keys&gt;&lt;ref-type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C17C55">
        <w:fldChar w:fldCharType="separate"/>
      </w:r>
      <w:r w:rsidR="00C17C55">
        <w:rPr>
          <w:noProof/>
        </w:rPr>
        <w:t>(Hennessy 2009)</w:t>
      </w:r>
      <w:r w:rsidR="00C17C55">
        <w:fldChar w:fldCharType="end"/>
      </w:r>
      <w:r w:rsidR="008D6E83">
        <w:t>.</w:t>
      </w:r>
      <w:r w:rsidR="00430874" w:rsidRPr="00036197">
        <w:t xml:space="preserve"> However, it is unclear </w:t>
      </w:r>
      <w:r w:rsidR="008D6E83">
        <w:t xml:space="preserve">the extent to which </w:t>
      </w:r>
      <w:r w:rsidR="00C17C55">
        <w:t xml:space="preserve">these constituents </w:t>
      </w:r>
      <w:r w:rsidR="00430874" w:rsidRPr="00036197">
        <w:t xml:space="preserve">differ </w:t>
      </w:r>
      <w:r w:rsidR="008D6E83">
        <w:t>between</w:t>
      </w:r>
      <w:r w:rsidR="008D6E83" w:rsidRPr="00036197">
        <w:t xml:space="preserve"> </w:t>
      </w:r>
      <w:r w:rsidR="00430874" w:rsidRPr="00036197">
        <w:t xml:space="preserve">the </w:t>
      </w:r>
      <w:r>
        <w:t>deep</w:t>
      </w:r>
      <w:r w:rsidR="00430874" w:rsidRPr="00036197">
        <w:t xml:space="preserve"> channel habitat currently sampled and the wetlands that our program will sample</w:t>
      </w:r>
      <w:r w:rsidR="00D04648">
        <w:t xml:space="preserve"> </w:t>
      </w:r>
      <w:r w:rsidR="00C17C55">
        <w:fldChar w:fldCharType="begin"/>
      </w:r>
      <w:r w:rsidR="00C17C55">
        <w:instrText xml:space="preserve"> ADDIN EN.CITE &lt;EndNote&gt;&lt;Cite&gt;&lt;Author&gt;Kimmerer&lt;/Author&gt;&lt;Year&gt;1998&lt;/Year&gt;&lt;RecNum&gt;539&lt;/RecNum&gt;&lt;DisplayText&gt;(Bollens et al. 2014; Kimmerer et al. 1998)&lt;/DisplayText&gt;&lt;record&gt;&lt;rec-number&gt;539&lt;/rec-number&gt;&lt;foreign-keys&gt;&lt;key app="EN" db-id="std9wdt06dea0ber50cpepe0azprxd52vwpp" timestamp="1558711034"&gt;539&lt;/key&gt;&lt;key app="ENWeb" db-id=""&gt;0&lt;/key&gt;&lt;/foreign-keys&gt;&lt;ref-type name="Journal Article"&gt;17&lt;/ref-type&gt;&lt;contributors&gt;&lt;authors&gt;&lt;author&gt;Kimmerer, W. J.&lt;/author&gt;&lt;author&gt;Burau, J. R.&lt;/author&gt;&lt;author&gt;Bennett, W. A.&lt;/author&gt;&lt;/authors&gt;&lt;/contributors&gt;&lt;titles&gt;&lt;title&gt;Tidally oriented vertical migration and position maintenance of zooplankton in a temperate estuary&lt;/title&gt;&lt;secondary-title&gt;Limnology &amp;amp; Oceanography&lt;/secondary-title&gt;&lt;/titles&gt;&lt;periodical&gt;&lt;full-title&gt;Limnology &amp;amp; Oceanography&lt;/full-title&gt;&lt;/periodical&gt;&lt;pages&gt;1697-1709&lt;/pages&gt;&lt;volume&gt;43&lt;/volume&gt;&lt;number&gt;7&lt;/number&gt;&lt;dates&gt;&lt;year&gt;1998&lt;/year&gt;&lt;/dates&gt;&lt;label&gt;KH, Zooplankton&lt;/label&gt;&lt;urls&gt;&lt;/urls&gt;&lt;/record&gt;&lt;/Cite&gt;&lt;Cite&gt;&lt;Author&gt;Bollens&lt;/Author&gt;&lt;Year&gt;2014&lt;/Year&gt;&lt;RecNum&gt;1643&lt;/RecNum&gt;&lt;record&gt;&lt;rec-number&gt;1643&lt;/rec-number&gt;&lt;foreign-keys&gt;&lt;key app="EN" db-id="std9wdt06dea0ber50cpepe0azprxd52vwpp" timestamp="1558711562"&gt;1643&lt;/key&gt;&lt;key app="ENWeb" db-id=""&gt;0&lt;/key&gt;&lt;/foreign-keys&gt;&lt;ref-type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Biology&lt;/full-title&gt;&lt;/periodical&gt;&lt;pages&gt;205-219&lt;/pages&gt;&lt;volume&gt;21&lt;/volume&gt;&lt;dates&gt;&lt;year&gt;2014&lt;/year&gt;&lt;/dates&gt;&lt;urls&gt;&lt;/urls&gt;&lt;/record&gt;&lt;/Cite&gt;&lt;/EndNote&gt;</w:instrText>
      </w:r>
      <w:r w:rsidR="00C17C55">
        <w:fldChar w:fldCharType="separate"/>
      </w:r>
      <w:r w:rsidR="00C17C55">
        <w:rPr>
          <w:noProof/>
        </w:rPr>
        <w:t>(Bollens et al. 2014; Kimmerer et al. 1998)</w:t>
      </w:r>
      <w:r w:rsidR="00C17C55">
        <w:fldChar w:fldCharType="end"/>
      </w:r>
      <w:r w:rsidR="00C17C55">
        <w:t>.</w:t>
      </w:r>
      <w:r w:rsidR="008D6E83">
        <w:t xml:space="preserve"> </w:t>
      </w:r>
      <w:r>
        <w:t xml:space="preserve">Understanding differences between channels and wetlands is also necessary to detect exchange between these habitats that is predicted to increase food availability in the channel </w:t>
      </w:r>
      <w:r w:rsidR="00430874" w:rsidRPr="00036197">
        <w:t>(Framework hypotheses F8-F10</w:t>
      </w:r>
      <w:r w:rsidR="00986682">
        <w:t>,</w:t>
      </w:r>
      <w:r w:rsidR="00C17C55">
        <w:t xml:space="preserve"> </w:t>
      </w:r>
      <w:r w:rsidR="00C17C55">
        <w:fldChar w:fldCharType="begin"/>
      </w:r>
      <w:r w:rsidR="00C17C55">
        <w:instrText xml:space="preserve"> ADDIN EN.CITE &lt;EndNote&gt;&lt;Cite&gt;&lt;Author&gt;Hartman&lt;/Author&gt;&lt;Year&gt;2017&lt;/Year&gt;&lt;RecNum&gt;2525&lt;/RecNum&gt;&lt;DisplayText&gt;(Hartman et al. 2017b)&lt;/DisplayText&gt;&lt;record&gt;&lt;rec-number&gt;2525&lt;/rec-number&gt;&lt;foreign-keys&gt;&lt;key app="EN" db-id="std9wdt06dea0ber50cpepe0azprxd52vwpp" timestamp="1558713340"&gt;2525&lt;/key&gt;&lt;key app="ENWeb" db-id=""&gt;0&lt;/key&gt;&lt;/foreign-keys&gt;&lt;ref-type name="Book Section"&gt;5&lt;/ref-type&gt;&lt;contributors&gt;&lt;authors&gt;&lt;author&gt;Rosemary Hartman&lt;/author&gt;&lt;author&gt;Bruce Herbold&lt;/author&gt;&lt;author&gt;Karen Kayfetz&lt;/author&gt;&lt;author&gt;Steven Culberson&lt;/author&gt;&lt;/authors&gt;&lt;secondary-authors&gt;&lt;author&gt;S. Sherman&lt;/author&gt;&lt;author&gt;R. Hartman&lt;/author&gt;&lt;author&gt;D. Contreras&lt;/author&gt;&lt;/secondary-authors&gt;&lt;/contributors&gt;&lt;titles&gt;&lt;title&gt;Regional Transport Conceptual Model for Tidal Wetland Restoration&lt;/title&gt;&lt;secondary-title&gt;Effects of Tidal Wetland Restoration on Fish: A Suite of Conceptual Models, 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C17C55">
        <w:fldChar w:fldCharType="separate"/>
      </w:r>
      <w:r w:rsidR="00C17C55">
        <w:rPr>
          <w:noProof/>
        </w:rPr>
        <w:t>(Hartman et al. 2017b)</w:t>
      </w:r>
      <w:r w:rsidR="00C17C55">
        <w:fldChar w:fldCharType="end"/>
      </w:r>
      <w:r w:rsidR="00430874" w:rsidRPr="00036197">
        <w:t>).</w:t>
      </w:r>
    </w:p>
    <w:p w14:paraId="35798511" w14:textId="67000A35" w:rsidR="00A27634" w:rsidRPr="00036197" w:rsidRDefault="00862879" w:rsidP="00132847">
      <w:r>
        <w:lastRenderedPageBreak/>
        <w:t xml:space="preserve">Fish are also highly variable across the Upper SF Estuary. </w:t>
      </w:r>
      <w:r w:rsidR="00A27634" w:rsidRPr="00036197">
        <w:t>Although fishes ranging from larvae to adults are sampled regularly, just a few sampling programs focus on small channel/shallow water/vegetation edge habitats. We have tested several different types of gear for catching fish in these habitats</w:t>
      </w:r>
      <w:r w:rsidR="00B40B03">
        <w:t xml:space="preserve"> in</w:t>
      </w:r>
      <w:r w:rsidR="00A27634" w:rsidRPr="00036197">
        <w:t xml:space="preserve"> the</w:t>
      </w:r>
      <w:r w:rsidR="00B40B03">
        <w:t xml:space="preserve"> North</w:t>
      </w:r>
      <w:r w:rsidR="00A27634" w:rsidRPr="00036197">
        <w:t xml:space="preserve"> Delta (Cache Slough</w:t>
      </w:r>
      <w:r w:rsidR="00B40B03">
        <w:t xml:space="preserve"> Region</w:t>
      </w:r>
      <w:r w:rsidR="00A27634" w:rsidRPr="00036197">
        <w:t xml:space="preserve">). We need a better understanding of </w:t>
      </w:r>
      <w:r w:rsidR="00DD1AB6" w:rsidRPr="00036197">
        <w:t xml:space="preserve">the function of these gears across estuarine gradients and </w:t>
      </w:r>
      <w:r w:rsidR="00A27634" w:rsidRPr="00036197">
        <w:t xml:space="preserve">how catches compare to long-term IEP monitoring. Fish community sampling </w:t>
      </w:r>
      <w:r w:rsidR="00DD1AB6" w:rsidRPr="00036197">
        <w:t xml:space="preserve">in long-term monitoring </w:t>
      </w:r>
      <w:r w:rsidR="00A27634" w:rsidRPr="00036197">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C17C55">
        <w:t xml:space="preserve"> </w:t>
      </w:r>
      <w:r w:rsidR="00C17C55">
        <w:fldChar w:fldCharType="begin"/>
      </w:r>
      <w:r w:rsidR="00C17C55">
        <w:instrText xml:space="preserve"> ADDIN EN.CITE &lt;EndNote&gt;&lt;Cite&gt;&lt;Author&gt;Goertler&lt;/Author&gt;&lt;Year&gt;2017&lt;/Year&gt;&lt;RecNum&gt;2642&lt;/RecNum&gt;&lt;DisplayText&gt;(Goertler et al. 2017)&lt;/DisplayText&gt;&lt;record&gt;&lt;rec-number&gt;2642&lt;/rec-number&gt;&lt;foreign-keys&gt;&lt;key app="EN" db-id="std9wdt06dea0ber50cpepe0azprxd52vwpp" timestamp="1558713566"&gt;2642&lt;/key&gt;&lt;key app="ENWeb" db-id=""&gt;0&lt;/key&gt;&lt;/foreign-keys&gt;&lt;ref-type name="Book Section"&gt;5&lt;/ref-type&gt;&lt;contributors&gt;&lt;authors&gt;&lt;author&gt;Pascale Goertler&lt;/author&gt;&lt;author&gt;Kris Jones&lt;/author&gt;&lt;author&gt;Joseph Kirsch&lt;/author&gt;&lt;author&gt;J. Louise Conrad&lt;/author&gt;&lt;author&gt;Ted Sommer&lt;/author&gt;&lt;/authors&gt;&lt;secondary-authors&gt;&lt;author&gt;S. Sherman&lt;/author&gt;&lt;author&gt;R. Hartman&lt;/author&gt;&lt;author&gt;D. Contreras&lt;/author&gt;&lt;/secondary-authors&gt;&lt;/contributors&gt;&lt;titles&gt;&lt;title&gt;Chinook Salmon&lt;/title&gt;&lt;secondary-title&gt;Effects of Tidal Wetland Restoration on Fish: A Suite of Conceptual Models, Interagency Ecological Program Technical Report 91&lt;/secondary-title&gt;&lt;/titles&gt;&lt;section&gt;9&lt;/section&gt;&lt;dates&gt;&lt;year&gt;2017&lt;/year&gt;&lt;/dates&gt;&lt;pub-location&gt;Sacramento, CA&lt;/pub-location&gt;&lt;publisher&gt;Department of Water Resources&lt;/publisher&gt;&lt;urls&gt;&lt;/urls&gt;&lt;/record&gt;&lt;/Cite&gt;&lt;/EndNote&gt;</w:instrText>
      </w:r>
      <w:r w:rsidR="00C17C55">
        <w:fldChar w:fldCharType="separate"/>
      </w:r>
      <w:r w:rsidR="00C17C55">
        <w:rPr>
          <w:noProof/>
        </w:rPr>
        <w:t>(Goertler et al. 2017)</w:t>
      </w:r>
      <w:r w:rsidR="00C17C55">
        <w:fldChar w:fldCharType="end"/>
      </w:r>
      <w:r w:rsidR="00A27634" w:rsidRPr="00036197">
        <w:t>.</w:t>
      </w:r>
    </w:p>
    <w:p w14:paraId="11F2AE40" w14:textId="77777777" w:rsidR="00A27634" w:rsidRPr="00E170EA" w:rsidRDefault="00A27634" w:rsidP="00E170EA">
      <w:pPr>
        <w:pStyle w:val="Heading2"/>
      </w:pPr>
      <w:bookmarkStart w:id="4" w:name="_Toc433352571"/>
      <w:bookmarkStart w:id="5" w:name="_Toc536509171"/>
      <w:r w:rsidRPr="00E170EA">
        <w:t>Pilot Monitoring Phases</w:t>
      </w:r>
      <w:bookmarkEnd w:id="4"/>
      <w:bookmarkEnd w:id="5"/>
    </w:p>
    <w:p w14:paraId="5851CDCE" w14:textId="40EEA547" w:rsidR="00A27634" w:rsidRPr="00036197" w:rsidRDefault="00A27634" w:rsidP="00132847">
      <w:r w:rsidRPr="00036197">
        <w:t>We conducted a Phase I “gear exploration” from July to October</w:t>
      </w:r>
      <w:r w:rsidR="00DD1AB6" w:rsidRPr="00036197">
        <w:t xml:space="preserve"> 2015</w:t>
      </w:r>
      <w:r w:rsidR="00C17C55">
        <w:t xml:space="preserve"> </w:t>
      </w:r>
      <w:r w:rsidR="00C17C55">
        <w:fldChar w:fldCharType="begin"/>
      </w:r>
      <w:r w:rsidR="00C17C55">
        <w:instrText xml:space="preserve"> ADDIN EN.CITE &lt;EndNote&gt;&lt;Cite&gt;&lt;Author&gt;Contreras&lt;/Author&gt;&lt;Year&gt;2016&lt;/Year&gt;&lt;RecNum&gt;2374&lt;/RecNum&gt;&lt;DisplayText&gt;(Contreras et al. 2016)&lt;/DisplayText&gt;&lt;record&gt;&lt;rec-number&gt;2374&lt;/rec-number&gt;&lt;foreign-keys&gt;&lt;key app="EN" db-id="std9wdt06dea0ber50cpepe0azprxd52vwpp" timestamp="1558712523"&gt;2374&lt;/key&gt;&lt;key app="ENWeb" db-id=""&gt;0&lt;/key&gt;&lt;/foreign-keys&gt;&lt;ref-type name="Report"&gt;27&lt;/ref-type&gt;&lt;contributors&gt;&lt;authors&gt;&lt;author&gt;Dave Contreras&lt;/author&gt;&lt;author&gt;Rosemary Hartman&lt;/author&gt;&lt;author&gt;Stacy Sherman&lt;/author&gt;&lt;author&gt;Alison Furler&lt;/author&gt;&lt;author&gt;Alice Low&lt;/author&gt;&lt;/authors&gt;&lt;/contributors&gt;&lt;titles&gt;&lt;title&gt;Pilot study phase I: Results from 2015 gear methodology trials in the North Delta&lt;/title&gt;&lt;/titles&gt;&lt;dates&gt;&lt;year&gt;2016&lt;/year&gt;&lt;/dates&gt;&lt;pub-location&gt;Stockton, CA&lt;/pub-location&gt;&lt;publisher&gt;California Department of FIsh and Wildlife, Fish Restoration Program&lt;/publisher&gt;&lt;urls&gt;&lt;/urls&gt;&lt;/record&gt;&lt;/Cite&gt;&lt;/EndNote&gt;</w:instrText>
      </w:r>
      <w:r w:rsidR="00C17C55">
        <w:fldChar w:fldCharType="separate"/>
      </w:r>
      <w:r w:rsidR="00C17C55">
        <w:rPr>
          <w:noProof/>
        </w:rPr>
        <w:t>(Contreras et al. 2016)</w:t>
      </w:r>
      <w:r w:rsidR="00C17C55">
        <w:fldChar w:fldCharType="end"/>
      </w:r>
      <w:r w:rsidRPr="00036197">
        <w:t>. Based on results from that effort, successful methods were selected for inclusion in the second phase of pilot work.  Phase II occurred from February through July 2016, and provided a more rigorous evaluation of gear feasibility during the time of year listed fish are most likely to be using wetlands</w:t>
      </w:r>
      <w:r w:rsidR="00C17C55">
        <w:t xml:space="preserve"> </w:t>
      </w:r>
      <w:r w:rsidR="00C17C55">
        <w:fldChar w:fldCharType="begin"/>
      </w:r>
      <w:r w:rsidR="00C17C55">
        <w:instrText xml:space="preserve"> ADDIN EN.CITE &lt;EndNote&gt;&lt;Cite&gt;&lt;Author&gt;Contreras&lt;/Author&gt;&lt;Year&gt;2017&lt;/Year&gt;&lt;RecNum&gt;2548&lt;/RecNum&gt;&lt;DisplayText&gt;(Contreras et al. 2017)&lt;/DisplayText&gt;&lt;record&gt;&lt;rec-number&gt;2548&lt;/rec-number&gt;&lt;foreign-keys&gt;&lt;key app="EN" db-id="std9wdt06dea0ber50cpepe0azprxd52vwpp" timestamp="1558713396"&gt;2548&lt;/key&gt;&lt;key app="ENWeb" db-id=""&gt;0&lt;/key&gt;&lt;/foreign-keys&gt;&lt;ref-type name="Report"&gt;27&lt;/ref-type&gt;&lt;contributors&gt;&lt;authors&gt;&lt;author&gt;Contreras, D.&lt;/author&gt;&lt;author&gt;Hartman, R&lt;/author&gt;&lt;author&gt;Sherman, Stacy&lt;/author&gt;&lt;/authors&gt;&lt;/contributors&gt;&lt;titles&gt;&lt;title&gt;Pilot Study Phase II: Results from 2016 gear evaluation in the North Delta&lt;/title&gt;&lt;/titles&gt;&lt;dates&gt;&lt;year&gt;2017&lt;/year&gt;&lt;/dates&gt;&lt;pub-location&gt;Stockton, CA&lt;/pub-location&gt;&lt;publisher&gt;California Department of Fish and Wildlife, Fish Restoration Program&lt;/publisher&gt;&lt;urls&gt;&lt;related-urls&gt;&lt;url&gt;&lt;style face="underline" font="default" size="100%"&gt;http://www.water.ca.gov/environmentalservices/docs/frpa/pilot_phase_II_report_FINAL_3MAY2017.pdf&lt;/style&gt;&lt;/url&gt;&lt;/related-urls&gt;&lt;/urls&gt;&lt;/record&gt;&lt;/Cite&gt;&lt;/EndNote&gt;</w:instrText>
      </w:r>
      <w:r w:rsidR="00C17C55">
        <w:fldChar w:fldCharType="separate"/>
      </w:r>
      <w:r w:rsidR="00C17C55">
        <w:rPr>
          <w:noProof/>
        </w:rPr>
        <w:t>(Contreras et al. 2017)</w:t>
      </w:r>
      <w:r w:rsidR="00C17C55">
        <w:fldChar w:fldCharType="end"/>
      </w:r>
      <w:r w:rsidRPr="00036197">
        <w:t xml:space="preserve">. Phase II included quantitative comparisons </w:t>
      </w:r>
      <w:r w:rsidR="00BB6260">
        <w:t>of</w:t>
      </w:r>
      <w:r w:rsidRPr="00036197">
        <w:t xml:space="preserve"> </w:t>
      </w:r>
      <w:r w:rsidR="00AF499C">
        <w:t>abundance</w:t>
      </w:r>
      <w:r w:rsidRPr="00036197">
        <w:t xml:space="preserve">, </w:t>
      </w:r>
      <w:r w:rsidR="00AF499C">
        <w:t>size, composition</w:t>
      </w:r>
      <w:r w:rsidRPr="00036197">
        <w:t xml:space="preserve">, and </w:t>
      </w:r>
      <w:r w:rsidR="00AF499C">
        <w:t xml:space="preserve">diversity </w:t>
      </w:r>
      <w:r w:rsidR="005F5F7E">
        <w:t>which led to recommended gear types</w:t>
      </w:r>
      <w:r w:rsidRPr="00036197">
        <w:t xml:space="preserve">. </w:t>
      </w:r>
      <w:r w:rsidR="005F5F7E">
        <w:t>T</w:t>
      </w:r>
      <w:r w:rsidR="00E67D51">
        <w:t>he</w:t>
      </w:r>
      <w:r w:rsidRPr="00036197">
        <w:t xml:space="preserve"> </w:t>
      </w:r>
      <w:r w:rsidR="00E67D51">
        <w:t xml:space="preserve">recommended </w:t>
      </w:r>
      <w:r w:rsidR="005F5F7E">
        <w:t>gear types</w:t>
      </w:r>
      <w:r w:rsidRPr="00036197">
        <w:t xml:space="preserve"> from </w:t>
      </w:r>
      <w:r w:rsidR="005F5F7E">
        <w:t>P</w:t>
      </w:r>
      <w:r w:rsidRPr="00036197">
        <w:t>hase</w:t>
      </w:r>
      <w:r w:rsidR="00E67D51">
        <w:t xml:space="preserve"> II</w:t>
      </w:r>
      <w:r w:rsidRPr="00036197">
        <w:t xml:space="preserve"> </w:t>
      </w:r>
      <w:r w:rsidR="003C49C9">
        <w:t>were used in the</w:t>
      </w:r>
      <w:r w:rsidR="005F5F7E">
        <w:t xml:space="preserve"> Phase III study </w:t>
      </w:r>
      <w:r w:rsidR="003C49C9">
        <w:t>that further refined the spatial and temporal sampling schemes necessary to evaluate monitoring hypotheses, and began testing the extent to which IEP’s channel-based monitoring surveys can be used to make inferences on tidal wetlands</w:t>
      </w:r>
      <w:r w:rsidR="00C17C55">
        <w:t xml:space="preserve"> </w:t>
      </w:r>
      <w:r w:rsidR="00C17C55">
        <w:fldChar w:fldCharType="begin"/>
      </w:r>
      <w:r w:rsidR="00C17C55">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C17C55">
        <w:fldChar w:fldCharType="separate"/>
      </w:r>
      <w:r w:rsidR="00C17C55">
        <w:rPr>
          <w:noProof/>
        </w:rPr>
        <w:t>(Contreras et al. 2018)</w:t>
      </w:r>
      <w:r w:rsidR="00C17C55">
        <w:fldChar w:fldCharType="end"/>
      </w:r>
      <w:r w:rsidR="003C49C9">
        <w:t>.</w:t>
      </w:r>
    </w:p>
    <w:p w14:paraId="555146F4" w14:textId="51B973EA" w:rsidR="00A27634" w:rsidRPr="00036197" w:rsidRDefault="00A27634" w:rsidP="00132847">
      <w:r w:rsidRPr="00036197">
        <w:t xml:space="preserve">After each </w:t>
      </w:r>
      <w:r w:rsidR="001C5D0C">
        <w:t xml:space="preserve">pilot </w:t>
      </w:r>
      <w:r w:rsidRPr="00036197">
        <w:t xml:space="preserve">phase, results were </w:t>
      </w:r>
      <w:r w:rsidR="001C5D0C">
        <w:t xml:space="preserve">reviewed by </w:t>
      </w:r>
      <w:r w:rsidRPr="00036197">
        <w:t>the PWT before</w:t>
      </w:r>
      <w:r w:rsidR="001C5D0C">
        <w:t xml:space="preserve"> </w:t>
      </w:r>
      <w:r w:rsidRPr="00036197">
        <w:t>inclu</w:t>
      </w:r>
      <w:r w:rsidR="001C5D0C">
        <w:t>sion</w:t>
      </w:r>
      <w:r w:rsidRPr="00036197">
        <w:t xml:space="preserve"> in</w:t>
      </w:r>
      <w:r w:rsidR="001F637D">
        <w:t xml:space="preserve"> </w:t>
      </w:r>
      <w:r w:rsidR="00EF0D85">
        <w:t>development of plans for</w:t>
      </w:r>
      <w:r w:rsidRPr="00036197">
        <w:t xml:space="preserve"> the next phase. </w:t>
      </w:r>
      <w:r w:rsidR="004A65AC">
        <w:t>This report covers Phase IV, which expanded comparisons between FRP and IEP surveys, tested new methods for monitoring fish, SAV, nutrients, and phytoplankton, and began collecting pre-project data at future restoration sites.</w:t>
      </w:r>
    </w:p>
    <w:p w14:paraId="2A1BE6CB" w14:textId="77777777" w:rsidR="00A27634" w:rsidRPr="00036197" w:rsidRDefault="00A27634" w:rsidP="00132847"/>
    <w:p w14:paraId="0B71BFA8" w14:textId="77777777" w:rsidR="00A27634" w:rsidRPr="00E170EA" w:rsidRDefault="00A27634" w:rsidP="00E170EA">
      <w:pPr>
        <w:pStyle w:val="Heading2"/>
      </w:pPr>
      <w:bookmarkStart w:id="6" w:name="_Toc433352572"/>
      <w:bookmarkStart w:id="7" w:name="_Toc536509172"/>
      <w:r w:rsidRPr="00E170EA">
        <w:t>Project Objectives</w:t>
      </w:r>
      <w:bookmarkEnd w:id="6"/>
      <w:bookmarkEnd w:id="7"/>
    </w:p>
    <w:p w14:paraId="7C0A3797" w14:textId="77777777" w:rsidR="00A27634" w:rsidRPr="00BE2116" w:rsidRDefault="00A27634" w:rsidP="001164F9">
      <w:pPr>
        <w:pStyle w:val="ListParagraph"/>
        <w:numPr>
          <w:ilvl w:val="0"/>
          <w:numId w:val="10"/>
        </w:numPr>
      </w:pPr>
      <w:r w:rsidRPr="00BE2116">
        <w:t xml:space="preserve">Determine the level of spatial and temporal replication necessary to </w:t>
      </w:r>
      <w:r w:rsidR="001C5D0C">
        <w:t>make</w:t>
      </w:r>
      <w:r w:rsidRPr="00BE2116">
        <w:t xml:space="preserve"> sampling design recommendations for long-term monitoring.</w:t>
      </w:r>
    </w:p>
    <w:p w14:paraId="4771E9E5" w14:textId="77777777" w:rsidR="00C17C55" w:rsidRDefault="00C17C55" w:rsidP="00C17C55">
      <w:pPr>
        <w:pStyle w:val="ListParagraph"/>
        <w:numPr>
          <w:ilvl w:val="0"/>
          <w:numId w:val="10"/>
        </w:numPr>
      </w:pPr>
      <w:r>
        <w:t>Determine the extent to which long-term IEP sampling reflects conditions in nearby shallow-water and wetland habitats.</w:t>
      </w:r>
    </w:p>
    <w:p w14:paraId="7826E169" w14:textId="77777777" w:rsidR="00C17C55" w:rsidRPr="00BE2116" w:rsidRDefault="00C17C55" w:rsidP="00C17C55">
      <w:pPr>
        <w:pStyle w:val="ListParagraph"/>
        <w:numPr>
          <w:ilvl w:val="0"/>
          <w:numId w:val="10"/>
        </w:numPr>
      </w:pPr>
      <w:r>
        <w:t xml:space="preserve">Determine whether gear efficiency evaluations are feasible using new sampling technology (i.e., ARIS sonar). </w:t>
      </w:r>
    </w:p>
    <w:p w14:paraId="2F039E02" w14:textId="77777777" w:rsidR="00A27634" w:rsidRPr="00BE2116" w:rsidRDefault="00A27634" w:rsidP="001164F9">
      <w:pPr>
        <w:pStyle w:val="ListParagraph"/>
        <w:numPr>
          <w:ilvl w:val="0"/>
          <w:numId w:val="10"/>
        </w:numPr>
      </w:pPr>
      <w:r w:rsidRPr="00BE2116">
        <w:t xml:space="preserve">Begin developing a baseline of biomass, community composition, and fish condition for fish and invertebrates near </w:t>
      </w:r>
      <w:r w:rsidR="001C5D0C">
        <w:t>planned</w:t>
      </w:r>
      <w:r w:rsidRPr="00BE2116">
        <w:t xml:space="preserve"> tidal restoration </w:t>
      </w:r>
      <w:r w:rsidR="00291F0F">
        <w:t xml:space="preserve">and comparison </w:t>
      </w:r>
      <w:r w:rsidRPr="00BE2116">
        <w:t>sites. This will allow us to make pre-and-post-restoration comparisons for evaluating restoration progress.</w:t>
      </w:r>
    </w:p>
    <w:p w14:paraId="38D179D6" w14:textId="77777777" w:rsidR="00A27634" w:rsidRDefault="00A27634" w:rsidP="00132847"/>
    <w:p w14:paraId="573BC8AE" w14:textId="77777777" w:rsidR="00387CAC" w:rsidRDefault="00387CAC" w:rsidP="00132847"/>
    <w:p w14:paraId="72106F5C" w14:textId="7A2BCF48" w:rsidR="00D35978" w:rsidRPr="00BE2116" w:rsidRDefault="00D35978" w:rsidP="00D35978">
      <w:pPr>
        <w:pStyle w:val="Heading2"/>
      </w:pPr>
      <w:bookmarkStart w:id="8" w:name="_Toc415212242"/>
      <w:bookmarkStart w:id="9" w:name="_Toc433352589"/>
      <w:bookmarkEnd w:id="0"/>
      <w:r w:rsidRPr="00BE2116">
        <w:lastRenderedPageBreak/>
        <w:t xml:space="preserve"> </w:t>
      </w:r>
    </w:p>
    <w:p w14:paraId="1F7F09D5" w14:textId="15FE2BA4" w:rsidR="00FF27B7" w:rsidRPr="00BE2116" w:rsidRDefault="00D35978" w:rsidP="00FF27B7">
      <w:pPr>
        <w:pStyle w:val="Heading1"/>
      </w:pPr>
      <w:bookmarkStart w:id="10" w:name="_Toc536509173"/>
      <w:r>
        <w:t>Part</w:t>
      </w:r>
      <w:r w:rsidR="00FF27B7" w:rsidRPr="00BE2116">
        <w:t xml:space="preserve"> 1: </w:t>
      </w:r>
      <w:r w:rsidR="003918A8">
        <w:t xml:space="preserve">Phytoplankton and </w:t>
      </w:r>
      <w:r w:rsidR="00FF27B7">
        <w:t>Invertebrate spatial and temporal variability</w:t>
      </w:r>
      <w:bookmarkEnd w:id="10"/>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1" w:name="_Toc536509174"/>
      <w:r>
        <w:t>Introduction</w:t>
      </w:r>
      <w:bookmarkEnd w:id="11"/>
    </w:p>
    <w:p w14:paraId="06D43605" w14:textId="4BC037E9" w:rsidR="00F27CF9" w:rsidRDefault="00F27CF9" w:rsidP="00F27CF9">
      <w:pPr>
        <w:pStyle w:val="Heading3"/>
      </w:pPr>
      <w:r>
        <w:t>Invertebrates</w:t>
      </w:r>
    </w:p>
    <w:p w14:paraId="48607E1E" w14:textId="695ABB6E" w:rsidR="0020456D" w:rsidRDefault="00FF27B7" w:rsidP="00132847">
      <w:r w:rsidRPr="00A01AC6">
        <w:t xml:space="preserve">Understanding the variability </w:t>
      </w:r>
      <w:r w:rsidR="00575204">
        <w:t>of</w:t>
      </w:r>
      <w:r w:rsidR="00AC6E6F">
        <w:t xml:space="preserve"> </w:t>
      </w:r>
      <w:r w:rsidR="00575204">
        <w:t>zooplankton</w:t>
      </w:r>
      <w:r w:rsidR="00AC6E6F">
        <w:t>,</w:t>
      </w:r>
      <w:r w:rsidR="00575204">
        <w:t xml:space="preserve"> and macroinvertebrates </w:t>
      </w:r>
      <w:r w:rsidRPr="00A01AC6">
        <w:t xml:space="preserve">will allow us to evaluate appropriate timing and replication of samples for characterizing </w:t>
      </w:r>
      <w:r w:rsidR="00AC6E6F">
        <w:t>the food-web support</w:t>
      </w:r>
      <w:r w:rsidRPr="00A01AC6">
        <w:t xml:space="preserve">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fldChar w:fldCharType="begin">
          <w:fldData xml:space="preserve">PEVuZE5vdGU+PENpdGU+PEF1dGhvcj5Tb21tZXI8L0F1dGhvcj48WWVhcj4yMDAxPC9ZZWFyPjxS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dGxlPjwvcGVyaW9kaWNhbD48cGFnZXM+MzI1LTMzMzwvcGFnZXM+PHZvbHVtZT41ODwvdm9sdW1l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</w:fldData>
        </w:fldChar>
      </w:r>
      <w:r w:rsidR="004953DE">
        <w:instrText xml:space="preserve"> ADDIN EN.CITE </w:instrText>
      </w:r>
      <w:r w:rsidR="004953DE">
        <w:fldChar w:fldCharType="begin">
          <w:fldData xml:space="preserve">PEVuZE5vdGU+PENpdGU+PEF1dGhvcj5Tb21tZXI8L0F1dGhvcj48WWVhcj4yMDAxPC9ZZWFyPjxS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dGxlPjwvcGVyaW9kaWNhbD48cGFnZXM+MzI1LTMzMzwvcGFnZXM+PHZvbHVtZT41ODwvdm9sdW1l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</w:fldData>
        </w:fldChar>
      </w:r>
      <w:r w:rsidR="004953DE">
        <w:instrText xml:space="preserve"> ADDIN EN.CITE.DATA </w:instrText>
      </w:r>
      <w:r w:rsidR="004953DE">
        <w:fldChar w:fldCharType="end"/>
      </w:r>
      <w:r w:rsidR="0020456D">
        <w:fldChar w:fldCharType="separate"/>
      </w:r>
      <w:r w:rsidR="004953DE">
        <w:rPr>
          <w:noProof/>
        </w:rPr>
        <w:t>(Bottom et al. 2011; David et al. 2016a; Maier and Simenstad 2009; Sommer et al. 2001)</w:t>
      </w:r>
      <w:r w:rsidR="0020456D">
        <w:fldChar w:fldCharType="end"/>
      </w:r>
      <w:r w:rsidRPr="00A01AC6">
        <w:t xml:space="preserve">, and are a component of Delta Smelt diets when smelt occur in areas of high macrophyte production </w:t>
      </w:r>
      <w:r w:rsidR="0020456D">
        <w:fldChar w:fldCharType="begin"/>
      </w:r>
      <w:r w:rsidR="0040392C">
        <w:instrText xml:space="preserve"> ADDIN EN.CITE &lt;EndNote&gt;&lt;Cite&gt;&lt;Author&gt;Whitley&lt;/Author&gt;&lt;Year&gt;2014&lt;/Year&gt;&lt;RecNum&gt;1275&lt;/RecNum&gt;&lt;DisplayText&gt;(Whitley and Bollens 2014)&lt;/DisplayText&gt;&lt;record&gt;&lt;rec-number&gt;1275&lt;/rec-number&gt;&lt;foreign-keys&gt;&lt;key app="EN" db-id="std9wdt06dea0ber50cpepe0azprxd52vwpp" timestamp="1558711281"&gt;1275&lt;/key&gt;&lt;key app="ENWeb" db-id=""&gt;0&lt;/key&gt;&lt;/foreign-keys&gt;&lt;ref-type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fldChar w:fldCharType="separate"/>
      </w:r>
      <w:r w:rsidR="0020456D">
        <w:rPr>
          <w:noProof/>
        </w:rPr>
        <w:t>(Whitley and Bollens 2014)</w:t>
      </w:r>
      <w:r w:rsidR="0020456D">
        <w:fldChar w:fldCharType="end"/>
      </w:r>
      <w:r w:rsidRPr="00A01AC6">
        <w:t>. Because these groups are understudied, it is unclear how variable biom</w:t>
      </w:r>
      <w:r w:rsidR="001F637D">
        <w:t xml:space="preserve">ass and community composition </w:t>
      </w:r>
      <w:r w:rsidR="00EF0D85">
        <w:t>are</w:t>
      </w:r>
      <w:r w:rsidR="00EF0D85" w:rsidRPr="00A01AC6">
        <w:t xml:space="preserve"> </w:t>
      </w:r>
      <w:r w:rsidRPr="00A01AC6">
        <w:t xml:space="preserve">within a site, between sites and between seasons. Because epifaunal invertebrates are a smaller percentage of smelt diets </w:t>
      </w:r>
      <w:r w:rsidR="0020456D">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fldChar w:fldCharType="separate"/>
      </w:r>
      <w:r w:rsidR="0020456D">
        <w:rPr>
          <w:noProof/>
        </w:rPr>
        <w:t>(Slater and Baxter 2014)</w:t>
      </w:r>
      <w:r w:rsidR="0020456D">
        <w:fldChar w:fldCharType="end"/>
      </w:r>
      <w:r w:rsidRPr="00A01AC6">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1C890483" w:rsidR="00EF3754" w:rsidRDefault="00EF3754" w:rsidP="00132847">
      <w:r>
        <w:t xml:space="preserve">We chose spring for our spatially intensive sampling, because this is when there is the highest density of juvenile salmonids rearing in the estuary </w:t>
      </w:r>
      <w:r w:rsidR="00F75567">
        <w:fldChar w:fldCharType="begin"/>
      </w:r>
      <w:r w:rsidR="0040392C">
        <w:instrText xml:space="preserve"> ADDIN EN.CITE &lt;EndNote&gt;&lt;Cite&gt;&lt;Author&gt;Williams&lt;/Author&gt;&lt;Year&gt;2012&lt;/Year&gt;&lt;RecNum&gt;1876&lt;/RecNum&gt;&lt;DisplayText&gt;(Williams 2012)&lt;/DisplayText&gt;&lt;record&gt;&lt;rec-number&gt;1876&lt;/rec-number&gt;&lt;foreign-keys&gt;&lt;key app="EN" db-id="std9wdt06dea0ber50cpepe0azprxd52vwpp" timestamp="1558711787"&gt;1876&lt;/key&gt;&lt;key app="ENWeb" db-id=""&gt;0&lt;/key&gt;&lt;/foreign-keys&gt;&lt;ref-type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fldChar w:fldCharType="separate"/>
      </w:r>
      <w:r w:rsidR="00F75567">
        <w:rPr>
          <w:noProof/>
        </w:rPr>
        <w:t>(Williams 2012)</w:t>
      </w:r>
      <w:r w:rsidR="00F75567">
        <w:fldChar w:fldCharType="end"/>
      </w:r>
      <w:r>
        <w:t xml:space="preserve">, Delta Smelt are spawning in the freshwater Delta </w:t>
      </w:r>
      <w:r w:rsidR="00F75567">
        <w:fldChar w:fldCharType="begin"/>
      </w:r>
      <w:r w:rsidR="006A0C1B">
        <w:instrText xml:space="preserve"> ADDIN EN.CITE &lt;EndNote&gt;&lt;Cite&gt;&lt;Author&gt;Sommer&lt;/Author&gt;&lt;Year&gt;2013&lt;/Year&gt;&lt;RecNum&gt;954&lt;/RecNum&gt;&lt;DisplayText&gt;(Baxter et al. 2015; Sommer and Mejia 2013)&lt;/DisplayText&gt;&lt;record&gt;&lt;rec-number&gt;954&lt;/rec-number&gt;&lt;foreign-keys&gt;&lt;key app="EN" db-id="std9wdt06dea0ber50cpepe0azprxd52vwpp" timestamp="1558711115"&gt;954&lt;/key&gt;&lt;key app="ENWeb" db-id=""&gt;0&lt;/key&gt;&lt;/foreign-keys&gt;&lt;ref-type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141&lt;/RecNum&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 Sommer and Mejia 2013)</w:t>
      </w:r>
      <w:r w:rsidR="00F75567">
        <w:fldChar w:fldCharType="end"/>
      </w:r>
      <w:r>
        <w:t xml:space="preserve">, and Longfin Smelt are present and spawning in the marshes surrounding Suisun Bay </w:t>
      </w:r>
      <w:r w:rsidR="00F75567">
        <w:fldChar w:fldCharType="begin"/>
      </w:r>
      <w:r w:rsidR="006A0C1B">
        <w:instrText xml:space="preserve"> ADDIN EN.CITE &lt;EndNote&gt;&lt;Cite&gt;&lt;Author&gt;Grimaldo&lt;/Author&gt;&lt;Year&gt;2017&lt;/Year&gt;&lt;RecNum&gt;2641&lt;/RecNum&gt;&lt;DisplayText&gt;(Grimaldo et al. 2017)&lt;/DisplayText&gt;&lt;record&gt;&lt;rec-number&gt;2641&lt;/rec-number&gt;&lt;foreign-keys&gt;&lt;key app="EN" db-id="std9wdt06dea0ber50cpepe0azprxd52vwpp" timestamp="1558713564"&gt;2641&lt;/key&gt;&lt;key app="ENWeb" db-id=""&gt;0&lt;/key&gt;&lt;/foreign-keys&gt;&lt;ref-type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fldChar w:fldCharType="separate"/>
      </w:r>
      <w:r w:rsidR="006A0C1B">
        <w:rPr>
          <w:noProof/>
        </w:rPr>
        <w:t>(Grimaldo et al. 2017)</w:t>
      </w:r>
      <w:r w:rsidR="00F75567">
        <w:fldChar w:fldCharType="end"/>
      </w:r>
      <w:r>
        <w:t xml:space="preserve">. However, the importance of food supply during the fall, while juvenile smelt area rearing, is considered one of the major factors in population resilience </w:t>
      </w:r>
      <w:r>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EN.CITE.DATA </w:instrText>
      </w:r>
      <w:r w:rsidR="006A0C1B">
        <w:fldChar w:fldCharType="end"/>
      </w:r>
      <w:r>
        <w:fldChar w:fldCharType="separate"/>
      </w:r>
      <w:r w:rsidR="006A0C1B">
        <w:rPr>
          <w:noProof/>
        </w:rPr>
        <w:t>(Baxter et al. 2015; Brown et al. 2014)</w:t>
      </w:r>
      <w:r>
        <w:fldChar w:fldCharType="end"/>
      </w:r>
      <w:r>
        <w:t xml:space="preserve">. Therefore, chose to characterize potential food supply in areas important to smelt in the fall. </w:t>
      </w:r>
    </w:p>
    <w:p w14:paraId="005F8CB4" w14:textId="4C695DE3" w:rsidR="0020456D" w:rsidRDefault="00EF3754" w:rsidP="00132847">
      <w:r>
        <w:t xml:space="preserve">Due to limited resources, we targeted fall sampling only in areas likely to have high smelt abundance. In most years, a majority of the population migrates to the Low Salinity Zone (LSZ), to rear </w:t>
      </w:r>
      <w:r w:rsidR="00F75567">
        <w:fldChar w:fldCharType="begin"/>
      </w:r>
      <w:r w:rsidR="006A0C1B">
        <w:instrText xml:space="preserve"> ADDIN EN.CITE &lt;EndNote&gt;&lt;Cite&gt;&lt;Author&gt;Baxter&lt;/Author&gt;&lt;Year&gt;2015&lt;/Year&gt;&lt;RecNum&gt;141&lt;/RecNum&gt;&lt;DisplayText&gt;(Baxter et al. 2015)&lt;/DisplayText&gt;&lt;record&gt;&lt;rec-number&gt;141&lt;/rec-number&gt;&lt;foreign-keys&gt;&lt;key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w:t>
      </w:r>
      <w:r w:rsidR="00F75567">
        <w:fldChar w:fldCharType="end"/>
      </w:r>
      <w:r>
        <w:t xml:space="preserve">. This area generally stretches from Suisun Bay to the Confluence, though exact location depends on water year type </w:t>
      </w:r>
      <w:r>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EN.CITE.DATA </w:instrText>
      </w:r>
      <w:r w:rsidR="006A0C1B">
        <w:fldChar w:fldCharType="end"/>
      </w:r>
      <w:r>
        <w:fldChar w:fldCharType="separate"/>
      </w:r>
      <w:r w:rsidR="006A0C1B">
        <w:rPr>
          <w:noProof/>
        </w:rPr>
        <w:t>(Brown et al. 2014)</w:t>
      </w:r>
      <w:r>
        <w:fldChar w:fldCharType="end"/>
      </w:r>
      <w:r>
        <w:t>.</w:t>
      </w:r>
      <w:r w:rsidR="0020456D">
        <w:t xml:space="preserve"> </w:t>
      </w:r>
      <w:r>
        <w:t xml:space="preserve">There is an additional resident population of Delta Smelt which remains in the </w:t>
      </w:r>
      <w:r w:rsidR="00CF2BBE">
        <w:t xml:space="preserve">North Delta year round </w:t>
      </w:r>
      <w:r w:rsidR="00CF2BBE">
        <w:fldChar w:fldCharType="begin"/>
      </w:r>
      <w:r w:rsidR="006A0C1B">
        <w:instrText xml:space="preserve"> ADDIN EN.CITE &lt;EndNote&gt;&lt;Cite&gt;&lt;Author&gt;Sommer&lt;/Author&gt;&lt;Year&gt;2009&lt;/Year&gt;&lt;RecNum&gt;958&lt;/RecNum&gt;&lt;DisplayText&gt;(Sommer et al. 2009)&lt;/DisplayText&gt;&lt;record&gt;&lt;rec-number&gt;958&lt;/rec-number&gt;&lt;foreign-keys&gt;&lt;key app="EN" db-id="std9wdt06dea0ber50cpepe0azprxd52vwpp" timestamp="1558711117"&gt;958&lt;/key&gt;&lt;key app="ENWeb" db-id=""&gt;0&lt;/key&gt;&lt;/foreign-keys&gt;&lt;ref-type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fldChar w:fldCharType="separate"/>
      </w:r>
      <w:r w:rsidR="006A0C1B">
        <w:rPr>
          <w:noProof/>
        </w:rPr>
        <w:t>(Sommer et al. 2009)</w:t>
      </w:r>
      <w:r w:rsidR="00CF2BBE">
        <w:fldChar w:fldCharType="end"/>
      </w:r>
      <w:r w:rsidR="00CF2BBE">
        <w:t>, so we chose to target these areas for additional fall sampling.</w:t>
      </w:r>
    </w:p>
    <w:p w14:paraId="4CF9B19C" w14:textId="654AC75F" w:rsidR="00F27CF9" w:rsidRDefault="00F27CF9" w:rsidP="00FA5153">
      <w:pPr>
        <w:pStyle w:val="Heading3"/>
      </w:pPr>
      <w:r>
        <w:t>Phytoplankton</w:t>
      </w:r>
    </w:p>
    <w:p w14:paraId="7DB2C170" w14:textId="559E8F45" w:rsidR="00360460" w:rsidRDefault="00360460" w:rsidP="00132847">
      <w:r>
        <w:t xml:space="preserve">Phytoplankton </w:t>
      </w:r>
      <w:proofErr w:type="gramStart"/>
      <w:r>
        <w:t>are considered to be</w:t>
      </w:r>
      <w:proofErr w:type="gramEnd"/>
      <w:r>
        <w:t xml:space="preserve"> one of the key carbon sources in the aquatic food web. However, not all phytoplankton are created equal. Diatoms and green algae are preferred over cyanobacteria and flagellates in most </w:t>
      </w:r>
      <w:r w:rsidR="0028049E">
        <w:t>c</w:t>
      </w:r>
      <w:r>
        <w:t xml:space="preserve">ladocera and copepod species studied in this estuary </w:t>
      </w:r>
      <w:r>
        <w:fldChar w:fldCharType="begin"/>
      </w:r>
      <w:r w:rsidR="0040392C">
        <w:instrText xml:space="preserve"> ADDIN EN.CITE &lt;EndNote&gt;&lt;Cite&gt;&lt;Author&gt;Orsi&lt;/Author&gt;&lt;Year&gt;1995&lt;/Year&gt;&lt;RecNum&gt;2499&lt;/RecNum&gt;&lt;DisplayText&gt;(Orsi 1995)&lt;/DisplayText&gt;&lt;record&gt;&lt;rec-number&gt;2499&lt;/rec-number&gt;&lt;foreign-keys&gt;&lt;key app="EN" db-id="std9wdt06dea0ber50cpepe0azprxd52vwpp" timestamp="1558713210"&gt;2499&lt;/key&gt;&lt;key app="ENWeb" db-id=""&gt;0&lt;/key&gt;&lt;/foreign-keys&gt;&lt;ref-type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though more recent studies suggest cyanobacteria make up a large part of copepod diets when they occur in high abundance</w:t>
      </w:r>
      <w:r w:rsidR="0028049E">
        <w:t xml:space="preserve"> </w:t>
      </w:r>
      <w:r w:rsidR="0028049E">
        <w:fldChar w:fldCharType="begin"/>
      </w:r>
      <w:r w:rsidR="0028049E">
        <w:instrText xml:space="preserve"> ADDIN EN.CITE &lt;EndNote&gt;&lt;Cite&gt;&lt;Author&gt;Kimmerer&lt;/Author&gt;&lt;Year&gt;2018&lt;/Year&gt;&lt;RecNum&gt;2694&lt;/RecNum&gt;&lt;DisplayText&gt;(Kimmerer et al. 2018a)&lt;/DisplayText&gt;&lt;record&gt;&lt;rec-number&gt;2694&lt;/rec-number&gt;&lt;foreign-keys&gt;&lt;key app="EN" db-id="std9wdt06dea0ber50cpepe0azprxd52vwpp" timestamp="1558713688"&gt;2694&lt;/key&gt;&lt;key app="ENWeb" db-id=""&gt;0&lt;/key&gt;&lt;/foreign-keys&gt;&lt;ref-type name="Journal Article"&gt;17&lt;/ref-type&gt;&lt;contributors&gt;&lt;authors&gt;&lt;author&gt;Kimmerer, Wim&lt;/author&gt;&lt;author&gt;Ignoffo, Toni R.&lt;/author&gt;&lt;author&gt;Bemowski, Brooke&lt;/author&gt;&lt;author&gt;Modéran, Julien&lt;/author&gt;&lt;author&gt;Holmes, Ann&lt;/author&gt;&lt;author&gt;Bergamaschi, Brian&lt;/author&gt;&lt;/authors&gt;&lt;/contributors&gt;&lt;titles&gt;&lt;title&gt;Zooplankton Dynamics in the Cache Slough Complex of the Upper San Francisco Estuary&lt;/title&gt;&lt;secondary-title&gt;San Francisco Estuary and Watershed Science&lt;/secondary-title&gt;&lt;/titles&gt;&lt;periodical&gt;&lt;full-title&gt;San Francisco Estuary and Watershed Science&lt;/full-title&gt;&lt;/periodical&gt;&lt;volume&gt;16&lt;/volume&gt;&lt;number&gt;3&lt;/number&gt;&lt;dates&gt;&lt;year&gt;2018&lt;/year&gt;&lt;/dates&gt;&lt;urls&gt;&lt;related-urls&gt;&lt;url&gt;https://escholarship.org/uc/item/63k1z819#main&lt;/url&gt;&lt;/related-urls&gt;&lt;/urls&gt;&lt;electronic-resource-num&gt;10.15447/sfews.2018v16iss3art4&lt;/electronic-resource-num&gt;&lt;/record&gt;&lt;/Cite&gt;&lt;/EndNote&gt;</w:instrText>
      </w:r>
      <w:r w:rsidR="0028049E">
        <w:fldChar w:fldCharType="separate"/>
      </w:r>
      <w:r w:rsidR="0028049E">
        <w:rPr>
          <w:noProof/>
        </w:rPr>
        <w:t>(Kimmerer et al. 2018a)</w:t>
      </w:r>
      <w:r w:rsidR="0028049E">
        <w:fldChar w:fldCharType="end"/>
      </w:r>
      <w:r>
        <w:t xml:space="preserve">. Furthermore, preferred food differs by species of zooplankton and species of phytoplankton </w:t>
      </w:r>
      <w:r>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 </w:instrText>
      </w:r>
      <w:r w:rsidR="006A0C1B">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EN.CITE.DATA </w:instrText>
      </w:r>
      <w:r w:rsidR="006A0C1B">
        <w:fldChar w:fldCharType="end"/>
      </w:r>
      <w:r>
        <w:fldChar w:fldCharType="separate"/>
      </w:r>
      <w:r w:rsidR="006A0C1B">
        <w:rPr>
          <w:noProof/>
        </w:rPr>
        <w:t>(Bouley and Kimmerer 2006; Cloern and Dufford 2005; Jassby 2008)</w:t>
      </w:r>
      <w:r>
        <w:fldChar w:fldCharType="end"/>
      </w:r>
      <w:r>
        <w:t xml:space="preserve">. In the past, most evidence pointed to pelagic phytoplankton as the key </w:t>
      </w:r>
      <w:r>
        <w:lastRenderedPageBreak/>
        <w:t xml:space="preserve">driver of the Bay-Delta food web </w: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 </w:instrText>
      </w:r>
      <w:r w:rsidR="006A0C1B">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EN.CITE.DATA </w:instrText>
      </w:r>
      <w:r w:rsidR="006A0C1B">
        <w:fldChar w:fldCharType="end"/>
      </w:r>
      <w:r>
        <w:fldChar w:fldCharType="separate"/>
      </w:r>
      <w:r w:rsidR="006A0C1B">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rsidR="006A0C1B">
        <w:instrText xml:space="preserve"> ADDIN EN.CITE &lt;EndNote&gt;&lt;Cite&gt;&lt;Author&gt;Schroeter&lt;/Author&gt;&lt;Year&gt;2015&lt;/Year&gt;&lt;RecNum&gt;2028&lt;/RecNum&gt;&lt;DisplayText&gt;(Schroeter et al. 2015)&lt;/DisplayText&gt;&lt;record&gt;&lt;rec-number&gt;2028&lt;/rec-number&gt;&lt;foreign-keys&gt;&lt;key app="EN" db-id="std9wdt06dea0ber50cpepe0azprxd52vwpp" timestamp="1558712024"&gt;2028&lt;/key&gt;&lt;key app="ENWeb" db-id=""&gt;0&lt;/key&gt;&lt;/foreign-keys&gt;&lt;ref-type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sidR="006A0C1B">
        <w:rPr>
          <w:noProof/>
        </w:rPr>
        <w:t>(Schroeter et al. 2015)</w:t>
      </w:r>
      <w:r>
        <w:fldChar w:fldCharType="end"/>
      </w:r>
      <w:r>
        <w:t xml:space="preserve">. </w:t>
      </w:r>
    </w:p>
    <w:p w14:paraId="78C6CCFB" w14:textId="54B6DE8A" w:rsidR="00360460" w:rsidRPr="00A01AC6" w:rsidRDefault="00360460" w:rsidP="00132847">
      <w:r>
        <w:t xml:space="preserve">Given the importance of </w:t>
      </w:r>
      <w:r w:rsidR="0028049E">
        <w:t>taxonomic</w:t>
      </w:r>
      <w:r>
        <w:t xml:space="preserve"> identity when assessing phytoplankton’s role in the food web, </w:t>
      </w:r>
      <w:r w:rsidR="0028049E">
        <w:t>it is important to better understand</w:t>
      </w:r>
      <w:r>
        <w:t xml:space="preserve"> phytoplankton community </w:t>
      </w:r>
      <w:r w:rsidR="0028049E">
        <w:t>composition at restoration sites</w:t>
      </w:r>
      <w:r>
        <w:t xml:space="preserve">. Once we start regular monitoring of restoration sites, we </w:t>
      </w:r>
      <w:r w:rsidR="0028049E">
        <w:t>may decide to collect</w:t>
      </w:r>
      <w:r>
        <w:t xml:space="preserve"> phytoplankton samples concurrently with monthly zooplankton samples. However, </w:t>
      </w:r>
      <w:r w:rsidR="0028049E">
        <w:t xml:space="preserve">we </w:t>
      </w:r>
      <w:r>
        <w:t>w</w:t>
      </w:r>
      <w:r w:rsidR="00CF2BBE">
        <w:t xml:space="preserve">anted to </w:t>
      </w:r>
      <w:r>
        <w:t xml:space="preserve">first establish a baseline of phytoplankton variability within the wetlands. Therefore, </w:t>
      </w:r>
      <w:r w:rsidR="0028049E">
        <w:t>we collected</w:t>
      </w:r>
      <w:r>
        <w:t xml:space="preserve"> phytoplankton concurrently with the </w:t>
      </w:r>
      <w:r w:rsidR="0028049E">
        <w:t>intensive spring</w:t>
      </w:r>
      <w:r>
        <w:t xml:space="preserve"> </w:t>
      </w:r>
      <w:r w:rsidR="0028049E">
        <w:t>sampling of macroinvertebrates.</w:t>
      </w:r>
    </w:p>
    <w:p w14:paraId="0B74D855" w14:textId="77777777" w:rsidR="00FF27B7" w:rsidRDefault="00FF27B7" w:rsidP="00FA5153">
      <w:pPr>
        <w:pStyle w:val="Heading4"/>
      </w:pPr>
      <w:r w:rsidRPr="00A01AC6">
        <w:t>Study questions:</w:t>
      </w:r>
    </w:p>
    <w:p w14:paraId="1C9BDA58" w14:textId="11E8D3CB" w:rsidR="00FF27B7" w:rsidRDefault="00FF27B7" w:rsidP="001164F9">
      <w:pPr>
        <w:pStyle w:val="ListParagraph"/>
        <w:numPr>
          <w:ilvl w:val="0"/>
          <w:numId w:val="11"/>
        </w:numPr>
      </w:pPr>
      <w:r>
        <w:t>How do invertebrate</w:t>
      </w:r>
      <w:r w:rsidR="00360460">
        <w:t xml:space="preserve"> and phytoplankton</w:t>
      </w:r>
      <w:r>
        <w:t xml:space="preserve"> communities change from year to year?</w:t>
      </w:r>
    </w:p>
    <w:p w14:paraId="221434EB" w14:textId="43A5299C" w:rsidR="00675EEA" w:rsidDel="00F27CF9" w:rsidRDefault="00675EEA" w:rsidP="00132847">
      <w:pPr>
        <w:rPr>
          <w:del w:id="12" w:author="Hartman, Rosemary@Wildlife" w:date="2019-04-05T06:56:00Z"/>
        </w:rPr>
      </w:pPr>
      <w:commentRangeStart w:id="13"/>
      <w:commentRangeStart w:id="14"/>
      <w:del w:id="15" w:author="Hartman, Rosemary@Wildlife" w:date="2019-04-05T06:56:00Z">
        <w:r w:rsidDel="00F27CF9">
          <w:delText>How</w:delText>
        </w:r>
      </w:del>
      <w:commentRangeEnd w:id="13"/>
      <w:r w:rsidR="00F27CF9">
        <w:rPr>
          <w:rStyle w:val="CommentReference"/>
        </w:rPr>
        <w:commentReference w:id="13"/>
      </w:r>
      <w:commentRangeEnd w:id="14"/>
      <w:r w:rsidR="00F27CF9">
        <w:rPr>
          <w:rStyle w:val="CommentReference"/>
        </w:rPr>
        <w:commentReference w:id="14"/>
      </w:r>
      <w:del w:id="16" w:author="Hartman, Rosemary@Wildlife" w:date="2019-04-05T06:56:00Z">
        <w:r w:rsidDel="00F27CF9">
          <w:delText xml:space="preserve"> does water year type </w:delText>
        </w:r>
        <w:r w:rsidR="003256C0" w:rsidDel="00F27CF9">
          <w:delText xml:space="preserve">affect </w:delText>
        </w:r>
        <w:r w:rsidR="00360460" w:rsidDel="00F27CF9">
          <w:delText>community composition</w:delText>
        </w:r>
        <w:r w:rsidDel="00F27CF9">
          <w:delText>?</w:delText>
        </w:r>
      </w:del>
    </w:p>
    <w:p w14:paraId="7C3ED1C4" w14:textId="5E559EDD" w:rsidR="00FF27B7" w:rsidDel="00F27CF9" w:rsidRDefault="00675EEA" w:rsidP="00132847">
      <w:pPr>
        <w:rPr>
          <w:del w:id="17" w:author="Hartman, Rosemary@Wildlife" w:date="2019-04-05T06:56:00Z"/>
        </w:rPr>
      </w:pPr>
      <w:del w:id="18" w:author="Hartman, Rosemary@Wildlife" w:date="2019-04-05T06:56:00Z">
        <w:r w:rsidDel="00F27CF9">
          <w:delText>How do invertebrate communities change post-restoration?</w:delText>
        </w:r>
        <w:r w:rsidR="00360460" w:rsidDel="00F27CF9">
          <w:delText xml:space="preserve"> (not assessed this year)</w:delText>
        </w:r>
      </w:del>
    </w:p>
    <w:p w14:paraId="11024777" w14:textId="77777777" w:rsidR="00FF27B7" w:rsidRPr="000B43E7" w:rsidRDefault="00FF27B7" w:rsidP="001164F9">
      <w:pPr>
        <w:pStyle w:val="ListParagraph"/>
        <w:numPr>
          <w:ilvl w:val="0"/>
          <w:numId w:val="11"/>
        </w:numPr>
      </w:pPr>
      <w:r w:rsidRPr="00A01AC6">
        <w:t>Are there significant differences between channel habitat, managed wetlands (pre-restoration), and tidal wetlands (</w:t>
      </w:r>
      <w:r w:rsidR="00F45C89">
        <w:t>remnant</w:t>
      </w:r>
      <w:r w:rsidR="00F45C89" w:rsidRPr="00A01AC6">
        <w:t xml:space="preserve"> </w:t>
      </w:r>
      <w:r w:rsidRPr="00A01AC6">
        <w:t xml:space="preserve">and/or post-restoration)? </w:t>
      </w:r>
    </w:p>
    <w:p w14:paraId="1F7C4C11" w14:textId="77777777" w:rsidR="00FF27B7" w:rsidRDefault="00FF27B7" w:rsidP="001164F9">
      <w:pPr>
        <w:pStyle w:val="ListParagraph"/>
        <w:numPr>
          <w:ilvl w:val="0"/>
          <w:numId w:val="11"/>
        </w:numPr>
      </w:pPr>
      <w:r>
        <w:t>What food is available for listed fish species throughout the year?</w:t>
      </w:r>
    </w:p>
    <w:p w14:paraId="4288760F" w14:textId="77777777" w:rsidR="00F27CF9" w:rsidRDefault="00F27CF9" w:rsidP="001164F9">
      <w:pPr>
        <w:pStyle w:val="ListParagraph"/>
        <w:numPr>
          <w:ilvl w:val="1"/>
          <w:numId w:val="11"/>
        </w:numPr>
      </w:pPr>
      <w:r>
        <w:t>When during the spring is most important to sample?</w:t>
      </w:r>
    </w:p>
    <w:p w14:paraId="7E7EE59D" w14:textId="2598417C" w:rsidR="00FF27B7" w:rsidRDefault="00675EEA" w:rsidP="001164F9">
      <w:pPr>
        <w:pStyle w:val="ListParagraph"/>
        <w:numPr>
          <w:ilvl w:val="1"/>
          <w:numId w:val="11"/>
        </w:numPr>
      </w:pPr>
      <w:r>
        <w:t>How do fall food resources compare to spring food resources?</w:t>
      </w:r>
    </w:p>
    <w:p w14:paraId="3EC75187" w14:textId="3AC2E324" w:rsidR="00FF27B7" w:rsidRPr="00BE2116" w:rsidRDefault="00463B5C" w:rsidP="00FF27B7">
      <w:pPr>
        <w:pStyle w:val="Heading2"/>
      </w:pPr>
      <w:bookmarkStart w:id="19" w:name="_Toc536509175"/>
      <w:r>
        <w:t>Methods</w:t>
      </w:r>
      <w:bookmarkEnd w:id="19"/>
    </w:p>
    <w:p w14:paraId="7F8F88B2" w14:textId="77777777" w:rsidR="00FF27B7" w:rsidRPr="00E75E62" w:rsidRDefault="00FF27B7" w:rsidP="00FF27B7">
      <w:pPr>
        <w:pStyle w:val="Heading3"/>
        <w:rPr>
          <w:rFonts w:ascii="Times New Roman" w:hAnsi="Times New Roman" w:cs="Times New Roman"/>
          <w:sz w:val="24"/>
          <w:szCs w:val="24"/>
        </w:rPr>
      </w:pPr>
      <w:bookmarkStart w:id="20" w:name="_Toc536509176"/>
      <w:r w:rsidRPr="00E75E62">
        <w:rPr>
          <w:rFonts w:ascii="Times New Roman" w:hAnsi="Times New Roman" w:cs="Times New Roman"/>
          <w:sz w:val="24"/>
          <w:szCs w:val="24"/>
        </w:rPr>
        <w:t>Sampling Sites</w:t>
      </w:r>
      <w:bookmarkEnd w:id="20"/>
    </w:p>
    <w:p w14:paraId="407C2101" w14:textId="669E032F" w:rsidR="00FF27B7" w:rsidRDefault="00FF27B7" w:rsidP="00132847">
      <w:r w:rsidRPr="00100AD3">
        <w:t xml:space="preserve">To answer </w:t>
      </w:r>
      <w:r w:rsidR="00B12634">
        <w:t>q</w:t>
      </w:r>
      <w:r w:rsidR="00B12634" w:rsidRPr="00100AD3">
        <w:t xml:space="preserve">uestions </w:t>
      </w:r>
      <w:r w:rsidRPr="00100AD3">
        <w:t>1 and 2,</w:t>
      </w:r>
      <w:r w:rsidR="00F27CF9">
        <w:t xml:space="preserve"> we</w:t>
      </w:r>
      <w:r w:rsidRPr="00100AD3">
        <w:t xml:space="preserve"> </w:t>
      </w:r>
      <w:r w:rsidR="007955EE">
        <w:t>sampled FRP restoration sites and surrounding wetlands</w:t>
      </w:r>
      <w:r w:rsidRPr="00100AD3">
        <w:t xml:space="preserve"> distributed across the Delta and Suisun </w:t>
      </w:r>
      <w:r>
        <w:t>M</w:t>
      </w:r>
      <w:r w:rsidRPr="00100AD3">
        <w:t xml:space="preserve">arsh </w:t>
      </w:r>
      <w:r w:rsidR="007955EE">
        <w:t>FRP</w:t>
      </w:r>
      <w:r w:rsidR="007955EE" w:rsidRPr="00100AD3">
        <w:t xml:space="preserve"> (</w:t>
      </w:r>
      <w:r w:rsidR="0028049E">
        <w:fldChar w:fldCharType="begin"/>
      </w:r>
      <w:r w:rsidR="0028049E">
        <w:instrText xml:space="preserve"> REF _Ref12454711 \h </w:instrText>
      </w:r>
      <w:r w:rsidR="0028049E">
        <w:fldChar w:fldCharType="separate"/>
      </w:r>
      <w:r w:rsidR="0028049E" w:rsidRPr="00132847">
        <w:t xml:space="preserve">Figure </w:t>
      </w:r>
      <w:r w:rsidR="0028049E">
        <w:rPr>
          <w:noProof/>
        </w:rPr>
        <w:t>1</w:t>
      </w:r>
      <w:r w:rsidR="0028049E">
        <w:fldChar w:fldCharType="end"/>
      </w:r>
      <w:r w:rsidR="0028049E">
        <w:t xml:space="preserve">, </w:t>
      </w:r>
      <w:r w:rsidR="0028049E">
        <w:fldChar w:fldCharType="begin"/>
      </w:r>
      <w:r w:rsidR="0028049E">
        <w:instrText xml:space="preserve"> REF _Ref12454717 \h </w:instrText>
      </w:r>
      <w:r w:rsidR="0028049E">
        <w:fldChar w:fldCharType="separate"/>
      </w:r>
      <w:r w:rsidR="0028049E">
        <w:t xml:space="preserve">Table </w:t>
      </w:r>
      <w:r w:rsidR="0028049E">
        <w:rPr>
          <w:noProof/>
        </w:rPr>
        <w:t>1</w:t>
      </w:r>
      <w:r w:rsidR="0028049E">
        <w:fldChar w:fldCharType="end"/>
      </w:r>
      <w:r w:rsidR="007955EE" w:rsidRPr="00100AD3">
        <w:t>)</w:t>
      </w:r>
      <w:r w:rsidR="007955EE">
        <w:t>. These sites</w:t>
      </w:r>
      <w:r w:rsidRPr="00100AD3">
        <w:t xml:space="preserve"> incorporate varying salinity and surrounding land use</w:t>
      </w:r>
      <w:r>
        <w:t xml:space="preserve"> (the “ecoclines” identified in the IEP TWM PWT conceptual models, see </w:t>
      </w:r>
      <w:r w:rsidR="00F27CF9">
        <w:fldChar w:fldCharType="begin"/>
      </w:r>
      <w:r w:rsidR="006A0C1B">
        <w:instrText xml:space="preserve"> ADDIN EN.CITE &lt;EndNote&gt;&lt;Cite&gt;&lt;Author&gt;Sherman&lt;/Author&gt;&lt;Year&gt;2017&lt;/Year&gt;&lt;RecNum&gt;2508&lt;/RecNum&gt;&lt;DisplayText&gt;(Sherman et al. 2017)&lt;/DisplayText&gt;&lt;record&gt;&lt;rec-number&gt;2508&lt;/rec-number&gt;&lt;foreign-keys&gt;&lt;key app="EN" db-id="std9wdt06dea0ber50cpepe0azprxd52vwpp" timestamp="1558713254"&gt;2508&lt;/key&gt;&lt;key app="ENWeb" db-id=""&gt;0&lt;/key&gt;&lt;/foreign-keys&gt;&lt;ref-type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fldChar w:fldCharType="separate"/>
      </w:r>
      <w:r w:rsidR="006A0C1B">
        <w:rPr>
          <w:noProof/>
        </w:rPr>
        <w:t>(Sherman et al. 2017)</w:t>
      </w:r>
      <w:r w:rsidR="00F27CF9">
        <w:fldChar w:fldCharType="end"/>
      </w:r>
      <w:r w:rsidRPr="00100AD3">
        <w:t xml:space="preserve">. </w:t>
      </w:r>
      <w:r>
        <w:t xml:space="preserve">Sites for 2018 </w:t>
      </w:r>
      <w:r w:rsidR="007955EE">
        <w:t>were</w:t>
      </w:r>
      <w:r w:rsidR="00360460">
        <w:t xml:space="preserve"> </w:t>
      </w:r>
      <w:r>
        <w:t xml:space="preserve">an expanded set of sites sampled in 2017, </w:t>
      </w:r>
      <w:r w:rsidR="00F27CF9">
        <w:t>allowing</w:t>
      </w:r>
      <w:r>
        <w:t xml:space="preserve"> for year-to-year comparisons. </w:t>
      </w:r>
      <w:r w:rsidR="00F27CF9">
        <w:t>Sampling restoration sites (“Impact” sites) before restoration and comparing these sites to existing wetlands (“Control” sites) allows</w:t>
      </w:r>
      <w:r>
        <w:t xml:space="preserve"> for a Before-After, Control-Impact design</w:t>
      </w:r>
      <w:r w:rsidR="00675EEA">
        <w:t>, once restoration is completed on some of these sites</w:t>
      </w:r>
      <w:r>
        <w:t xml:space="preserve">. While we do not expect our restoration sites to develop exactly like the </w:t>
      </w:r>
      <w:r w:rsidR="00F45C89">
        <w:t xml:space="preserve">comparison </w:t>
      </w:r>
      <w:r>
        <w:t xml:space="preserve">sites, the network of </w:t>
      </w:r>
      <w:r w:rsidR="00F45C89">
        <w:t xml:space="preserve">comparison </w:t>
      </w:r>
      <w:r>
        <w:t xml:space="preserve">sites </w:t>
      </w:r>
      <w:proofErr w:type="gramStart"/>
      <w:r>
        <w:t>provide</w:t>
      </w:r>
      <w:proofErr w:type="gramEnd"/>
      <w:r>
        <w:t xml:space="preserve"> a background, or “ambient” condition for the estuary that will allow us to better see the effectiveness of the restoration actions. </w:t>
      </w:r>
    </w:p>
    <w:p w14:paraId="4CAEE92D" w14:textId="159F05D8" w:rsidR="00945F05" w:rsidRDefault="00945F05" w:rsidP="00132847">
      <w:r>
        <w:t xml:space="preserve">Note: We collected samples at Dow Wetlands in the spring of 2018, but we did not process the samples or analyze the data due to changes in priorities recommended by DWR FRP staff. </w:t>
      </w:r>
    </w:p>
    <w:p w14:paraId="28723EAD" w14:textId="128D4DE9" w:rsidR="00675EEA" w:rsidRDefault="00FF27B7" w:rsidP="00132847">
      <w:r>
        <w:t>To answer question 3, we conduct</w:t>
      </w:r>
      <w:r w:rsidR="00575204">
        <w:t>ed</w:t>
      </w:r>
      <w:r>
        <w:t xml:space="preserve"> increased sampling at one site (Decker Island)</w:t>
      </w:r>
      <w:r w:rsidR="007955EE">
        <w:t xml:space="preserve"> four times</w:t>
      </w:r>
      <w:r>
        <w:t xml:space="preserve"> throughout the </w:t>
      </w:r>
      <w:proofErr w:type="gramStart"/>
      <w:r>
        <w:t>spring, and</w:t>
      </w:r>
      <w:proofErr w:type="gramEnd"/>
      <w:r>
        <w:t xml:space="preserve"> sampl</w:t>
      </w:r>
      <w:r w:rsidR="00575204">
        <w:t>ed</w:t>
      </w:r>
      <w:r>
        <w:t xml:space="preserve"> in the fall at </w:t>
      </w:r>
      <w:r w:rsidR="00575204">
        <w:t xml:space="preserve">a subset of the </w:t>
      </w:r>
      <w:r>
        <w:t xml:space="preserve">locations where Delta Smelt are found most often. </w:t>
      </w:r>
      <w:r w:rsidR="00EF3754">
        <w:t xml:space="preserve"> </w:t>
      </w:r>
      <w:r>
        <w:t xml:space="preserve">An analysis of data from the Fall Midwater Trawl Survey from September and October 2010-2016 showed </w:t>
      </w:r>
      <w:proofErr w:type="gramStart"/>
      <w:r>
        <w:t>the majority of</w:t>
      </w:r>
      <w:proofErr w:type="gramEnd"/>
      <w:r>
        <w:t xml:space="preserve"> the smelt caught where in </w:t>
      </w:r>
      <w:r w:rsidR="00F27CF9">
        <w:t>the Confluence of the Sacramento and San Joaquin Rivers and Suisun Bay</w:t>
      </w:r>
      <w:r>
        <w:t xml:space="preserve"> (CDFW data available: </w:t>
      </w:r>
      <w:r w:rsidRPr="00F178EF">
        <w:t>https://www.wildlife.ca.gov/Conservation/Delta/Fall-Midwater-Trawl</w:t>
      </w:r>
      <w:r>
        <w:t>). There is an additional, resident population in the Cache Slough Complex (Baxter et al. 2015</w:t>
      </w:r>
      <w:r w:rsidR="007955EE">
        <w:t>), so we sampled</w:t>
      </w:r>
      <w:r>
        <w:t xml:space="preserve"> the subset of wetland sites </w:t>
      </w:r>
      <w:r>
        <w:lastRenderedPageBreak/>
        <w:t>near these “smelt-</w:t>
      </w:r>
      <w:r w:rsidR="00C16D0F">
        <w:t xml:space="preserve"> </w:t>
      </w:r>
      <w:r>
        <w:t>hot</w:t>
      </w:r>
      <w:r w:rsidR="00C16D0F">
        <w:t>-</w:t>
      </w:r>
      <w:r>
        <w:t xml:space="preserve"> spots” during the fall</w:t>
      </w:r>
      <w:r w:rsidR="00F26350">
        <w:t xml:space="preserve"> (October </w:t>
      </w:r>
      <w:r w:rsidR="00F41E90">
        <w:t>9</w:t>
      </w:r>
      <w:r w:rsidR="00F41E90" w:rsidRPr="00F41E90">
        <w:rPr>
          <w:vertAlign w:val="superscript"/>
        </w:rPr>
        <w:t>th</w:t>
      </w:r>
      <w:r w:rsidR="00F41E90">
        <w:t xml:space="preserve"> – November 1</w:t>
      </w:r>
      <w:r w:rsidR="00F41E90" w:rsidRPr="00F41E90">
        <w:rPr>
          <w:vertAlign w:val="superscript"/>
        </w:rPr>
        <w:t>st</w:t>
      </w:r>
      <w:r w:rsidR="00F41E90">
        <w:t>)</w:t>
      </w:r>
      <w:r>
        <w:t xml:space="preserve">, at a lower intensity than spring sampling. </w:t>
      </w:r>
      <w:r w:rsidR="007955EE">
        <w:t xml:space="preserve">Before conducting the fall sampling, we </w:t>
      </w:r>
      <w:r w:rsidR="00F41E90">
        <w:t>assessed the</w:t>
      </w:r>
      <w:r w:rsidR="007955EE">
        <w:t xml:space="preserve"> data from the FMWT and the USFWS’s Enhanced Delta Smelt Monitoring</w:t>
      </w:r>
      <w:r w:rsidR="00945F05">
        <w:t xml:space="preserve"> (EDSM)</w:t>
      </w:r>
      <w:r w:rsidR="007955EE">
        <w:t xml:space="preserve"> survey to </w:t>
      </w:r>
      <w:r w:rsidR="00F41E90">
        <w:t>determine whether the fall 2018 smelt distribution matched previous years.</w:t>
      </w:r>
      <w:r w:rsidR="007955EE">
        <w:t xml:space="preserve"> </w:t>
      </w:r>
    </w:p>
    <w:p w14:paraId="6776B373" w14:textId="77777777" w:rsidR="00132847" w:rsidRDefault="00585DA2" w:rsidP="00132847">
      <w:pPr>
        <w:keepNext/>
      </w:pPr>
      <w:r>
        <w:rPr>
          <w:rFonts w:ascii="Times New Roman" w:hAnsi="Times New Roman" w:cs="Times New Roman"/>
          <w:noProof/>
          <w:sz w:val="24"/>
          <w:szCs w:val="24"/>
        </w:rPr>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668E9350" w14:textId="4AFBFD12" w:rsidR="00E94F56" w:rsidRPr="00132847" w:rsidRDefault="00132847" w:rsidP="00132847">
      <w:pPr>
        <w:pStyle w:val="Caption"/>
      </w:pPr>
      <w:bookmarkStart w:id="21" w:name="_Ref12454711"/>
      <w:r w:rsidRPr="00132847">
        <w:t xml:space="preserve">Figure </w:t>
      </w:r>
      <w:fldSimple w:instr=" SEQ Figure \* ARABIC ">
        <w:r w:rsidR="0013218D">
          <w:rPr>
            <w:noProof/>
          </w:rPr>
          <w:t>1</w:t>
        </w:r>
      </w:fldSimple>
      <w:bookmarkEnd w:id="21"/>
      <w:r w:rsidRPr="00132847">
        <w:t xml:space="preserve"> Sites that were sampled during the spring of 2018. Within each region (outlined in red), we compared pre-project data from currently diked or muted tidal wetlands (planned restoration sites), with data from associated channel habitat, and existing tidal wetlands.</w:t>
      </w: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587ADAA7" w14:textId="36752E32" w:rsidR="00132847" w:rsidRDefault="00132847" w:rsidP="00132847">
      <w:pPr>
        <w:pStyle w:val="Caption"/>
        <w:keepNext/>
      </w:pPr>
      <w:bookmarkStart w:id="22" w:name="_Ref12454717"/>
      <w:r>
        <w:t xml:space="preserve">Table </w:t>
      </w:r>
      <w:fldSimple w:instr=" SEQ Table \* ARABIC ">
        <w:r w:rsidR="00F4333E">
          <w:rPr>
            <w:noProof/>
          </w:rPr>
          <w:t>1</w:t>
        </w:r>
      </w:fldSimple>
      <w:bookmarkEnd w:id="22"/>
      <w:r>
        <w:t>.</w:t>
      </w:r>
      <w:r w:rsidRPr="00132847">
        <w:rPr>
          <w:rFonts w:ascii="Times New Roman" w:hAnsi="Times New Roman" w:cs="Times New Roman"/>
          <w:sz w:val="24"/>
          <w:szCs w:val="24"/>
        </w:rPr>
        <w:t xml:space="preserve"> </w:t>
      </w:r>
      <w:r>
        <w:rPr>
          <w:rFonts w:ascii="Times New Roman" w:hAnsi="Times New Roman" w:cs="Times New Roman"/>
          <w:sz w:val="24"/>
          <w:szCs w:val="24"/>
        </w:rPr>
        <w:t>Sample sizes for spring sampling 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 habitat availability,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3A5F56" w14:paraId="48505391" w14:textId="77777777" w:rsidTr="00FA5153">
        <w:trPr>
          <w:cantSplit/>
          <w:trHeight w:val="1593"/>
        </w:trPr>
        <w:tc>
          <w:tcPr>
            <w:tcW w:w="0" w:type="auto"/>
            <w:tcBorders>
              <w:top w:val="single" w:sz="4" w:space="0" w:color="auto"/>
              <w:left w:val="nil"/>
              <w:bottom w:val="single" w:sz="4" w:space="0" w:color="auto"/>
              <w:right w:val="nil"/>
            </w:tcBorders>
            <w:shd w:val="clear" w:color="auto" w:fill="auto"/>
            <w:noWrap/>
            <w:vAlign w:val="bottom"/>
            <w:hideMark/>
          </w:tcPr>
          <w:p w14:paraId="1FC3B9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Site</w:t>
            </w:r>
          </w:p>
        </w:tc>
        <w:tc>
          <w:tcPr>
            <w:tcW w:w="0" w:type="auto"/>
            <w:tcBorders>
              <w:top w:val="single" w:sz="4" w:space="0" w:color="auto"/>
              <w:left w:val="nil"/>
              <w:bottom w:val="single" w:sz="4" w:space="0" w:color="auto"/>
              <w:right w:val="nil"/>
            </w:tcBorders>
            <w:shd w:val="clear" w:color="auto" w:fill="auto"/>
            <w:noWrap/>
            <w:vAlign w:val="bottom"/>
            <w:hideMark/>
          </w:tcPr>
          <w:p w14:paraId="32B3F92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Region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3D69129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benthic grab</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2FB467C"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mysids</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7CCBC0C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neuston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2FAFD2A3"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phytoplankton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7308C1D" w14:textId="03C5BC9C" w:rsidR="003A5F56" w:rsidRPr="003A5F56" w:rsidRDefault="006D1BFF"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S</w:t>
            </w:r>
            <w:r w:rsidR="003A5F56" w:rsidRPr="003A5F56">
              <w:rPr>
                <w:rFonts w:ascii="Calibri" w:eastAsia="Times New Roman" w:hAnsi="Calibri" w:cs="Calibri"/>
                <w:color w:val="000000"/>
              </w:rPr>
              <w:t>weep</w:t>
            </w:r>
            <w:r>
              <w:rPr>
                <w:rFonts w:ascii="Calibri" w:eastAsia="Times New Roman" w:hAnsi="Calibri" w:cs="Calibri"/>
                <w:color w:val="000000"/>
              </w:rPr>
              <w:t xml:space="preserve"> </w:t>
            </w:r>
            <w:r w:rsidR="003A5F56" w:rsidRPr="003A5F56">
              <w:rPr>
                <w:rFonts w:ascii="Calibri" w:eastAsia="Times New Roman" w:hAnsi="Calibri" w:cs="Calibri"/>
                <w:color w:val="000000"/>
              </w:rPr>
              <w:t>net</w:t>
            </w:r>
          </w:p>
        </w:tc>
        <w:tc>
          <w:tcPr>
            <w:tcW w:w="712" w:type="dxa"/>
            <w:tcBorders>
              <w:top w:val="single" w:sz="4" w:space="0" w:color="auto"/>
              <w:left w:val="nil"/>
              <w:bottom w:val="single" w:sz="4" w:space="0" w:color="auto"/>
              <w:right w:val="nil"/>
            </w:tcBorders>
            <w:shd w:val="clear" w:color="auto" w:fill="auto"/>
            <w:noWrap/>
            <w:textDirection w:val="tbRl"/>
            <w:vAlign w:val="bottom"/>
            <w:hideMark/>
          </w:tcPr>
          <w:p w14:paraId="6C7BE04A"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Zooplankton</w:t>
            </w:r>
          </w:p>
        </w:tc>
        <w:tc>
          <w:tcPr>
            <w:tcW w:w="551" w:type="dxa"/>
            <w:tcBorders>
              <w:top w:val="single" w:sz="4" w:space="0" w:color="auto"/>
              <w:left w:val="nil"/>
              <w:bottom w:val="single" w:sz="4" w:space="0" w:color="auto"/>
              <w:right w:val="nil"/>
            </w:tcBorders>
            <w:shd w:val="clear" w:color="auto" w:fill="auto"/>
            <w:noWrap/>
            <w:textDirection w:val="tbRl"/>
            <w:vAlign w:val="bottom"/>
            <w:hideMark/>
          </w:tcPr>
          <w:p w14:paraId="67587A15" w14:textId="6EFB636B"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Total</w:t>
            </w:r>
          </w:p>
        </w:tc>
      </w:tr>
      <w:tr w:rsidR="006D1BFF" w:rsidRPr="003A5F56" w14:paraId="33C7593A" w14:textId="77777777" w:rsidTr="00FA5153">
        <w:trPr>
          <w:trHeight w:val="288"/>
        </w:trPr>
        <w:tc>
          <w:tcPr>
            <w:tcW w:w="0" w:type="auto"/>
            <w:tcBorders>
              <w:top w:val="single" w:sz="4" w:space="0" w:color="auto"/>
              <w:left w:val="nil"/>
              <w:bottom w:val="nil"/>
              <w:right w:val="nil"/>
            </w:tcBorders>
            <w:shd w:val="clear" w:color="auto" w:fill="auto"/>
            <w:noWrap/>
            <w:vAlign w:val="bottom"/>
            <w:hideMark/>
          </w:tcPr>
          <w:p w14:paraId="4CA2B6A5" w14:textId="78C92AC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Flyway</w:t>
            </w:r>
            <w:r w:rsidR="006D1BFF">
              <w:rPr>
                <w:rFonts w:ascii="Calibri" w:eastAsia="Times New Roman" w:hAnsi="Calibri" w:cs="Calibri"/>
                <w:color w:val="000000"/>
              </w:rPr>
              <w:t xml:space="preserve"> Farms</w:t>
            </w:r>
          </w:p>
        </w:tc>
        <w:tc>
          <w:tcPr>
            <w:tcW w:w="0" w:type="auto"/>
            <w:tcBorders>
              <w:top w:val="single" w:sz="4" w:space="0" w:color="auto"/>
              <w:left w:val="nil"/>
              <w:bottom w:val="nil"/>
              <w:right w:val="nil"/>
            </w:tcBorders>
            <w:shd w:val="clear" w:color="auto" w:fill="auto"/>
            <w:noWrap/>
            <w:vAlign w:val="bottom"/>
            <w:hideMark/>
          </w:tcPr>
          <w:p w14:paraId="1945B1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single" w:sz="4" w:space="0" w:color="auto"/>
              <w:left w:val="nil"/>
              <w:bottom w:val="nil"/>
              <w:right w:val="nil"/>
            </w:tcBorders>
            <w:shd w:val="clear" w:color="auto" w:fill="auto"/>
            <w:noWrap/>
            <w:vAlign w:val="bottom"/>
            <w:hideMark/>
          </w:tcPr>
          <w:p w14:paraId="21A558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single" w:sz="4" w:space="0" w:color="auto"/>
              <w:left w:val="nil"/>
              <w:bottom w:val="nil"/>
              <w:right w:val="nil"/>
            </w:tcBorders>
            <w:shd w:val="clear" w:color="auto" w:fill="auto"/>
            <w:noWrap/>
            <w:vAlign w:val="bottom"/>
            <w:hideMark/>
          </w:tcPr>
          <w:p w14:paraId="5F45A7FF" w14:textId="00B6FE3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single" w:sz="4" w:space="0" w:color="auto"/>
              <w:left w:val="nil"/>
              <w:bottom w:val="nil"/>
              <w:right w:val="nil"/>
            </w:tcBorders>
            <w:shd w:val="clear" w:color="auto" w:fill="auto"/>
            <w:noWrap/>
            <w:vAlign w:val="bottom"/>
            <w:hideMark/>
          </w:tcPr>
          <w:p w14:paraId="0E4AD27B" w14:textId="0743D46F" w:rsidR="003A5F56" w:rsidRPr="003A5F56" w:rsidRDefault="006D1BFF" w:rsidP="003A5F5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0" w:type="auto"/>
            <w:tcBorders>
              <w:top w:val="single" w:sz="4" w:space="0" w:color="auto"/>
              <w:left w:val="nil"/>
              <w:bottom w:val="nil"/>
              <w:right w:val="nil"/>
            </w:tcBorders>
            <w:shd w:val="clear" w:color="auto" w:fill="auto"/>
            <w:noWrap/>
            <w:vAlign w:val="bottom"/>
            <w:hideMark/>
          </w:tcPr>
          <w:p w14:paraId="677981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single" w:sz="4" w:space="0" w:color="auto"/>
              <w:left w:val="nil"/>
              <w:bottom w:val="nil"/>
              <w:right w:val="nil"/>
            </w:tcBorders>
            <w:shd w:val="clear" w:color="auto" w:fill="auto"/>
            <w:noWrap/>
            <w:vAlign w:val="bottom"/>
            <w:hideMark/>
          </w:tcPr>
          <w:p w14:paraId="3B61CE1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single" w:sz="4" w:space="0" w:color="auto"/>
              <w:left w:val="nil"/>
              <w:bottom w:val="nil"/>
              <w:right w:val="nil"/>
            </w:tcBorders>
            <w:shd w:val="clear" w:color="auto" w:fill="auto"/>
            <w:noWrap/>
            <w:vAlign w:val="bottom"/>
            <w:hideMark/>
          </w:tcPr>
          <w:p w14:paraId="322C633C" w14:textId="5039663D"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551" w:type="dxa"/>
            <w:tcBorders>
              <w:top w:val="single" w:sz="4" w:space="0" w:color="auto"/>
              <w:left w:val="nil"/>
              <w:bottom w:val="nil"/>
              <w:right w:val="nil"/>
            </w:tcBorders>
            <w:shd w:val="clear" w:color="auto" w:fill="auto"/>
            <w:noWrap/>
            <w:vAlign w:val="bottom"/>
            <w:hideMark/>
          </w:tcPr>
          <w:p w14:paraId="6BE7B9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r>
      <w:tr w:rsidR="006D1BFF" w:rsidRPr="003A5F56" w14:paraId="3D4753A7" w14:textId="77777777" w:rsidTr="00132847">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Liberty</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414634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55</w:t>
            </w:r>
          </w:p>
        </w:tc>
      </w:tr>
      <w:tr w:rsidR="006D1BFF" w:rsidRPr="003A5F56" w14:paraId="3B7BF335" w14:textId="77777777" w:rsidTr="00132847">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bottom w:val="nil"/>
              <w:right w:val="nil"/>
            </w:tcBorders>
            <w:shd w:val="clear" w:color="auto" w:fill="auto"/>
            <w:noWrap/>
            <w:vAlign w:val="bottom"/>
            <w:hideMark/>
          </w:tcPr>
          <w:p w14:paraId="07935DA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227B2696" w14:textId="77777777" w:rsidTr="00132847">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Prospect</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521248A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28</w:t>
            </w:r>
          </w:p>
        </w:tc>
      </w:tr>
      <w:tr w:rsidR="006D1BFF" w:rsidRPr="003A5F56" w14:paraId="790DEFCE" w14:textId="77777777" w:rsidTr="00132847">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435A52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31</w:t>
            </w:r>
          </w:p>
        </w:tc>
      </w:tr>
      <w:tr w:rsidR="006D1BFF" w:rsidRPr="003A5F56" w14:paraId="329D6F67" w14:textId="77777777" w:rsidTr="00132847">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Browns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D13FB5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37</w:t>
            </w:r>
          </w:p>
        </w:tc>
      </w:tr>
      <w:tr w:rsidR="006D1BFF" w:rsidRPr="003A5F56" w14:paraId="78B9CAF3" w14:textId="77777777" w:rsidTr="00132847">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Winter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3A5F56" w:rsidRDefault="00D170F2"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5696E5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38</w:t>
            </w:r>
          </w:p>
        </w:tc>
      </w:tr>
      <w:tr w:rsidR="006D1BFF" w:rsidRPr="003A5F56" w14:paraId="10B69F58" w14:textId="77777777" w:rsidTr="00132847">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003A5F56"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3A5F56" w:rsidRDefault="00D170F2" w:rsidP="00D170F2">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4FBFEB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40</w:t>
            </w:r>
          </w:p>
        </w:tc>
      </w:tr>
      <w:tr w:rsidR="006D1BFF" w:rsidRPr="003A5F56" w14:paraId="7FA1ACE0" w14:textId="77777777" w:rsidTr="00132847">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Ryer</w:t>
            </w:r>
            <w:proofErr w:type="spellEnd"/>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B1ECCC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1AEC8B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6E13C76F" w14:textId="77777777" w:rsidTr="00132847">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32BA62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32331E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27</w:t>
            </w:r>
          </w:p>
        </w:tc>
      </w:tr>
      <w:tr w:rsidR="006D1BFF" w:rsidRPr="003A5F56" w14:paraId="1E0282D5" w14:textId="77777777" w:rsidTr="00132847">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27561C2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27503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37E6D9EE" w14:textId="77777777" w:rsidTr="00132847">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Bradmoor</w:t>
            </w:r>
            <w:proofErr w:type="spellEnd"/>
          </w:p>
        </w:tc>
        <w:tc>
          <w:tcPr>
            <w:tcW w:w="0" w:type="auto"/>
            <w:tcBorders>
              <w:top w:val="nil"/>
              <w:left w:val="nil"/>
              <w:bottom w:val="nil"/>
              <w:right w:val="nil"/>
            </w:tcBorders>
            <w:shd w:val="clear" w:color="auto" w:fill="auto"/>
            <w:noWrap/>
            <w:vAlign w:val="bottom"/>
            <w:hideMark/>
          </w:tcPr>
          <w:p w14:paraId="052A544F"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43F100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49EA2DA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30</w:t>
            </w:r>
          </w:p>
        </w:tc>
      </w:tr>
      <w:tr w:rsidR="006D1BFF" w:rsidRPr="003A5F56" w14:paraId="44E780AD" w14:textId="77777777" w:rsidTr="00132847">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Little Honker</w:t>
            </w:r>
            <w:r w:rsidR="006D1BFF">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5DFAAD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204CFF3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29E04EFC" w14:textId="77777777" w:rsidTr="00132847">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71BE3A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35</w:t>
            </w:r>
          </w:p>
        </w:tc>
      </w:tr>
      <w:tr w:rsidR="006D1BFF" w:rsidRPr="003A5F56" w14:paraId="4333210E" w14:textId="77777777" w:rsidTr="00132847">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551" w:type="dxa"/>
            <w:tcBorders>
              <w:top w:val="nil"/>
              <w:left w:val="nil"/>
              <w:bottom w:val="nil"/>
              <w:right w:val="nil"/>
            </w:tcBorders>
            <w:shd w:val="clear" w:color="auto" w:fill="auto"/>
            <w:noWrap/>
            <w:vAlign w:val="bottom"/>
            <w:hideMark/>
          </w:tcPr>
          <w:p w14:paraId="3E7C576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68FE8DE0" w14:textId="77777777" w:rsidTr="00FA5153">
        <w:trPr>
          <w:trHeight w:val="288"/>
        </w:trPr>
        <w:tc>
          <w:tcPr>
            <w:tcW w:w="0" w:type="auto"/>
            <w:tcBorders>
              <w:top w:val="nil"/>
              <w:left w:val="nil"/>
              <w:right w:val="nil"/>
            </w:tcBorders>
            <w:shd w:val="clear" w:color="auto" w:fill="auto"/>
            <w:noWrap/>
            <w:vAlign w:val="bottom"/>
            <w:hideMark/>
          </w:tcPr>
          <w:p w14:paraId="1B87E6DC" w14:textId="21A42111"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Stacys</w:t>
            </w:r>
            <w:proofErr w:type="spellEnd"/>
            <w:r w:rsidR="006D1BFF">
              <w:rPr>
                <w:rFonts w:ascii="Calibri" w:eastAsia="Times New Roman" w:hAnsi="Calibri" w:cs="Calibri"/>
                <w:color w:val="000000"/>
              </w:rPr>
              <w:t xml:space="preserve"> Island</w:t>
            </w:r>
          </w:p>
        </w:tc>
        <w:tc>
          <w:tcPr>
            <w:tcW w:w="0" w:type="auto"/>
            <w:tcBorders>
              <w:top w:val="nil"/>
              <w:left w:val="nil"/>
              <w:right w:val="nil"/>
            </w:tcBorders>
            <w:shd w:val="clear" w:color="auto" w:fill="auto"/>
            <w:noWrap/>
            <w:vAlign w:val="bottom"/>
            <w:hideMark/>
          </w:tcPr>
          <w:p w14:paraId="47B0586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right w:val="nil"/>
            </w:tcBorders>
            <w:shd w:val="clear" w:color="auto" w:fill="auto"/>
            <w:noWrap/>
            <w:vAlign w:val="bottom"/>
            <w:hideMark/>
          </w:tcPr>
          <w:p w14:paraId="533CD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608B2AB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right w:val="nil"/>
            </w:tcBorders>
            <w:shd w:val="clear" w:color="auto" w:fill="auto"/>
            <w:noWrap/>
            <w:vAlign w:val="bottom"/>
            <w:hideMark/>
          </w:tcPr>
          <w:p w14:paraId="55F1BE8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right w:val="nil"/>
            </w:tcBorders>
            <w:shd w:val="clear" w:color="auto" w:fill="auto"/>
            <w:noWrap/>
            <w:vAlign w:val="bottom"/>
            <w:hideMark/>
          </w:tcPr>
          <w:p w14:paraId="36277F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245C33B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right w:val="nil"/>
            </w:tcBorders>
            <w:shd w:val="clear" w:color="auto" w:fill="auto"/>
            <w:noWrap/>
            <w:vAlign w:val="bottom"/>
            <w:hideMark/>
          </w:tcPr>
          <w:p w14:paraId="0038432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right w:val="nil"/>
            </w:tcBorders>
            <w:shd w:val="clear" w:color="auto" w:fill="auto"/>
            <w:noWrap/>
            <w:vAlign w:val="bottom"/>
            <w:hideMark/>
          </w:tcPr>
          <w:p w14:paraId="097502F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24</w:t>
            </w:r>
          </w:p>
        </w:tc>
      </w:tr>
      <w:tr w:rsidR="006D1BFF" w:rsidRPr="003A5F56" w14:paraId="672DB7F1" w14:textId="77777777" w:rsidTr="00FA5153">
        <w:trPr>
          <w:trHeight w:val="288"/>
        </w:trPr>
        <w:tc>
          <w:tcPr>
            <w:tcW w:w="0" w:type="auto"/>
            <w:tcBorders>
              <w:top w:val="nil"/>
              <w:left w:val="nil"/>
              <w:bottom w:val="single" w:sz="4" w:space="0" w:color="auto"/>
              <w:right w:val="nil"/>
            </w:tcBorders>
            <w:shd w:val="clear" w:color="auto" w:fill="auto"/>
            <w:noWrap/>
            <w:vAlign w:val="bottom"/>
            <w:hideMark/>
          </w:tcPr>
          <w:p w14:paraId="0895A6A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Grand Total</w:t>
            </w:r>
          </w:p>
        </w:tc>
        <w:tc>
          <w:tcPr>
            <w:tcW w:w="0" w:type="auto"/>
            <w:tcBorders>
              <w:top w:val="nil"/>
              <w:left w:val="nil"/>
              <w:bottom w:val="single" w:sz="4" w:space="0" w:color="auto"/>
              <w:right w:val="nil"/>
            </w:tcBorders>
            <w:shd w:val="clear" w:color="auto" w:fill="auto"/>
            <w:noWrap/>
            <w:vAlign w:val="bottom"/>
            <w:hideMark/>
          </w:tcPr>
          <w:p w14:paraId="7028235F" w14:textId="77777777" w:rsidR="003A5F56" w:rsidRPr="003A5F56" w:rsidRDefault="003A5F56" w:rsidP="003A5F56">
            <w:pPr>
              <w:spacing w:after="0" w:line="240" w:lineRule="auto"/>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4EE1DC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77</w:t>
            </w:r>
          </w:p>
        </w:tc>
        <w:tc>
          <w:tcPr>
            <w:tcW w:w="0" w:type="auto"/>
            <w:tcBorders>
              <w:top w:val="nil"/>
              <w:left w:val="nil"/>
              <w:bottom w:val="single" w:sz="4" w:space="0" w:color="auto"/>
              <w:right w:val="nil"/>
            </w:tcBorders>
            <w:shd w:val="clear" w:color="auto" w:fill="auto"/>
            <w:noWrap/>
            <w:vAlign w:val="bottom"/>
            <w:hideMark/>
          </w:tcPr>
          <w:p w14:paraId="49CBCDC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76</w:t>
            </w:r>
          </w:p>
        </w:tc>
        <w:tc>
          <w:tcPr>
            <w:tcW w:w="0" w:type="auto"/>
            <w:tcBorders>
              <w:top w:val="nil"/>
              <w:left w:val="nil"/>
              <w:bottom w:val="single" w:sz="4" w:space="0" w:color="auto"/>
              <w:right w:val="nil"/>
            </w:tcBorders>
            <w:shd w:val="clear" w:color="auto" w:fill="auto"/>
            <w:noWrap/>
            <w:vAlign w:val="bottom"/>
            <w:hideMark/>
          </w:tcPr>
          <w:p w14:paraId="2AA24A8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69</w:t>
            </w:r>
          </w:p>
        </w:tc>
        <w:tc>
          <w:tcPr>
            <w:tcW w:w="0" w:type="auto"/>
            <w:tcBorders>
              <w:top w:val="nil"/>
              <w:left w:val="nil"/>
              <w:bottom w:val="single" w:sz="4" w:space="0" w:color="auto"/>
              <w:right w:val="nil"/>
            </w:tcBorders>
            <w:shd w:val="clear" w:color="auto" w:fill="auto"/>
            <w:noWrap/>
            <w:vAlign w:val="bottom"/>
            <w:hideMark/>
          </w:tcPr>
          <w:p w14:paraId="2F11BA7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107</w:t>
            </w:r>
          </w:p>
        </w:tc>
        <w:tc>
          <w:tcPr>
            <w:tcW w:w="0" w:type="auto"/>
            <w:tcBorders>
              <w:top w:val="nil"/>
              <w:left w:val="nil"/>
              <w:bottom w:val="single" w:sz="4" w:space="0" w:color="auto"/>
              <w:right w:val="nil"/>
            </w:tcBorders>
            <w:shd w:val="clear" w:color="auto" w:fill="auto"/>
            <w:noWrap/>
            <w:vAlign w:val="bottom"/>
            <w:hideMark/>
          </w:tcPr>
          <w:p w14:paraId="562C360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102</w:t>
            </w:r>
          </w:p>
        </w:tc>
        <w:tc>
          <w:tcPr>
            <w:tcW w:w="712" w:type="dxa"/>
            <w:tcBorders>
              <w:top w:val="nil"/>
              <w:left w:val="nil"/>
              <w:bottom w:val="single" w:sz="4" w:space="0" w:color="auto"/>
              <w:right w:val="nil"/>
            </w:tcBorders>
            <w:shd w:val="clear" w:color="auto" w:fill="auto"/>
            <w:noWrap/>
            <w:vAlign w:val="bottom"/>
            <w:hideMark/>
          </w:tcPr>
          <w:p w14:paraId="7920DA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92</w:t>
            </w:r>
          </w:p>
        </w:tc>
        <w:tc>
          <w:tcPr>
            <w:tcW w:w="551" w:type="dxa"/>
            <w:tcBorders>
              <w:top w:val="nil"/>
              <w:left w:val="nil"/>
              <w:bottom w:val="single" w:sz="4" w:space="0" w:color="auto"/>
              <w:right w:val="nil"/>
            </w:tcBorders>
            <w:shd w:val="clear" w:color="auto" w:fill="auto"/>
            <w:noWrap/>
            <w:vAlign w:val="bottom"/>
            <w:hideMark/>
          </w:tcPr>
          <w:p w14:paraId="7C691A9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523</w:t>
            </w:r>
          </w:p>
        </w:tc>
      </w:tr>
    </w:tbl>
    <w:p w14:paraId="6FB04489" w14:textId="77777777" w:rsidR="00FF27B7" w:rsidRDefault="00FF27B7" w:rsidP="00FF27B7">
      <w:pPr>
        <w:rPr>
          <w:rFonts w:ascii="Times New Roman" w:hAnsi="Times New Roman" w:cs="Times New Roman"/>
        </w:rPr>
      </w:pPr>
    </w:p>
    <w:p w14:paraId="50406AF5" w14:textId="57DB2BAA" w:rsidR="00132847" w:rsidRDefault="00132847" w:rsidP="00132847">
      <w:pPr>
        <w:pStyle w:val="Caption"/>
        <w:keepNext/>
      </w:pPr>
      <w:r>
        <w:t xml:space="preserve">Table </w:t>
      </w:r>
      <w:fldSimple w:instr=" SEQ Table \* ARABIC ">
        <w:r w:rsidR="00F4333E">
          <w:rPr>
            <w:noProof/>
          </w:rPr>
          <w:t>2</w:t>
        </w:r>
      </w:fldSimple>
      <w:r w:rsidRPr="00132847">
        <w:rPr>
          <w:rFonts w:ascii="Times New Roman" w:hAnsi="Times New Roman" w:cs="Times New Roman"/>
          <w:sz w:val="24"/>
          <w:szCs w:val="24"/>
        </w:rPr>
        <w:t xml:space="preserve"> </w:t>
      </w:r>
      <w:r>
        <w:rPr>
          <w:rFonts w:ascii="Times New Roman" w:hAnsi="Times New Roman" w:cs="Times New Roman"/>
          <w:sz w:val="24"/>
          <w:szCs w:val="24"/>
        </w:rPr>
        <w:t xml:space="preserve">Sample sizes for fall sampling </w:t>
      </w:r>
      <w:r w:rsidRPr="00100AD3">
        <w:rPr>
          <w:rFonts w:ascii="Times New Roman" w:hAnsi="Times New Roman" w:cs="Times New Roman"/>
          <w:sz w:val="24"/>
          <w:szCs w:val="24"/>
        </w:rPr>
        <w:t xml:space="preserve">in </w:t>
      </w:r>
      <w:r>
        <w:rPr>
          <w:rFonts w:ascii="Times New Roman" w:hAnsi="Times New Roman" w:cs="Times New Roman"/>
          <w:sz w:val="24"/>
          <w:szCs w:val="24"/>
        </w:rPr>
        <w:t>2018</w:t>
      </w:r>
      <w:r w:rsidRPr="00100AD3">
        <w:rPr>
          <w:rFonts w:ascii="Times New Roman" w:hAnsi="Times New Roman" w:cs="Times New Roman"/>
          <w:sz w:val="24"/>
          <w:szCs w:val="24"/>
        </w:rPr>
        <w:t>.</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A5153">
        <w:trPr>
          <w:trHeight w:val="1305"/>
        </w:trPr>
        <w:tc>
          <w:tcPr>
            <w:tcW w:w="0" w:type="auto"/>
            <w:tcBorders>
              <w:top w:val="single" w:sz="4" w:space="0" w:color="auto"/>
              <w:bottom w:val="single" w:sz="4"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bottom w:val="single" w:sz="4"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bottom w:val="single" w:sz="4"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bottom w:val="single" w:sz="4"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bottom w:val="single" w:sz="4"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bottom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proofErr w:type="spellStart"/>
            <w:r w:rsidRPr="00F5165D">
              <w:rPr>
                <w:rFonts w:ascii="Calibri" w:eastAsia="Times New Roman" w:hAnsi="Calibri" w:cs="Times New Roman"/>
                <w:color w:val="000000"/>
              </w:rPr>
              <w:t>Zoop</w:t>
            </w:r>
            <w:proofErr w:type="spellEnd"/>
            <w:r w:rsidRPr="00F5165D">
              <w:rPr>
                <w:rFonts w:ascii="Calibri" w:eastAsia="Times New Roman" w:hAnsi="Calibri" w:cs="Times New Roman"/>
                <w:color w:val="000000"/>
              </w:rPr>
              <w:t xml:space="preserve"> trawl</w:t>
            </w:r>
          </w:p>
        </w:tc>
        <w:tc>
          <w:tcPr>
            <w:tcW w:w="0" w:type="auto"/>
            <w:tcBorders>
              <w:top w:val="single" w:sz="4" w:space="0" w:color="auto"/>
              <w:bottom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A5153">
        <w:trPr>
          <w:trHeight w:val="315"/>
        </w:trPr>
        <w:tc>
          <w:tcPr>
            <w:tcW w:w="0" w:type="auto"/>
            <w:tcBorders>
              <w:top w:val="single" w:sz="4"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4"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4"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4"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4"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A5153">
        <w:trPr>
          <w:trHeight w:val="315"/>
        </w:trPr>
        <w:tc>
          <w:tcPr>
            <w:tcW w:w="0" w:type="auto"/>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A5153">
        <w:trPr>
          <w:trHeight w:val="315"/>
        </w:trPr>
        <w:tc>
          <w:tcPr>
            <w:tcW w:w="0" w:type="auto"/>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Ryer</w:t>
            </w:r>
            <w:proofErr w:type="spellEnd"/>
            <w:r>
              <w:rPr>
                <w:rFonts w:ascii="Calibri" w:eastAsia="Times New Roman" w:hAnsi="Calibri" w:cs="Times New Roman"/>
                <w:color w:val="000000"/>
              </w:rPr>
              <w:t xml:space="preserve"> Island</w:t>
            </w:r>
          </w:p>
        </w:tc>
        <w:tc>
          <w:tcPr>
            <w:tcW w:w="0" w:type="auto"/>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A5153">
        <w:trPr>
          <w:trHeight w:val="315"/>
        </w:trPr>
        <w:tc>
          <w:tcPr>
            <w:tcW w:w="0" w:type="auto"/>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A5153">
        <w:trPr>
          <w:trHeight w:val="315"/>
        </w:trPr>
        <w:tc>
          <w:tcPr>
            <w:tcW w:w="0" w:type="auto"/>
            <w:tcBorders>
              <w:bottom w:val="single" w:sz="4" w:space="0" w:color="auto"/>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bottom w:val="single" w:sz="4"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bottom w:val="single" w:sz="4"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5E100017" w14:textId="77777777" w:rsidR="0028049E" w:rsidRDefault="0028049E" w:rsidP="00463B5C">
      <w:pPr>
        <w:pStyle w:val="Heading3"/>
      </w:pPr>
      <w:bookmarkStart w:id="23" w:name="_Toc536509177"/>
    </w:p>
    <w:p w14:paraId="0EA4C588" w14:textId="56ED061A" w:rsidR="00FF27B7" w:rsidRPr="00E75E62" w:rsidRDefault="00FF27B7" w:rsidP="00463B5C">
      <w:pPr>
        <w:pStyle w:val="Heading3"/>
      </w:pPr>
      <w:r w:rsidRPr="00E75E62">
        <w:t>Habitat Types and Sampling gears</w:t>
      </w:r>
      <w:bookmarkEnd w:id="23"/>
    </w:p>
    <w:p w14:paraId="623AA282" w14:textId="77777777" w:rsidR="00FF27B7" w:rsidRPr="00E170EA" w:rsidRDefault="00FF27B7" w:rsidP="00463B5C">
      <w:pPr>
        <w:pStyle w:val="Heading4"/>
      </w:pPr>
      <w:r w:rsidRPr="00E170EA">
        <w:t>Vegetation</w:t>
      </w:r>
    </w:p>
    <w:p w14:paraId="7E794697" w14:textId="6C4A06A0" w:rsidR="00FF27B7" w:rsidRPr="00432F91" w:rsidRDefault="00FF27B7" w:rsidP="00132847">
      <w:r w:rsidRPr="00432F91">
        <w:t>Previous studies showed very high replication was necessary to differentiate between vegetation types</w:t>
      </w:r>
      <w:r w:rsidR="0026600B">
        <w:t xml:space="preserve"> </w:t>
      </w:r>
      <w:r w:rsidR="00F41E90">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 </w:instrText>
      </w:r>
      <w:r w:rsidR="006A0C1B">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EN.CITE.DATA </w:instrText>
      </w:r>
      <w:r w:rsidR="006A0C1B">
        <w:fldChar w:fldCharType="end"/>
      </w:r>
      <w:r w:rsidR="00F41E90">
        <w:fldChar w:fldCharType="separate"/>
      </w:r>
      <w:r w:rsidR="006A0C1B">
        <w:rPr>
          <w:noProof/>
        </w:rPr>
        <w:t>(2017; 2018; Contreras et al. 2016)</w:t>
      </w:r>
      <w:r w:rsidR="00F41E90">
        <w:fldChar w:fldCharType="end"/>
      </w:r>
      <w:r w:rsidRPr="00432F91">
        <w:t>. Therefore, we randomly distribute</w:t>
      </w:r>
      <w:r w:rsidR="00E542EC">
        <w:t>d</w:t>
      </w:r>
      <w:r w:rsidRPr="00432F91">
        <w:t xml:space="preserve"> our sweep net samples through </w:t>
      </w:r>
      <w:r w:rsidRPr="00432F91">
        <w:lastRenderedPageBreak/>
        <w:t xml:space="preserve">all vegetation types present on the site in proportion to their abundance, rather than specifically targeting samples from each vegetation type. We </w:t>
      </w:r>
      <w:r w:rsidR="00E542EC">
        <w:t xml:space="preserve">haphazardly </w:t>
      </w:r>
      <w:r w:rsidRPr="00432F91">
        <w:t xml:space="preserve">choose 6-12 sampling locations per site </w:t>
      </w:r>
      <w:r w:rsidR="00C16D0F">
        <w:t xml:space="preserve">and </w:t>
      </w:r>
      <w:r w:rsidRPr="00432F91">
        <w:t>use</w:t>
      </w:r>
      <w:r w:rsidR="00AE56D7">
        <w:t>d</w:t>
      </w:r>
      <w:r w:rsidRPr="00432F91">
        <w:t xml:space="preserve"> sweep nets to sample vegetation.</w:t>
      </w:r>
    </w:p>
    <w:p w14:paraId="0D96083E" w14:textId="45E59189" w:rsidR="00FF27B7" w:rsidRPr="002A331B" w:rsidRDefault="00FF27B7" w:rsidP="00132847">
      <w:r w:rsidRPr="002A331B">
        <w:rPr>
          <w:b/>
        </w:rPr>
        <w:t>Sweep nets:</w:t>
      </w:r>
      <w:r w:rsidRPr="002A331B">
        <w:t xml:space="preserve"> Sweep nets are a simple but effective way to sample the invertebrate community. Sweep nets may capture higher species diversity than many passive methods, though with higher variability in biomass </w:t>
      </w:r>
      <w:r w:rsidR="00F41E90">
        <w:fldChar w:fldCharType="begin"/>
      </w:r>
      <w:r w:rsidR="0040392C">
        <w:instrText xml:space="preserve"> ADDIN EN.CITE &lt;EndNote&gt;&lt;Cite&gt;&lt;Author&gt;Turner&lt;/Author&gt;&lt;Year&gt;1997&lt;/Year&gt;&lt;RecNum&gt;1928&lt;/RecNum&gt;&lt;DisplayText&gt;(Turner and Trexler 1997)&lt;/DisplayText&gt;&lt;record&gt;&lt;rec-number&gt;1928&lt;/rec-number&gt;&lt;foreign-keys&gt;&lt;key app="EN" db-id="std9wdt06dea0ber50cpepe0azprxd52vwpp" timestamp="1558711887"&gt;1928&lt;/key&gt;&lt;key app="ENWeb" db-id=""&gt;0&lt;/key&gt;&lt;/foreign-keys&gt;&lt;ref-type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fldChar w:fldCharType="separate"/>
      </w:r>
      <w:r w:rsidR="00F41E90">
        <w:rPr>
          <w:noProof/>
        </w:rPr>
        <w:t>(Turner and Trexler 1997)</w:t>
      </w:r>
      <w:r w:rsidR="00F41E90">
        <w:fldChar w:fldCharType="end"/>
      </w:r>
      <w:r w:rsidRPr="002A331B">
        <w:t xml:space="preserve">.We will use a </w:t>
      </w:r>
      <w:r w:rsidR="003F4E36">
        <w:t>25cm x 30cm</w:t>
      </w:r>
      <w:r w:rsidRPr="002A331B">
        <w:t xml:space="preserve"> D-frame net with 500 micron mesh for </w:t>
      </w:r>
      <w:r w:rsidR="0028049E">
        <w:t>all sweep net samples (</w:t>
      </w:r>
      <w:r w:rsidR="0028049E">
        <w:fldChar w:fldCharType="begin"/>
      </w:r>
      <w:r w:rsidR="0028049E">
        <w:instrText xml:space="preserve"> REF _Ref12454854 \h </w:instrText>
      </w:r>
      <w:r w:rsidR="0028049E">
        <w:fldChar w:fldCharType="separate"/>
      </w:r>
      <w:r w:rsidR="0028049E">
        <w:t xml:space="preserve">Figure </w:t>
      </w:r>
      <w:r w:rsidR="0028049E">
        <w:rPr>
          <w:noProof/>
        </w:rPr>
        <w:t>2</w:t>
      </w:r>
      <w:r w:rsidR="0028049E">
        <w:fldChar w:fldCharType="end"/>
      </w:r>
      <w:r w:rsidR="0028049E">
        <w:t>A</w:t>
      </w:r>
      <w:r w:rsidRPr="002A331B">
        <w:t xml:space="preserve">). The sweep net technique </w:t>
      </w:r>
      <w:r w:rsidR="00E542EC">
        <w:t>was</w:t>
      </w:r>
      <w:r w:rsidRPr="002A331B">
        <w:t xml:space="preserve"> adapted slightly in different vegetation types. </w:t>
      </w:r>
    </w:p>
    <w:p w14:paraId="4FC6EFE4" w14:textId="40B8B38D" w:rsidR="00FF27B7" w:rsidRPr="002A331B" w:rsidRDefault="00FF27B7" w:rsidP="00132847">
      <w:r w:rsidRPr="00432F91">
        <w:rPr>
          <w:b/>
        </w:rPr>
        <w:t>EAV:</w:t>
      </w:r>
      <w:r w:rsidRPr="00432F91">
        <w:t xml:space="preserve"> Emergent vegetation </w:t>
      </w:r>
      <w:r w:rsidR="00AE56D7">
        <w:t xml:space="preserve">(EAV) </w:t>
      </w:r>
      <w:r w:rsidRPr="00432F91">
        <w:t xml:space="preserve">samples </w:t>
      </w:r>
      <w:r w:rsidR="00AE56D7">
        <w:t xml:space="preserve">occurred in the dominant emergent vegetation species, usually either </w:t>
      </w:r>
      <w:r w:rsidR="00F41E90" w:rsidRPr="00F41E90">
        <w:rPr>
          <w:i/>
        </w:rPr>
        <w:t>Schoenoplectus</w:t>
      </w:r>
      <w:r w:rsidR="00AE56D7" w:rsidRPr="00F41E90">
        <w:rPr>
          <w:i/>
        </w:rPr>
        <w:t xml:space="preserve"> </w:t>
      </w:r>
      <w:r w:rsidR="00AE56D7" w:rsidRPr="00F41E90">
        <w:t>spp</w:t>
      </w:r>
      <w:r w:rsidR="00AE56D7">
        <w:t xml:space="preserve">., </w:t>
      </w:r>
      <w:r w:rsidR="00AE56D7" w:rsidRPr="00F41E90">
        <w:rPr>
          <w:i/>
        </w:rPr>
        <w:t xml:space="preserve">Typha </w:t>
      </w:r>
      <w:proofErr w:type="gramStart"/>
      <w:r w:rsidR="00AE56D7" w:rsidRPr="00F41E90">
        <w:t>spp</w:t>
      </w:r>
      <w:r w:rsidR="00AE56D7">
        <w:t>. ,</w:t>
      </w:r>
      <w:proofErr w:type="gramEnd"/>
      <w:r w:rsidR="00AE56D7">
        <w:t xml:space="preserve"> or Phragmites </w:t>
      </w:r>
      <w:proofErr w:type="spellStart"/>
      <w:r w:rsidR="00F41E90">
        <w:t>australis</w:t>
      </w:r>
      <w:proofErr w:type="spellEnd"/>
      <w:r w:rsidR="00AE56D7">
        <w:t xml:space="preserve">. </w:t>
      </w:r>
      <w:r w:rsidRPr="002A331B">
        <w:t xml:space="preserve">We </w:t>
      </w:r>
      <w:r w:rsidR="00AE56D7">
        <w:t>took</w:t>
      </w:r>
      <w:r w:rsidRPr="002A331B">
        <w:t xml:space="preserve"> five, one-meter sweeps through the edge of the vegetation, scraping the vegetation as much as possible to knock invertebrates off the stems (</w:t>
      </w:r>
      <w:r w:rsidR="0028049E">
        <w:fldChar w:fldCharType="begin"/>
      </w:r>
      <w:r w:rsidR="0028049E">
        <w:instrText xml:space="preserve"> REF _Ref12454854 \h </w:instrText>
      </w:r>
      <w:r w:rsidR="0028049E">
        <w:fldChar w:fldCharType="separate"/>
      </w:r>
      <w:r w:rsidR="0028049E">
        <w:t xml:space="preserve">Figure </w:t>
      </w:r>
      <w:r w:rsidR="0028049E">
        <w:rPr>
          <w:noProof/>
        </w:rPr>
        <w:t>2</w:t>
      </w:r>
      <w:r w:rsidR="0028049E">
        <w:fldChar w:fldCharType="end"/>
      </w:r>
      <w:r w:rsidR="0028049E">
        <w:t>B</w:t>
      </w:r>
      <w:r w:rsidRPr="002A331B">
        <w:t xml:space="preserve">). We </w:t>
      </w:r>
      <w:r w:rsidR="00AE56D7">
        <w:t>then</w:t>
      </w:r>
      <w:r w:rsidRPr="002A331B">
        <w:t xml:space="preserve"> rinse down the net and preserved all invertebrates in ethanol for later </w:t>
      </w:r>
      <w:r w:rsidR="00AE56D7">
        <w:t>identification</w:t>
      </w:r>
      <w:r w:rsidRPr="002A331B">
        <w:t>.</w:t>
      </w:r>
    </w:p>
    <w:p w14:paraId="1DEDCE9A" w14:textId="2678593A" w:rsidR="00FF27B7" w:rsidRDefault="00FF27B7" w:rsidP="00132847">
      <w:r w:rsidRPr="002A331B">
        <w:rPr>
          <w:b/>
        </w:rPr>
        <w:t>SAV:</w:t>
      </w:r>
      <w:r w:rsidRPr="002A331B">
        <w:t xml:space="preserve"> To sample in SAV, we </w:t>
      </w:r>
      <w:r w:rsidR="00AE56D7">
        <w:t xml:space="preserve">took </w:t>
      </w:r>
      <w:r w:rsidRPr="002A331B">
        <w:t xml:space="preserve">the same </w:t>
      </w:r>
      <w:r w:rsidR="007B0944">
        <w:t>five</w:t>
      </w:r>
      <w:r w:rsidRPr="002A331B">
        <w:t>, 1-meter sweeps</w:t>
      </w:r>
      <w:r w:rsidR="00AE56D7">
        <w:t xml:space="preserve"> as for EAV</w:t>
      </w:r>
      <w:r w:rsidRPr="002A331B">
        <w:t xml:space="preserve"> and collect</w:t>
      </w:r>
      <w:r w:rsidR="00AE56D7">
        <w:t>ed</w:t>
      </w:r>
      <w:r w:rsidRPr="002A331B">
        <w:t xml:space="preserve"> any vegetation within the border of the net after the sweep is completed (</w:t>
      </w:r>
      <w:r w:rsidR="0028049E">
        <w:fldChar w:fldCharType="begin"/>
      </w:r>
      <w:r w:rsidR="0028049E">
        <w:instrText xml:space="preserve"> REF _Ref12454854 \h </w:instrText>
      </w:r>
      <w:r w:rsidR="0028049E">
        <w:fldChar w:fldCharType="separate"/>
      </w:r>
      <w:r w:rsidR="0028049E">
        <w:t xml:space="preserve">Figure </w:t>
      </w:r>
      <w:r w:rsidR="0028049E">
        <w:rPr>
          <w:noProof/>
        </w:rPr>
        <w:t>2</w:t>
      </w:r>
      <w:r w:rsidR="0028049E">
        <w:fldChar w:fldCharType="end"/>
      </w:r>
      <w:r w:rsidR="0028049E">
        <w:t>D</w:t>
      </w:r>
      <w:r w:rsidRPr="002A331B">
        <w:t xml:space="preserve">). The sample will be placed on ice for processing in the lab. In the lab, we will rinse the vegetation, remove all invertebrates, and preserve the </w:t>
      </w:r>
      <w:r w:rsidR="003F4E36">
        <w:t>invertebrates</w:t>
      </w:r>
      <w:r w:rsidR="003F4E36" w:rsidRPr="002A331B">
        <w:t xml:space="preserve"> </w:t>
      </w:r>
      <w:r w:rsidRPr="002A331B">
        <w:t xml:space="preserve">for later </w:t>
      </w:r>
      <w:r w:rsidR="00AE56D7">
        <w:t>identification</w:t>
      </w:r>
      <w:r w:rsidRPr="002A331B">
        <w:t xml:space="preserve">. Any vegetation captured in the sweep net will be dried to a constant weight to standardize the sample. </w:t>
      </w:r>
    </w:p>
    <w:p w14:paraId="050FDCF0" w14:textId="77777777" w:rsidR="002D47EB" w:rsidRDefault="002D47EB" w:rsidP="002D47EB">
      <w:pPr>
        <w:keepNext/>
      </w:pPr>
      <w:r>
        <w:rPr>
          <w:noProof/>
        </w:rPr>
        <mc:AlternateContent>
          <mc:Choice Requires="wpg">
            <w:drawing>
              <wp:inline distT="0" distB="0" distL="0" distR="0" wp14:anchorId="29E22FBF" wp14:editId="448571E3">
                <wp:extent cx="4031615" cy="3539490"/>
                <wp:effectExtent l="0" t="0" r="6985" b="3810"/>
                <wp:docPr id="3" name="Group 3"/>
                <wp:cNvGraphicFramePr/>
                <a:graphic xmlns:a="http://schemas.openxmlformats.org/drawingml/2006/main">
                  <a:graphicData uri="http://schemas.microsoft.com/office/word/2010/wordprocessingGroup">
                    <wpg:wgp>
                      <wpg:cNvGrpSpPr/>
                      <wpg:grpSpPr>
                        <a:xfrm>
                          <a:off x="0" y="0"/>
                          <a:ext cx="4031615" cy="3539490"/>
                          <a:chOff x="0" y="0"/>
                          <a:chExt cx="4031615" cy="3539490"/>
                        </a:xfrm>
                      </wpg:grpSpPr>
                      <pic:pic xmlns:pic="http://schemas.openxmlformats.org/drawingml/2006/picture">
                        <pic:nvPicPr>
                          <pic:cNvPr id="1" name="Picture 1" descr="U:\FRPA\MONITORING\Fieldwork\Field SOPs\sweep net diagrams\eav.PNG"/>
                          <pic:cNvPicPr>
                            <a:picLocks noChangeAspect="1"/>
                          </pic:cNvPicPr>
                        </pic:nvPicPr>
                        <pic:blipFill rotWithShape="1">
                          <a:blip r:embed="rId14" cstate="print">
                            <a:extLst>
                              <a:ext uri="{28A0092B-C50C-407E-A947-70E740481C1C}">
                                <a14:useLocalDpi xmlns:a14="http://schemas.microsoft.com/office/drawing/2010/main" val="0"/>
                              </a:ext>
                            </a:extLst>
                          </a:blip>
                          <a:srcRect t="11921" r="38882" b="14899"/>
                          <a:stretch/>
                        </pic:blipFill>
                        <pic:spPr bwMode="auto">
                          <a:xfrm>
                            <a:off x="1699260" y="45720"/>
                            <a:ext cx="1899285" cy="1720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4" name="Picture 2944" descr="U:\FRPA\MONITORING\Fieldwork\Field SOPs\sweep net diagrams\fav.PNG"/>
                          <pic:cNvPicPr>
                            <a:picLocks noChangeAspect="1"/>
                          </pic:cNvPicPr>
                        </pic:nvPicPr>
                        <pic:blipFill rotWithShape="1">
                          <a:blip r:embed="rId15" cstate="print">
                            <a:extLst>
                              <a:ext uri="{28A0092B-C50C-407E-A947-70E740481C1C}">
                                <a14:useLocalDpi xmlns:a14="http://schemas.microsoft.com/office/drawing/2010/main" val="0"/>
                              </a:ext>
                            </a:extLst>
                          </a:blip>
                          <a:srcRect t="12252" r="34907" b="21357"/>
                          <a:stretch/>
                        </pic:blipFill>
                        <pic:spPr bwMode="auto">
                          <a:xfrm>
                            <a:off x="0" y="1996440"/>
                            <a:ext cx="2016125" cy="1543050"/>
                          </a:xfrm>
                          <a:prstGeom prst="rect">
                            <a:avLst/>
                          </a:prstGeom>
                          <a:noFill/>
                          <a:ln>
                            <a:noFill/>
                          </a:ln>
                          <a:extLst>
                            <a:ext uri="{53640926-AAD7-44D8-BBD7-CCE9431645EC}">
                              <a14:shadowObscured xmlns:a14="http://schemas.microsoft.com/office/drawing/2010/main"/>
                            </a:ext>
                          </a:extLst>
                        </pic:spPr>
                      </pic:pic>
                      <wps:wsp>
                        <wps:cNvPr id="2953" name="Text Box 2953"/>
                        <wps:cNvSpPr txBox="1"/>
                        <wps:spPr>
                          <a:xfrm>
                            <a:off x="1798320" y="9906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39678E" w:rsidRDefault="0039678E"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47" name="Picture 2947"/>
                          <pic:cNvPicPr>
                            <a:picLocks noChangeAspect="1"/>
                          </pic:cNvPicPr>
                        </pic:nvPicPr>
                        <pic:blipFill rotWithShape="1">
                          <a:blip r:embed="rId16">
                            <a:extLst>
                              <a:ext uri="{28A0092B-C50C-407E-A947-70E740481C1C}">
                                <a14:useLocalDpi xmlns:a14="http://schemas.microsoft.com/office/drawing/2010/main" val="0"/>
                              </a:ext>
                            </a:extLst>
                          </a:blip>
                          <a:srcRect l="25929" t="17866" r="24748"/>
                          <a:stretch/>
                        </pic:blipFill>
                        <pic:spPr bwMode="auto">
                          <a:xfrm>
                            <a:off x="30480" y="0"/>
                            <a:ext cx="1369695"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5" name="Picture 2945" descr="U:\FRPA\MONITORING\Fieldwork\Field SOPs\sweep net diagrams\sav.PNG"/>
                          <pic:cNvPicPr>
                            <a:picLocks noChangeAspect="1"/>
                          </pic:cNvPicPr>
                        </pic:nvPicPr>
                        <pic:blipFill rotWithShape="1">
                          <a:blip r:embed="rId17" cstate="print">
                            <a:extLst>
                              <a:ext uri="{28A0092B-C50C-407E-A947-70E740481C1C}">
                                <a14:useLocalDpi xmlns:a14="http://schemas.microsoft.com/office/drawing/2010/main" val="0"/>
                              </a:ext>
                            </a:extLst>
                          </a:blip>
                          <a:srcRect t="10596" r="34410" b="13906"/>
                          <a:stretch/>
                        </pic:blipFill>
                        <pic:spPr bwMode="auto">
                          <a:xfrm>
                            <a:off x="2247900" y="1988820"/>
                            <a:ext cx="1783715" cy="1541145"/>
                          </a:xfrm>
                          <a:prstGeom prst="rect">
                            <a:avLst/>
                          </a:prstGeom>
                          <a:noFill/>
                          <a:ln>
                            <a:noFill/>
                          </a:ln>
                          <a:extLst>
                            <a:ext uri="{53640926-AAD7-44D8-BBD7-CCE9431645EC}">
                              <a14:shadowObscured xmlns:a14="http://schemas.microsoft.com/office/drawing/2010/main"/>
                            </a:ext>
                          </a:extLst>
                        </pic:spPr>
                      </pic:pic>
                      <wps:wsp>
                        <wps:cNvPr id="2950" name="Text Box 2950"/>
                        <wps:cNvSpPr txBox="1"/>
                        <wps:spPr>
                          <a:xfrm>
                            <a:off x="114300" y="214884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39678E" w:rsidRDefault="0039678E"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1" name="Text Box 2951"/>
                        <wps:cNvSpPr txBox="1"/>
                        <wps:spPr>
                          <a:xfrm>
                            <a:off x="2339340" y="208026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39678E" w:rsidRDefault="0039678E"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8" name="Text Box 2948"/>
                        <wps:cNvSpPr txBox="1"/>
                        <wps:spPr>
                          <a:xfrm>
                            <a:off x="152400" y="9144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39678E" w:rsidRDefault="0039678E"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E22FBF" id="Group 3" o:spid="_x0000_s1026" style="width:317.45pt;height:278.7pt;mso-position-horizontal-relative:char;mso-position-vertical-relative:line" coordsize="40316,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992;top:457;width:18993;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">
                  <v:imagedata r:id="rId18" o:title="eav" croptop="7813f" cropbottom="9764f" cropright="25482f"/>
                </v:shape>
                <v:shape id="Picture 2944" o:spid="_x0000_s1028" type="#_x0000_t75" style="position:absolute;top:19964;width:20161;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">
                  <v:imagedata r:id="rId19" o:title="fav" croptop="8029f" cropbottom="13997f" cropright="22877f"/>
                </v:shape>
                <v:shapetype id="_x0000_t202" coordsize="21600,21600" o:spt="202" path="m,l,21600r21600,l21600,xe">
                  <v:stroke joinstyle="miter"/>
                  <v:path gradientshapeok="t" o:connecttype="rect"/>
                </v:shapetype>
                <v:shape id="Text Box 2953" o:spid="_x0000_s1029" type="#_x0000_t202" style="position:absolute;left:17983;top:990;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" fillcolor="white [3201]" strokeweight=".5pt">
                  <v:textbox>
                    <w:txbxContent>
                      <w:p w14:paraId="1C8C229B" w14:textId="77777777" w:rsidR="0039678E" w:rsidRDefault="0039678E" w:rsidP="00FF27B7">
                        <w:r>
                          <w:t>B</w:t>
                        </w:r>
                      </w:p>
                    </w:txbxContent>
                  </v:textbox>
                </v:shape>
                <v:shape id="Picture 2947" o:spid="_x0000_s1030" type="#_x0000_t75" style="position:absolute;left:304;width:1369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">
                  <v:imagedata r:id="rId20" o:title="" croptop="11709f" cropleft="16993f" cropright="16219f"/>
                </v:shape>
                <v:shape id="Picture 2945" o:spid="_x0000_s1031" type="#_x0000_t75" style="position:absolute;left:22479;top:19888;width:17837;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">
                  <v:imagedata r:id="rId21" o:title="sav" croptop="6944f" cropbottom="9113f" cropright="22551f"/>
                </v:shape>
                <v:shape id="Text Box 2950" o:spid="_x0000_s1032" type="#_x0000_t202" style="position:absolute;left:1143;top:21488;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" fillcolor="white [3201]" strokeweight=".5pt">
                  <v:textbox>
                    <w:txbxContent>
                      <w:p w14:paraId="56AD227D" w14:textId="77777777" w:rsidR="0039678E" w:rsidRDefault="0039678E" w:rsidP="00FF27B7">
                        <w:r>
                          <w:t>C</w:t>
                        </w:r>
                      </w:p>
                    </w:txbxContent>
                  </v:textbox>
                </v:shape>
                <v:shape id="Text Box 2951" o:spid="_x0000_s1033" type="#_x0000_t202" style="position:absolute;left:23393;top:20802;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" fillcolor="white [3201]" strokeweight=".5pt">
                  <v:textbox>
                    <w:txbxContent>
                      <w:p w14:paraId="656C2843" w14:textId="77777777" w:rsidR="0039678E" w:rsidRDefault="0039678E" w:rsidP="00FF27B7">
                        <w:r>
                          <w:t>D</w:t>
                        </w:r>
                      </w:p>
                    </w:txbxContent>
                  </v:textbox>
                </v:shape>
                <v:shape id="Text Box 2948" o:spid="_x0000_s1034" type="#_x0000_t202" style="position:absolute;left:1524;top:914;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0CA01800" w14:textId="77777777" w:rsidR="0039678E" w:rsidRDefault="0039678E" w:rsidP="00FF27B7">
                        <w:r>
                          <w:t>A</w:t>
                        </w:r>
                      </w:p>
                    </w:txbxContent>
                  </v:textbox>
                </v:shape>
                <w10:anchorlock/>
              </v:group>
            </w:pict>
          </mc:Fallback>
        </mc:AlternateContent>
      </w:r>
    </w:p>
    <w:p w14:paraId="104E809F" w14:textId="41003B08" w:rsidR="002D47EB" w:rsidRDefault="002D47EB" w:rsidP="002D47EB">
      <w:pPr>
        <w:pStyle w:val="Caption"/>
      </w:pPr>
      <w:bookmarkStart w:id="24" w:name="_Ref12454854"/>
      <w:r>
        <w:t xml:space="preserve">Figure </w:t>
      </w:r>
      <w:fldSimple w:instr=" SEQ Figure \* ARABIC ">
        <w:r w:rsidR="0013218D">
          <w:rPr>
            <w:noProof/>
          </w:rPr>
          <w:t>2</w:t>
        </w:r>
      </w:fldSimple>
      <w:bookmarkEnd w:id="24"/>
      <w:r w:rsidRPr="002D47EB">
        <w:t xml:space="preserve"> </w:t>
      </w:r>
      <w:r w:rsidRPr="00E75E62">
        <w:t>A) Specifications of the sweep net.  B) Use of sweep net in emergent vegetation. C) Use of sweep net in submerged vegetation. D) Use of sweep net in floating vegetation.</w:t>
      </w:r>
    </w:p>
    <w:p w14:paraId="66C159AC" w14:textId="29C6C550" w:rsidR="00D0513C" w:rsidRPr="00D0513C" w:rsidRDefault="00D0513C" w:rsidP="00132847">
      <w:r>
        <w:t xml:space="preserve">To allow us to make inferences for broad-scale invertebrate-vegetation relationships, </w:t>
      </w:r>
      <w:r w:rsidR="0028049E">
        <w:t>collected</w:t>
      </w:r>
      <w:r>
        <w:t xml:space="preserve"> an SAV rake sample immediately after collecting a sweep n</w:t>
      </w:r>
      <w:r w:rsidR="0028049E">
        <w:t>et sample at each SAV site (</w:t>
      </w:r>
      <w:r w:rsidR="0028049E">
        <w:fldChar w:fldCharType="begin"/>
      </w:r>
      <w:r w:rsidR="0028049E">
        <w:instrText xml:space="preserve"> REF _Ref12454928 \h </w:instrText>
      </w:r>
      <w:r w:rsidR="0028049E">
        <w:fldChar w:fldCharType="separate"/>
      </w:r>
      <w:r w:rsidR="0028049E">
        <w:t>SAV survey techniques</w:t>
      </w:r>
      <w:r w:rsidR="0028049E">
        <w:fldChar w:fldCharType="end"/>
      </w:r>
      <w:r w:rsidR="0028049E">
        <w:t>, below</w:t>
      </w:r>
      <w:r>
        <w:t>).</w:t>
      </w:r>
    </w:p>
    <w:p w14:paraId="0E19145E" w14:textId="3621A116" w:rsidR="00FF27B7" w:rsidRPr="00AE56D7" w:rsidRDefault="00FF27B7" w:rsidP="00132847">
      <w:r w:rsidRPr="00432F91">
        <w:rPr>
          <w:b/>
        </w:rPr>
        <w:lastRenderedPageBreak/>
        <w:t xml:space="preserve">FAV: </w:t>
      </w:r>
      <w:r w:rsidRPr="00432F91">
        <w:t xml:space="preserve"> Sampling </w:t>
      </w:r>
      <w:r w:rsidR="003F4E36">
        <w:t xml:space="preserve">techniques in </w:t>
      </w:r>
      <w:r w:rsidRPr="00432F91">
        <w:t xml:space="preserve">FAV </w:t>
      </w:r>
      <w:r w:rsidR="00F41E90">
        <w:t>were dependent on</w:t>
      </w:r>
      <w:r w:rsidRPr="00432F91">
        <w:t xml:space="preserve"> </w:t>
      </w:r>
      <w:r w:rsidR="003F4E36">
        <w:t xml:space="preserve">FAV </w:t>
      </w:r>
      <w:r w:rsidRPr="00432F91">
        <w:t xml:space="preserve">species. For </w:t>
      </w:r>
      <w:r w:rsidRPr="00432F91">
        <w:rPr>
          <w:i/>
        </w:rPr>
        <w:t>Eichhornia crassipes</w:t>
      </w:r>
      <w:r w:rsidRPr="00432F91">
        <w:t xml:space="preserve">, </w:t>
      </w:r>
      <w:r w:rsidRPr="00432F91">
        <w:rPr>
          <w:i/>
        </w:rPr>
        <w:t>Hydrocotyle,</w:t>
      </w:r>
      <w:r w:rsidRPr="00432F91">
        <w:t xml:space="preserve"> and </w:t>
      </w:r>
      <w:r w:rsidRPr="00432F91">
        <w:rPr>
          <w:i/>
        </w:rPr>
        <w:t>Azolla</w:t>
      </w:r>
      <w:r w:rsidRPr="00432F91">
        <w:t xml:space="preserve">, </w:t>
      </w:r>
      <w:r w:rsidR="00AE56D7">
        <w:t>we harvested</w:t>
      </w:r>
      <w:r w:rsidRPr="00432F91">
        <w:t xml:space="preserve"> a </w:t>
      </w:r>
      <w:r w:rsidR="003F4E36">
        <w:t>25cm x 30cm</w:t>
      </w:r>
      <w:r w:rsidR="003F4E36" w:rsidRPr="002A331B">
        <w:t xml:space="preserve"> </w:t>
      </w:r>
      <w:r w:rsidRPr="00432F91">
        <w:t xml:space="preserve"> sample from below using the same d-frame net and severing the connection to surrounding plant material with shears </w:t>
      </w:r>
      <w:r w:rsidRPr="00432F91">
        <w:rPr>
          <w:color w:val="231F20"/>
          <w:u w:color="231F20"/>
        </w:rPr>
        <w:t>(</w:t>
      </w:r>
      <w:r w:rsidR="0028049E">
        <w:fldChar w:fldCharType="begin"/>
      </w:r>
      <w:r w:rsidR="0028049E">
        <w:instrText xml:space="preserve"> REF _Ref12454854 \h </w:instrText>
      </w:r>
      <w:r w:rsidR="0028049E">
        <w:fldChar w:fldCharType="separate"/>
      </w:r>
      <w:r w:rsidR="0028049E">
        <w:t xml:space="preserve">Figure </w:t>
      </w:r>
      <w:r w:rsidR="0028049E">
        <w:rPr>
          <w:noProof/>
        </w:rPr>
        <w:t>2</w:t>
      </w:r>
      <w:r w:rsidR="0028049E">
        <w:fldChar w:fldCharType="end"/>
      </w:r>
      <w:r w:rsidRPr="00432F91">
        <w:rPr>
          <w:color w:val="231F20"/>
          <w:u w:color="231F20"/>
        </w:rPr>
        <w:t xml:space="preserve">C; </w:t>
      </w:r>
      <w:r w:rsidR="00F41E90">
        <w:rPr>
          <w:color w:val="231F20"/>
          <w:u w:color="231F20"/>
        </w:rPr>
        <w:fldChar w:fldCharType="begin"/>
      </w:r>
      <w:r w:rsidR="006A0C1B">
        <w:rPr>
          <w:color w:val="231F20"/>
          <w:u w:color="231F20"/>
        </w:rPr>
        <w:instrText xml:space="preserve"> ADDIN EN.CITE &lt;EndNote&gt;&lt;Cite&gt;&lt;Author&gt;Donley Marineau&lt;/Author&gt;&lt;Year&gt;2017&lt;/Year&gt;&lt;RecNum&gt;2376&lt;/RecNum&gt;&lt;DisplayText&gt;(Donley Marineau et al. 2017)&lt;/DisplayText&gt;&lt;record&gt;&lt;rec-number&gt;2376&lt;/rec-number&gt;&lt;foreign-keys&gt;&lt;key app="EN" db-id="std9wdt06dea0ber50cpepe0azprxd52vwpp" timestamp="1558712527"&gt;2376&lt;/key&gt;&lt;key app="ENWeb" db-id=""&gt;0&lt;/key&gt;&lt;/foreign-keys&gt;&lt;ref-type name="Thesis"&gt;32&lt;/ref-type&gt;&lt;contributors&gt;&lt;authors&gt;&lt;author&gt;Donley Marineau, Erin&lt;/author&gt;&lt;author&gt;Matthew J. Perryman&lt;/author&gt;&lt;author&gt;Joel Hernandez&lt;/author&gt;&lt;author&gt;Sharon Lawler&lt;/author&gt;&lt;/authors&gt;&lt;tertiary-authors&gt;&lt;author&gt;Sharon Lawler&lt;/author&gt;&lt;/tertiary-authors&gt;&lt;/contributors&gt;&lt;titles&gt;&lt;title&gt;Are there non-target impacts of invasive water hyacinth management for aquatic invertebrate communities in the Sacramento-San Joaquin River Delta? Ch. 3 in Aquatic Invertebrate Dynamics in Two Systems of Concervation Concern.&lt;/title&gt;&lt;secondary-title&gt;Entomology and Nematology&lt;/secondary-title&gt;&lt;/titles&gt;&lt;volume&gt;PhD&lt;/volume&gt;&lt;dates&gt;&lt;year&gt;2017&lt;/year&gt;&lt;/dates&gt;&lt;pub-location&gt;Davis, CA&lt;/pub-location&gt;&lt;publisher&gt;University of California, Davis&lt;/publisher&gt;&lt;urls&gt;&lt;/urls&gt;&lt;/record&gt;&lt;/Cite&gt;&lt;/EndNote&gt;</w:instrText>
      </w:r>
      <w:r w:rsidR="00F41E90">
        <w:rPr>
          <w:color w:val="231F20"/>
          <w:u w:color="231F20"/>
        </w:rPr>
        <w:fldChar w:fldCharType="separate"/>
      </w:r>
      <w:r w:rsidR="006A0C1B">
        <w:rPr>
          <w:noProof/>
          <w:color w:val="231F20"/>
          <w:u w:color="231F20"/>
        </w:rPr>
        <w:t>(Donley Marineau et al. 2017)</w:t>
      </w:r>
      <w:r w:rsidR="00F41E90">
        <w:rPr>
          <w:color w:val="231F20"/>
          <w:u w:color="231F20"/>
        </w:rPr>
        <w:fldChar w:fldCharType="end"/>
      </w:r>
      <w:r w:rsidRPr="00432F91">
        <w:rPr>
          <w:color w:val="231F20"/>
          <w:u w:color="231F20"/>
        </w:rPr>
        <w:t>)</w:t>
      </w:r>
      <w:r w:rsidRPr="00432F91">
        <w:t xml:space="preserve">. </w:t>
      </w:r>
      <w:r w:rsidR="00AE56D7">
        <w:t xml:space="preserve">We placed </w:t>
      </w:r>
      <w:r w:rsidRPr="00432F91">
        <w:t xml:space="preserve">the roots of the plant material and associated invertebrates </w:t>
      </w:r>
      <w:r w:rsidR="00AE56D7">
        <w:t>on ice</w:t>
      </w:r>
      <w:r w:rsidRPr="00432F91">
        <w:t xml:space="preserve">. Upon return from the field, we will separate the invertebrates from the vegetation and dry the plants to a constant weight. </w:t>
      </w:r>
      <w:r w:rsidRPr="00432F91">
        <w:rPr>
          <w:i/>
        </w:rPr>
        <w:t>Ludwigia</w:t>
      </w:r>
      <w:r w:rsidRPr="00432F91">
        <w:t xml:space="preserve"> spp. is a creeping emergent, and does not form discrete, easy-to-harvest clumps. Therefore, it will be sampled </w:t>
      </w:r>
      <w:proofErr w:type="gramStart"/>
      <w:r w:rsidRPr="00432F91">
        <w:t xml:space="preserve">with  </w:t>
      </w:r>
      <w:r w:rsidR="007B0944">
        <w:t>five</w:t>
      </w:r>
      <w:proofErr w:type="gramEnd"/>
      <w:r w:rsidR="007B0944" w:rsidRPr="00432F91">
        <w:t xml:space="preserve"> </w:t>
      </w:r>
      <w:r w:rsidRPr="00432F91">
        <w:t>1-meter sweeps, as for EAV.</w:t>
      </w:r>
    </w:p>
    <w:p w14:paraId="7A55F512" w14:textId="77777777" w:rsidR="00FF27B7" w:rsidRPr="00E75E62" w:rsidRDefault="00E75E62" w:rsidP="002D47EB">
      <w:pPr>
        <w:pStyle w:val="Heading4"/>
      </w:pPr>
      <w:r w:rsidRPr="00E75E62">
        <w:t>Open water and channel</w:t>
      </w:r>
    </w:p>
    <w:p w14:paraId="4EA79B64" w14:textId="126B8FB8" w:rsidR="00FF27B7" w:rsidRPr="00432F91" w:rsidRDefault="00FF27B7" w:rsidP="00132847">
      <w:r w:rsidRPr="00432F91">
        <w:t xml:space="preserve">Our open water sampling patches </w:t>
      </w:r>
      <w:r w:rsidR="00AE56D7">
        <w:t>were haphazardly</w:t>
      </w:r>
      <w:r w:rsidRPr="00432F91">
        <w:t xml:space="preserve"> distributed across all unvegetated open water and channels &gt; 1.5m across. Methods used in open-water have a long history of use in monitoring in the </w:t>
      </w:r>
      <w:proofErr w:type="gramStart"/>
      <w:r w:rsidRPr="00432F91">
        <w:t>Delta, and</w:t>
      </w:r>
      <w:proofErr w:type="gramEnd"/>
      <w:r w:rsidRPr="00432F91">
        <w:t xml:space="preserve"> will allow us to compare our measurements in vegetated wetlands to conditions in channels and make comparisons to long-term data sets. Methods </w:t>
      </w:r>
      <w:r w:rsidR="00D75FC7">
        <w:t>included</w:t>
      </w:r>
      <w:r w:rsidRPr="00432F91">
        <w:t xml:space="preserve">: </w:t>
      </w:r>
      <w:r w:rsidR="002B6D03">
        <w:t xml:space="preserve"> zooplankton and mysid trawls,</w:t>
      </w:r>
      <w:r w:rsidRPr="00432F91">
        <w:t xml:space="preserve"> </w:t>
      </w:r>
      <w:r w:rsidR="001C168D">
        <w:t xml:space="preserve">PVC cores </w:t>
      </w:r>
      <w:r w:rsidR="003F4E36">
        <w:t xml:space="preserve">and </w:t>
      </w:r>
      <w:r w:rsidRPr="00432F91">
        <w:t xml:space="preserve">ponar grabs. </w:t>
      </w:r>
    </w:p>
    <w:p w14:paraId="0F011BE1" w14:textId="5D16AF36" w:rsidR="00FF27B7" w:rsidRPr="00432F91" w:rsidRDefault="00FF27B7" w:rsidP="00132847">
      <w:r w:rsidRPr="00432F91">
        <w:rPr>
          <w:b/>
        </w:rPr>
        <w:t>Benthic core:</w:t>
      </w:r>
      <w:r w:rsidRPr="00432F91">
        <w:t xml:space="preserve"> Benthic cores have been used extensively to quantify bivalves and other infauna in tidal wetlands </w:t>
      </w:r>
      <w:r w:rsidR="00F41E90">
        <w:fldChar w:fldCharType="begin"/>
      </w:r>
      <w:r w:rsidR="006A0C1B">
        <w:instrText xml:space="preserve"> ADDIN EN.CITE &lt;EndNote&gt;&lt;Cite&gt;&lt;Author&gt;Wells&lt;/Author&gt;&lt;Year&gt;2015&lt;/Year&gt;&lt;RecNum&gt;2125&lt;/RecNum&gt;&lt;DisplayText&gt;(Howe et al. 2014; Wells 2015)&lt;/DisplayText&gt;&lt;record&gt;&lt;rec-number&gt;2125&lt;/rec-number&gt;&lt;foreign-keys&gt;&lt;key app="EN" db-id="std9wdt06dea0ber50cpepe0azprxd52vwpp" timestamp="1558712134"&gt;2125&lt;/key&gt;&lt;/foreign-keys&gt;&lt;ref-type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1152&lt;/RecNum&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fldChar w:fldCharType="separate"/>
      </w:r>
      <w:r w:rsidR="006A0C1B">
        <w:rPr>
          <w:noProof/>
        </w:rPr>
        <w:t>(Howe et al. 2014; Wells 2015)</w:t>
      </w:r>
      <w:r w:rsidR="00F41E90">
        <w:fldChar w:fldCharType="end"/>
      </w:r>
      <w:r w:rsidRPr="00432F91">
        <w:t>. In shallow water (&lt;1.5</w:t>
      </w:r>
      <w:r w:rsidR="0090423E">
        <w:t xml:space="preserve"> </w:t>
      </w:r>
      <w:r w:rsidRPr="00432F91">
        <w:t xml:space="preserve">m), we </w:t>
      </w:r>
      <w:r w:rsidR="00D75FC7">
        <w:t>took</w:t>
      </w:r>
      <w:r w:rsidRPr="00432F91">
        <w:t xml:space="preserve"> a 4</w:t>
      </w:r>
      <w:r w:rsidR="0090423E">
        <w:t xml:space="preserve"> </w:t>
      </w:r>
      <w:r w:rsidRPr="00432F91">
        <w:t>in (</w:t>
      </w:r>
      <w:r w:rsidR="0090423E">
        <w:t>1</w:t>
      </w:r>
      <w:r w:rsidRPr="00432F91">
        <w:t>0</w:t>
      </w:r>
      <w:r w:rsidR="0090423E">
        <w:t xml:space="preserve"> </w:t>
      </w:r>
      <w:r w:rsidRPr="00432F91">
        <w:t>cm) diameter benthic core (</w:t>
      </w:r>
      <w:r w:rsidR="0090423E">
        <w:fldChar w:fldCharType="begin"/>
      </w:r>
      <w:r w:rsidR="0090423E">
        <w:instrText xml:space="preserve"> REF _Ref12454986 \h </w:instrText>
      </w:r>
      <w:r w:rsidR="0090423E">
        <w:fldChar w:fldCharType="separate"/>
      </w:r>
      <w:r w:rsidR="0090423E">
        <w:t xml:space="preserve">Figure </w:t>
      </w:r>
      <w:r w:rsidR="0090423E">
        <w:rPr>
          <w:noProof/>
        </w:rPr>
        <w:t>3</w:t>
      </w:r>
      <w:r w:rsidR="0090423E">
        <w:fldChar w:fldCharType="end"/>
      </w:r>
      <w:r w:rsidRPr="00432F91">
        <w:t>A), hand-deployed to a depth of 20 cm. In deep water &gt;1.5</w:t>
      </w:r>
      <w:r w:rsidR="0090423E">
        <w:t xml:space="preserve"> </w:t>
      </w:r>
      <w:r w:rsidRPr="00432F91">
        <w:t xml:space="preserve">m, we </w:t>
      </w:r>
      <w:r w:rsidR="00EE27DF">
        <w:t>used</w:t>
      </w:r>
      <w:r w:rsidRPr="00432F91">
        <w:t xml:space="preserve"> a </w:t>
      </w:r>
      <w:r w:rsidR="0090423E">
        <w:t>15.2 cm x 15.2 cm</w:t>
      </w:r>
      <w:r w:rsidRPr="00432F91">
        <w:t xml:space="preserve"> ponar grab modified for use in hard substrates (as per USFWS Liberty Island Monitoring, L. Smith pers.</w:t>
      </w:r>
      <w:r w:rsidR="003F4E36">
        <w:t xml:space="preserve"> </w:t>
      </w:r>
      <w:proofErr w:type="spellStart"/>
      <w:r w:rsidRPr="00432F91">
        <w:t>comm</w:t>
      </w:r>
      <w:proofErr w:type="spellEnd"/>
      <w:r w:rsidRPr="00432F91">
        <w:t xml:space="preserve">, </w:t>
      </w:r>
      <w:r w:rsidR="0090423E">
        <w:fldChar w:fldCharType="begin"/>
      </w:r>
      <w:r w:rsidR="0090423E">
        <w:instrText xml:space="preserve"> REF _Ref12454986 \h </w:instrText>
      </w:r>
      <w:r w:rsidR="0090423E">
        <w:fldChar w:fldCharType="separate"/>
      </w:r>
      <w:r w:rsidR="0090423E">
        <w:t xml:space="preserve">Figure </w:t>
      </w:r>
      <w:r w:rsidR="0090423E">
        <w:rPr>
          <w:noProof/>
        </w:rPr>
        <w:t>3</w:t>
      </w:r>
      <w:r w:rsidR="0090423E">
        <w:fldChar w:fldCharType="end"/>
      </w:r>
      <w:r w:rsidRPr="00432F91">
        <w:t xml:space="preserve">B), with three samples at each site. The core </w:t>
      </w:r>
      <w:r w:rsidR="00EE27DF">
        <w:t>was</w:t>
      </w:r>
      <w:r w:rsidRPr="00432F91">
        <w:t xml:space="preserve"> washed and sieved on board the boat to remove the sand/mud and preserve any organic detritus and invertebrates. </w:t>
      </w:r>
      <w:r w:rsidR="00EE27DF">
        <w:t>We calculated</w:t>
      </w:r>
      <w:r w:rsidRPr="00432F91">
        <w:t xml:space="preserve"> effort as catch per surface area of substrate sampled. </w:t>
      </w:r>
    </w:p>
    <w:p w14:paraId="323846D7" w14:textId="33FEC7DD" w:rsidR="00132847" w:rsidRDefault="00FF27B7" w:rsidP="00132847">
      <w:pPr>
        <w:keepNext/>
      </w:pPr>
      <w:r w:rsidRPr="00432F91">
        <w:rPr>
          <w:noProof/>
        </w:rPr>
        <w:drawing>
          <wp:inline distT="0" distB="0" distL="0" distR="0" wp14:anchorId="79D0CB50" wp14:editId="11F7D4F8">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00132847" w:rsidRPr="00432F91">
        <w:rPr>
          <w:noProof/>
        </w:rPr>
        <w:drawing>
          <wp:inline distT="0" distB="0" distL="0" distR="0" wp14:anchorId="50464B97" wp14:editId="6BB1F69F">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34026246" w14:textId="2E52154F" w:rsidR="00132847" w:rsidRDefault="00132847" w:rsidP="00132847">
      <w:pPr>
        <w:pStyle w:val="Caption"/>
      </w:pPr>
      <w:bookmarkStart w:id="25" w:name="_Ref12454986"/>
      <w:r>
        <w:t xml:space="preserve">Figure </w:t>
      </w:r>
      <w:fldSimple w:instr=" SEQ Figure \* ARABIC ">
        <w:r w:rsidR="0090423E">
          <w:rPr>
            <w:noProof/>
          </w:rPr>
          <w:t>3</w:t>
        </w:r>
      </w:fldSimple>
      <w:bookmarkEnd w:id="25"/>
      <w:r>
        <w:t>.</w:t>
      </w:r>
      <w:r w:rsidRPr="00132847">
        <w:t xml:space="preserve"> </w:t>
      </w:r>
      <w:r w:rsidRPr="00432F91">
        <w:t>A) Benthic core made of 4” PVC pipe for use in shallow water (&lt;1.5 meters). B) Ponar grab for use in water greater than 1.5 meters.</w:t>
      </w:r>
    </w:p>
    <w:p w14:paraId="632FA20C" w14:textId="14D3F742" w:rsidR="002B6D03" w:rsidRDefault="00FF27B7" w:rsidP="00132847">
      <w:r w:rsidRPr="00432F91">
        <w:rPr>
          <w:b/>
        </w:rPr>
        <w:t xml:space="preserve">Mysid and zooplankton </w:t>
      </w:r>
      <w:r w:rsidR="00D75FC7">
        <w:rPr>
          <w:b/>
        </w:rPr>
        <w:t>n</w:t>
      </w:r>
      <w:r w:rsidRPr="00432F91">
        <w:rPr>
          <w:b/>
        </w:rPr>
        <w:t>ets:</w:t>
      </w:r>
      <w:r w:rsidRPr="00432F91">
        <w:t xml:space="preserve"> </w:t>
      </w:r>
      <w:r w:rsidR="00EE27DF">
        <w:t>Macrozooplankton (</w:t>
      </w:r>
      <w:r w:rsidRPr="00432F91">
        <w:t>Mysid</w:t>
      </w:r>
      <w:r w:rsidR="00EE27DF">
        <w:t>)</w:t>
      </w:r>
      <w:r w:rsidRPr="00432F91">
        <w:t xml:space="preserve"> nets have been used extensively to characterize macrozooplankton in the water column</w:t>
      </w:r>
      <w:r w:rsidR="003F4E36">
        <w:t>.</w:t>
      </w:r>
      <w:r w:rsidR="003F4E36" w:rsidRPr="00432F91">
        <w:t xml:space="preserve"> </w:t>
      </w:r>
      <w:r w:rsidR="003F4E36">
        <w:t>Macrozooplankton includes</w:t>
      </w:r>
      <w:r w:rsidRPr="00432F91">
        <w:t xml:space="preserve"> amphipods and mysids that are large components of fish diets (Feyrer et al. 2003, Slater and Baxter 2014). We </w:t>
      </w:r>
      <w:r w:rsidR="00D75FC7">
        <w:t>sampled</w:t>
      </w:r>
      <w:r w:rsidRPr="00432F91">
        <w:t xml:space="preserve"> macrozooplankton in the water column using a </w:t>
      </w:r>
      <w:r w:rsidR="00D75FC7">
        <w:t xml:space="preserve">50 </w:t>
      </w:r>
      <w:commentRangeStart w:id="26"/>
      <w:r w:rsidRPr="00432F91">
        <w:t>cm mouth</w:t>
      </w:r>
      <w:commentRangeEnd w:id="26"/>
      <w:r w:rsidR="00D75FC7">
        <w:rPr>
          <w:rStyle w:val="CommentReference"/>
        </w:rPr>
        <w:commentReference w:id="26"/>
      </w:r>
      <w:r w:rsidR="00D75FC7">
        <w:t xml:space="preserve"> diameter</w:t>
      </w:r>
      <w:r w:rsidRPr="00432F91">
        <w:t xml:space="preserve"> (0.500</w:t>
      </w:r>
      <w:r w:rsidR="00EE27DF">
        <w:t xml:space="preserve"> </w:t>
      </w:r>
      <w:r w:rsidRPr="00432F91">
        <w:t xml:space="preserve">mm mesh size) mysid </w:t>
      </w:r>
      <w:r w:rsidR="002B6D03">
        <w:t>net</w:t>
      </w:r>
      <w:r w:rsidRPr="00432F91">
        <w:t xml:space="preserve"> </w:t>
      </w:r>
      <w:r w:rsidR="002B6D03" w:rsidRPr="00432F91">
        <w:t>and sample</w:t>
      </w:r>
      <w:r w:rsidR="00D75FC7">
        <w:t>d</w:t>
      </w:r>
      <w:r w:rsidR="002B6D03" w:rsidRPr="00432F91">
        <w:t xml:space="preserve"> mesozooplankton with a 14.6</w:t>
      </w:r>
      <w:r w:rsidR="00D75FC7">
        <w:t xml:space="preserve"> </w:t>
      </w:r>
      <w:r w:rsidR="002B6D03" w:rsidRPr="00432F91">
        <w:t xml:space="preserve">cm diameter (0.150 mm mesh size) </w:t>
      </w:r>
      <w:r w:rsidR="003F4E36">
        <w:t xml:space="preserve">zooplankton </w:t>
      </w:r>
      <w:r w:rsidR="002B6D03" w:rsidRPr="00432F91">
        <w:t xml:space="preserve">net attached </w:t>
      </w:r>
      <w:r w:rsidR="003F4E36">
        <w:t xml:space="preserve">or held alongside </w:t>
      </w:r>
      <w:r w:rsidR="002B6D03" w:rsidRPr="00432F91">
        <w:t>(</w:t>
      </w:r>
      <w:r w:rsidR="0090423E">
        <w:fldChar w:fldCharType="begin"/>
      </w:r>
      <w:r w:rsidR="0090423E">
        <w:instrText xml:space="preserve"> REF _Ref12455053 \h </w:instrText>
      </w:r>
      <w:r w:rsidR="0090423E">
        <w:fldChar w:fldCharType="separate"/>
      </w:r>
      <w:r w:rsidR="0090423E">
        <w:t xml:space="preserve">Figure </w:t>
      </w:r>
      <w:r w:rsidR="0090423E">
        <w:rPr>
          <w:noProof/>
        </w:rPr>
        <w:t>4</w:t>
      </w:r>
      <w:r w:rsidR="0090423E">
        <w:fldChar w:fldCharType="end"/>
      </w:r>
      <w:r w:rsidR="0090423E">
        <w:t xml:space="preserve">, </w:t>
      </w:r>
      <w:r w:rsidR="002B6D03" w:rsidRPr="00432F91">
        <w:t xml:space="preserve">similar to EMP methods, </w:t>
      </w:r>
      <w:r w:rsidR="00EE27DF">
        <w:fldChar w:fldCharType="begin"/>
      </w:r>
      <w:r w:rsidR="0040392C">
        <w:instrText xml:space="preserve"> ADDIN EN.CITE &lt;EndNote&gt;&lt;Cite&gt;&lt;Author&gt;Hennessy&lt;/Author&gt;&lt;Year&gt;2009&lt;/Year&gt;&lt;RecNum&gt;1221&lt;/RecNum&gt;&lt;DisplayText&gt;(Hennessy 2009)&lt;/DisplayText&gt;&lt;record&gt;&lt;rec-number&gt;1221&lt;/rec-number&gt;&lt;foreign-keys&gt;&lt;key app="EN" db-id="std9wdt06dea0ber50cpepe0azprxd52vwpp" timestamp="1558711239"&gt;1221&lt;/key&gt;&lt;/foreign-keys&gt;&lt;ref-type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fldChar w:fldCharType="separate"/>
      </w:r>
      <w:r w:rsidR="00EE27DF">
        <w:rPr>
          <w:noProof/>
        </w:rPr>
        <w:t>(Hennessy 2009)</w:t>
      </w:r>
      <w:r w:rsidR="00EE27DF">
        <w:fldChar w:fldCharType="end"/>
      </w:r>
      <w:r w:rsidR="002B6D03" w:rsidRPr="00432F91">
        <w:t>).</w:t>
      </w:r>
      <w:r w:rsidR="00D75FC7">
        <w:t xml:space="preserve"> </w:t>
      </w:r>
      <w:r w:rsidR="002B6D03">
        <w:t>These nets w</w:t>
      </w:r>
      <w:r w:rsidR="00D75FC7">
        <w:t xml:space="preserve">ere held approximately 1 m to the site of the bout, 10 cm below the surface of the water and trawled at 1-2 mph </w:t>
      </w:r>
      <w:r w:rsidR="00D75FC7">
        <w:lastRenderedPageBreak/>
        <w:t xml:space="preserve">for five minutes. </w:t>
      </w:r>
      <w:r w:rsidRPr="00432F91">
        <w:t>A flowmeter mounted in the net measure</w:t>
      </w:r>
      <w:r w:rsidR="00D75FC7">
        <w:t>d</w:t>
      </w:r>
      <w:r w:rsidRPr="00432F91">
        <w:t xml:space="preserve"> sample volume, and </w:t>
      </w:r>
      <w:r w:rsidR="00D75FC7">
        <w:t>effort was</w:t>
      </w:r>
      <w:r w:rsidRPr="00432F91">
        <w:t xml:space="preserve"> standardize</w:t>
      </w:r>
      <w:r w:rsidR="00D75FC7">
        <w:t>d</w:t>
      </w:r>
      <w:r w:rsidRPr="00432F91">
        <w:t xml:space="preserve"> by catch per liter of water sampled. </w:t>
      </w:r>
    </w:p>
    <w:p w14:paraId="3568896A" w14:textId="14437779" w:rsidR="00FF27B7" w:rsidRPr="00432F91" w:rsidRDefault="00FF27B7" w:rsidP="00132847">
      <w:r w:rsidRPr="00432F91">
        <w:t>Where channels are less than 1.5</w:t>
      </w:r>
      <w:r w:rsidR="00132847">
        <w:t xml:space="preserve"> </w:t>
      </w:r>
      <w:r w:rsidRPr="00432F91">
        <w:t xml:space="preserve">m in width, and no open water is present, we </w:t>
      </w:r>
      <w:r w:rsidR="00D75FC7">
        <w:t>placed</w:t>
      </w:r>
      <w:r w:rsidRPr="00432F91">
        <w:t xml:space="preserve"> the net in the channel on an ebb </w:t>
      </w:r>
      <w:proofErr w:type="gramStart"/>
      <w:r w:rsidRPr="00432F91">
        <w:t>tide, and</w:t>
      </w:r>
      <w:proofErr w:type="gramEnd"/>
      <w:r w:rsidRPr="00432F91">
        <w:t xml:space="preserve"> allow the tidal current to flow through the net for five minutes instead of trawling the net. After retrieval, the net</w:t>
      </w:r>
      <w:r w:rsidR="00D75FC7">
        <w:t>s</w:t>
      </w:r>
      <w:r w:rsidRPr="00432F91">
        <w:t xml:space="preserve"> </w:t>
      </w:r>
      <w:proofErr w:type="gramStart"/>
      <w:r w:rsidR="00D75FC7">
        <w:t>were</w:t>
      </w:r>
      <w:proofErr w:type="gramEnd"/>
      <w:r w:rsidRPr="00432F91">
        <w:t xml:space="preserve"> be rinsed from the outside to wash down the sample into the cod end.  All content collected in a cod end </w:t>
      </w:r>
      <w:r w:rsidR="00D75FC7">
        <w:t>was</w:t>
      </w:r>
      <w:r w:rsidRPr="00432F91">
        <w:t xml:space="preserve"> preserved in 70% ethanol </w:t>
      </w:r>
      <w:r w:rsidR="00D75FC7">
        <w:t>for identification in the lab.</w:t>
      </w:r>
    </w:p>
    <w:p w14:paraId="46F5C9B0" w14:textId="77777777" w:rsidR="00132847" w:rsidRDefault="00D170F2" w:rsidP="00132847">
      <w:pPr>
        <w:pStyle w:val="Body"/>
        <w:keepNext/>
        <w:spacing w:after="0"/>
        <w:ind w:firstLine="360"/>
      </w:pPr>
      <w:r>
        <w:rPr>
          <w:bCs/>
          <w:i/>
          <w:iCs/>
          <w:noProof/>
        </w:rPr>
        <w:drawing>
          <wp:inline distT="0" distB="0" distL="0" distR="0" wp14:anchorId="2951541C" wp14:editId="254F2B5F">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4"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66C864C" w14:textId="2F0F6EEA" w:rsidR="00FF27B7" w:rsidRPr="0090423E" w:rsidRDefault="00132847" w:rsidP="00132847">
      <w:pPr>
        <w:pStyle w:val="Caption"/>
      </w:pPr>
      <w:bookmarkStart w:id="27" w:name="_Ref12455053"/>
      <w:r>
        <w:t xml:space="preserve">Figure </w:t>
      </w:r>
      <w:fldSimple w:instr=" SEQ Figure \* ARABIC ">
        <w:r w:rsidR="0013218D">
          <w:rPr>
            <w:noProof/>
          </w:rPr>
          <w:t>4</w:t>
        </w:r>
      </w:fldSimple>
      <w:bookmarkEnd w:id="27"/>
      <w:r>
        <w:t>.</w:t>
      </w:r>
      <w:r w:rsidRPr="00132847">
        <w:rPr>
          <w:rFonts w:ascii="Times New Roman" w:hAnsi="Times New Roman" w:cs="Times New Roman"/>
          <w:sz w:val="24"/>
          <w:szCs w:val="24"/>
        </w:rPr>
        <w:t xml:space="preserve"> </w:t>
      </w:r>
      <w:r w:rsidRPr="0090423E">
        <w:t>Set up of mysid and zooplankton nets.</w:t>
      </w:r>
    </w:p>
    <w:p w14:paraId="29131D8A" w14:textId="368D2DD7" w:rsidR="00FF27B7" w:rsidRDefault="00FF27B7" w:rsidP="00132847">
      <w:r w:rsidRPr="00432F91">
        <w:rPr>
          <w:b/>
        </w:rPr>
        <w:t>Neuston tow:</w:t>
      </w:r>
      <w:r w:rsidRPr="00432F91">
        <w:t xml:space="preserve"> The neuston net is a 45</w:t>
      </w:r>
      <w:r w:rsidR="00EE27DF">
        <w:t xml:space="preserve"> </w:t>
      </w:r>
      <w:r w:rsidRPr="00432F91">
        <w:t>cm x 30 cm rectangular net, 1</w:t>
      </w:r>
      <w:r w:rsidR="0090423E">
        <w:t xml:space="preserve"> </w:t>
      </w:r>
      <w:r w:rsidRPr="00432F91">
        <w:t>m long with 0.500</w:t>
      </w:r>
      <w:r w:rsidR="00EE27DF">
        <w:t xml:space="preserve"> </w:t>
      </w:r>
      <w:r w:rsidRPr="00432F91">
        <w:t xml:space="preserve">mm mesh towed half-way out of the water to sample invertebrates on the surface of </w:t>
      </w:r>
      <w:r w:rsidR="0090423E">
        <w:t>the water (</w:t>
      </w:r>
      <w:r w:rsidR="0090423E">
        <w:fldChar w:fldCharType="begin"/>
      </w:r>
      <w:r w:rsidR="0090423E">
        <w:instrText xml:space="preserve"> REF _Ref12455078 \h </w:instrText>
      </w:r>
      <w:r w:rsidR="0090423E">
        <w:fldChar w:fldCharType="separate"/>
      </w:r>
      <w:r w:rsidR="0090423E">
        <w:t xml:space="preserve">Figure </w:t>
      </w:r>
      <w:r w:rsidR="0090423E">
        <w:rPr>
          <w:noProof/>
        </w:rPr>
        <w:t>5</w:t>
      </w:r>
      <w:r w:rsidR="0090423E">
        <w:fldChar w:fldCharType="end"/>
      </w:r>
      <w:r w:rsidR="0090423E">
        <w:t>A, B</w:t>
      </w:r>
      <w:r w:rsidRPr="00432F91">
        <w:t xml:space="preserve">). </w:t>
      </w:r>
      <w:r w:rsidR="00EE27DF">
        <w:t>We towed</w:t>
      </w:r>
      <w:r w:rsidRPr="00432F91">
        <w:t xml:space="preserve"> the neuston net at the surface of the water from the side of the boat via a boat-hook. In </w:t>
      </w:r>
      <w:r w:rsidR="00EE27DF">
        <w:t>very shallow or narrow channels</w:t>
      </w:r>
      <w:r w:rsidRPr="00432F91">
        <w:t>, we</w:t>
      </w:r>
      <w:r w:rsidR="00EE27DF">
        <w:t xml:space="preserve"> pulled</w:t>
      </w:r>
      <w:r w:rsidRPr="00432F91">
        <w:t xml:space="preserve"> the net along the edge of emergent vegetation by hand (</w:t>
      </w:r>
      <w:r w:rsidR="0090423E">
        <w:fldChar w:fldCharType="begin"/>
      </w:r>
      <w:r w:rsidR="0090423E">
        <w:instrText xml:space="preserve"> REF _Ref12455078 \h </w:instrText>
      </w:r>
      <w:r w:rsidR="0090423E">
        <w:fldChar w:fldCharType="separate"/>
      </w:r>
      <w:r w:rsidR="0090423E">
        <w:t xml:space="preserve">Figure </w:t>
      </w:r>
      <w:r w:rsidR="0090423E">
        <w:rPr>
          <w:noProof/>
        </w:rPr>
        <w:t>5</w:t>
      </w:r>
      <w:r w:rsidR="0090423E">
        <w:fldChar w:fldCharType="end"/>
      </w:r>
      <w:r w:rsidRPr="00432F91">
        <w:t xml:space="preserve">C; as in </w:t>
      </w:r>
      <w:r w:rsidR="00EE27DF">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fldChar w:fldCharType="separate"/>
      </w:r>
      <w:r w:rsidR="006A0C1B">
        <w:rPr>
          <w:noProof/>
        </w:rPr>
        <w:t>(Howe et al. 2014)</w:t>
      </w:r>
      <w:r w:rsidR="00EE27DF">
        <w:fldChar w:fldCharType="end"/>
      </w:r>
      <w:r w:rsidRPr="00432F91">
        <w:t>).  We standardize</w:t>
      </w:r>
      <w:r w:rsidR="00EE27DF">
        <w:t>d</w:t>
      </w:r>
      <w:r w:rsidRPr="00432F91">
        <w:t xml:space="preserve"> effort by the distance of the tow calculated by GPS track multiplied by </w:t>
      </w:r>
      <w:r w:rsidR="00EE27DF">
        <w:t>half the mouth area of the</w:t>
      </w:r>
      <w:r w:rsidRPr="00432F91">
        <w:t xml:space="preserve"> net to calculate </w:t>
      </w:r>
      <w:r w:rsidR="00EE27DF">
        <w:t>volume</w:t>
      </w:r>
      <w:r w:rsidRPr="00432F91">
        <w:t xml:space="preserve"> of water sampled. After retrieval, all content collected in a cod end </w:t>
      </w:r>
      <w:r w:rsidR="00EE27DF">
        <w:t>was</w:t>
      </w:r>
      <w:r w:rsidRPr="00432F91">
        <w:t xml:space="preserve"> preserved in 70% ethanol for later ID. </w:t>
      </w:r>
    </w:p>
    <w:p w14:paraId="7A41B2CC" w14:textId="0BBC1248" w:rsidR="00360460" w:rsidRDefault="00D0513C" w:rsidP="00132847">
      <w:r w:rsidRPr="00D0513C">
        <w:rPr>
          <w:b/>
        </w:rPr>
        <w:t>Phytoplankton:</w:t>
      </w:r>
      <w:r>
        <w:t xml:space="preserve"> At each zooplankton trawl site, a single, 150 mL sample of water </w:t>
      </w:r>
      <w:r w:rsidR="00EE27DF">
        <w:t>was</w:t>
      </w:r>
      <w:r>
        <w:t xml:space="preserve"> from the surface and preserved with </w:t>
      </w:r>
      <w:proofErr w:type="spellStart"/>
      <w:r w:rsidR="00360460">
        <w:t>Lugol’s</w:t>
      </w:r>
      <w:proofErr w:type="spellEnd"/>
      <w:r w:rsidR="00360460">
        <w:t xml:space="preserve"> iodine</w:t>
      </w:r>
      <w:r w:rsidR="00EE27DF">
        <w:t xml:space="preserve"> solution</w:t>
      </w:r>
      <w:r>
        <w:t xml:space="preserve"> for identification of phytoplankton community composition. </w:t>
      </w:r>
    </w:p>
    <w:p w14:paraId="0A2BB63A" w14:textId="4C1F002D" w:rsidR="00463B5C" w:rsidRDefault="00463B5C" w:rsidP="00132847">
      <w:pPr>
        <w:pStyle w:val="Heading4"/>
      </w:pPr>
      <w:r>
        <w:t>Phytoplankton spatial variability</w:t>
      </w:r>
    </w:p>
    <w:p w14:paraId="433249F3" w14:textId="33DC5ACF" w:rsidR="00360460" w:rsidRPr="00E91A1A" w:rsidRDefault="00360460" w:rsidP="00132847">
      <w:r>
        <w:t>To better differentiate between the sources of phytoplankton in the water column, intensively sample</w:t>
      </w:r>
      <w:r w:rsidR="009655E0">
        <w:t>d</w:t>
      </w:r>
      <w:r>
        <w:t xml:space="preserve"> a wider variety of habitats at one site (Liberty Island). At Liberty</w:t>
      </w:r>
      <w:r w:rsidR="0090423E">
        <w:t xml:space="preserve"> Island</w:t>
      </w:r>
      <w:r>
        <w:t xml:space="preserve">, </w:t>
      </w:r>
      <w:r w:rsidR="009655E0">
        <w:t>we collected</w:t>
      </w:r>
      <w:r>
        <w:t xml:space="preserve"> phytoplankton from four microhabitats within the wetland:</w:t>
      </w:r>
    </w:p>
    <w:p w14:paraId="7B4BD913" w14:textId="763870CA" w:rsidR="00360460" w:rsidRDefault="009655E0" w:rsidP="001164F9">
      <w:pPr>
        <w:pStyle w:val="ListParagraph"/>
        <w:numPr>
          <w:ilvl w:val="0"/>
          <w:numId w:val="12"/>
        </w:numPr>
      </w:pPr>
      <w:r>
        <w:t>4</w:t>
      </w:r>
      <w:r w:rsidR="00360460">
        <w:t xml:space="preserve"> Submerged vegetation samples – algae </w:t>
      </w:r>
      <w:proofErr w:type="gramStart"/>
      <w:r>
        <w:t>was</w:t>
      </w:r>
      <w:proofErr w:type="gramEnd"/>
      <w:r w:rsidR="0090423E">
        <w:t xml:space="preserve"> scraped from a 10 </w:t>
      </w:r>
      <w:r w:rsidR="00360460">
        <w:t xml:space="preserve">cm section of </w:t>
      </w:r>
      <w:r w:rsidR="00360460" w:rsidRPr="00245C7B">
        <w:rPr>
          <w:i/>
        </w:rPr>
        <w:t xml:space="preserve">Egeria densa, </w:t>
      </w:r>
      <w:proofErr w:type="spellStart"/>
      <w:r w:rsidR="00245C7B" w:rsidRPr="00245C7B">
        <w:rPr>
          <w:i/>
        </w:rPr>
        <w:t>Ceratophyllum</w:t>
      </w:r>
      <w:proofErr w:type="spellEnd"/>
      <w:r w:rsidRPr="00245C7B">
        <w:rPr>
          <w:i/>
        </w:rPr>
        <w:t xml:space="preserve"> </w:t>
      </w:r>
      <w:proofErr w:type="spellStart"/>
      <w:r w:rsidRPr="00245C7B">
        <w:rPr>
          <w:i/>
        </w:rPr>
        <w:t>demersum</w:t>
      </w:r>
      <w:proofErr w:type="spellEnd"/>
      <w:r>
        <w:t xml:space="preserve">, or </w:t>
      </w:r>
      <w:proofErr w:type="spellStart"/>
      <w:r w:rsidRPr="00245C7B">
        <w:rPr>
          <w:i/>
        </w:rPr>
        <w:t>Potamogeton</w:t>
      </w:r>
      <w:proofErr w:type="spellEnd"/>
      <w:r w:rsidRPr="00245C7B">
        <w:rPr>
          <w:i/>
        </w:rPr>
        <w:t xml:space="preserve"> </w:t>
      </w:r>
      <w:proofErr w:type="spellStart"/>
      <w:r w:rsidRPr="00245C7B">
        <w:rPr>
          <w:i/>
        </w:rPr>
        <w:t>crispus</w:t>
      </w:r>
      <w:proofErr w:type="spellEnd"/>
      <w:r>
        <w:t xml:space="preserve">. </w:t>
      </w:r>
    </w:p>
    <w:p w14:paraId="27D39A07" w14:textId="0ABF27E6" w:rsidR="00360460" w:rsidRDefault="009655E0" w:rsidP="001164F9">
      <w:pPr>
        <w:pStyle w:val="ListParagraph"/>
        <w:numPr>
          <w:ilvl w:val="0"/>
          <w:numId w:val="12"/>
        </w:numPr>
      </w:pPr>
      <w:r>
        <w:t>4</w:t>
      </w:r>
      <w:r w:rsidR="00360460">
        <w:t xml:space="preserve"> emergent vegetation samples – algae </w:t>
      </w:r>
      <w:proofErr w:type="gramStart"/>
      <w:r>
        <w:t>was</w:t>
      </w:r>
      <w:proofErr w:type="gramEnd"/>
      <w:r w:rsidR="0090423E">
        <w:t xml:space="preserve"> scraped from a 10 </w:t>
      </w:r>
      <w:r w:rsidR="00360460">
        <w:t xml:space="preserve">cm section of </w:t>
      </w:r>
      <w:r w:rsidR="00360460" w:rsidRPr="00132847">
        <w:rPr>
          <w:i/>
        </w:rPr>
        <w:t xml:space="preserve">Schoenoplectus </w:t>
      </w:r>
      <w:r>
        <w:t>spp.</w:t>
      </w:r>
    </w:p>
    <w:p w14:paraId="7BC8B636" w14:textId="1A01C38A" w:rsidR="00360460" w:rsidRDefault="009655E0" w:rsidP="001164F9">
      <w:pPr>
        <w:pStyle w:val="ListParagraph"/>
        <w:numPr>
          <w:ilvl w:val="0"/>
          <w:numId w:val="12"/>
        </w:numPr>
      </w:pPr>
      <w:r>
        <w:lastRenderedPageBreak/>
        <w:t>3</w:t>
      </w:r>
      <w:r w:rsidR="00360460">
        <w:t xml:space="preserve"> Benthic samples (</w:t>
      </w:r>
      <w:proofErr w:type="spellStart"/>
      <w:r w:rsidR="00360460">
        <w:t>Epipelic</w:t>
      </w:r>
      <w:proofErr w:type="spellEnd"/>
      <w:r w:rsidR="00360460">
        <w:t xml:space="preserve">) – algae </w:t>
      </w:r>
      <w:r>
        <w:t>were rinsed</w:t>
      </w:r>
      <w:r w:rsidR="00360460">
        <w:t xml:space="preserve"> from the mu</w:t>
      </w:r>
      <w:r>
        <w:t>d</w:t>
      </w:r>
      <w:r w:rsidR="0090423E">
        <w:t xml:space="preserve"> collected by a</w:t>
      </w:r>
      <w:r w:rsidR="00360460">
        <w:t xml:space="preserve"> petite ponar grab</w:t>
      </w:r>
    </w:p>
    <w:p w14:paraId="5E03343F" w14:textId="0A90B0D0" w:rsidR="00360460" w:rsidRPr="00E91A1A" w:rsidRDefault="00360460" w:rsidP="001164F9">
      <w:pPr>
        <w:pStyle w:val="ListParagraph"/>
        <w:numPr>
          <w:ilvl w:val="0"/>
          <w:numId w:val="12"/>
        </w:numPr>
      </w:pPr>
      <w:r>
        <w:t xml:space="preserve">6 Pelagic – phytoplankton collected </w:t>
      </w:r>
      <w:r w:rsidR="009655E0">
        <w:t>from surface water after zooplankton trawl</w:t>
      </w:r>
    </w:p>
    <w:p w14:paraId="3BF82DD4" w14:textId="4283C610" w:rsidR="00360460" w:rsidRDefault="00360460" w:rsidP="00132847">
      <w:r w:rsidRPr="009112D2">
        <w:t>To answer question 3, we will conduct increased sampling at one site (Decke</w:t>
      </w:r>
      <w:r>
        <w:t>r Island) throughout the spring, approximately every two months (January, March, May, June, August).</w:t>
      </w:r>
      <w:r w:rsidRPr="009112D2">
        <w:t xml:space="preserve"> </w:t>
      </w:r>
    </w:p>
    <w:p w14:paraId="3B02E8CB" w14:textId="5E8F8B18" w:rsidR="00360460" w:rsidRDefault="00360460" w:rsidP="00132847">
      <w:r>
        <w:t xml:space="preserve">Cell </w:t>
      </w:r>
      <w:proofErr w:type="gramStart"/>
      <w:r>
        <w:t>counts</w:t>
      </w:r>
      <w:proofErr w:type="gramEnd"/>
      <w:r>
        <w:t xml:space="preserve"> and community composition </w:t>
      </w:r>
      <w:r w:rsidR="009655E0">
        <w:t>were</w:t>
      </w:r>
      <w:r>
        <w:t xml:space="preserve"> processed by </w:t>
      </w:r>
      <w:proofErr w:type="spellStart"/>
      <w:r>
        <w:t>EcoAnalysts</w:t>
      </w:r>
      <w:proofErr w:type="spellEnd"/>
      <w:r w:rsidR="0090423E">
        <w:t>, Inc (Moscow, ID)</w:t>
      </w:r>
      <w:r>
        <w:t>.</w:t>
      </w:r>
    </w:p>
    <w:p w14:paraId="6A9FD7BF" w14:textId="7530881E" w:rsidR="00D0513C" w:rsidRPr="00432F91" w:rsidRDefault="00D0513C" w:rsidP="00FF27B7">
      <w:pPr>
        <w:pStyle w:val="Body"/>
        <w:rPr>
          <w:rFonts w:ascii="Times New Roman" w:hAnsi="Times New Roman" w:cs="Times New Roman"/>
          <w:sz w:val="24"/>
          <w:szCs w:val="24"/>
        </w:rPr>
      </w:pPr>
    </w:p>
    <w:p w14:paraId="1AA0B37B" w14:textId="77777777" w:rsidR="002D47EB" w:rsidRDefault="002D47EB" w:rsidP="002D47EB">
      <w:pPr>
        <w:pStyle w:val="Body"/>
        <w:keepNext/>
      </w:pPr>
      <w:r>
        <w:rPr>
          <w:rFonts w:asciiTheme="minorHAnsi" w:eastAsiaTheme="minorEastAsia" w:hAnsiTheme="minorHAnsi" w:cstheme="minorBidi"/>
          <w:noProof/>
          <w:color w:val="auto"/>
        </w:rPr>
        <mc:AlternateContent>
          <mc:Choice Requires="wpg">
            <w:drawing>
              <wp:inline distT="0" distB="0" distL="0" distR="0" wp14:anchorId="5CDF0B67" wp14:editId="2DE89D1A">
                <wp:extent cx="5422900" cy="5015230"/>
                <wp:effectExtent l="133350" t="114300" r="139700" b="166370"/>
                <wp:docPr id="10" name="Group 10"/>
                <wp:cNvGraphicFramePr/>
                <a:graphic xmlns:a="http://schemas.openxmlformats.org/drawingml/2006/main">
                  <a:graphicData uri="http://schemas.microsoft.com/office/word/2010/wordprocessingGroup">
                    <wpg:wgp>
                      <wpg:cNvGrpSpPr/>
                      <wpg:grpSpPr>
                        <a:xfrm>
                          <a:off x="0" y="0"/>
                          <a:ext cx="5422900" cy="5015230"/>
                          <a:chOff x="0" y="0"/>
                          <a:chExt cx="5422900" cy="5015230"/>
                        </a:xfrm>
                      </wpg:grpSpPr>
                      <pic:pic xmlns:pic="http://schemas.openxmlformats.org/drawingml/2006/picture">
                        <pic:nvPicPr>
                          <pic:cNvPr id="2956" name="Picture 2956"/>
                          <pic:cNvPicPr>
                            <a:picLocks noChangeAspect="1"/>
                          </pic:cNvPicPr>
                        </pic:nvPicPr>
                        <pic:blipFill rotWithShape="1">
                          <a:blip r:embed="rId25">
                            <a:extLst>
                              <a:ext uri="{28A0092B-C50C-407E-A947-70E740481C1C}">
                                <a14:useLocalDpi xmlns:a14="http://schemas.microsoft.com/office/drawing/2010/main" val="0"/>
                              </a:ext>
                            </a:extLst>
                          </a:blip>
                          <a:srcRect t="11966" r="43383" b="21368"/>
                          <a:stretch/>
                        </pic:blipFill>
                        <pic:spPr bwMode="auto">
                          <a:xfrm>
                            <a:off x="0" y="2491740"/>
                            <a:ext cx="2857500" cy="2523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955" name="Picture 2955"/>
                          <pic:cNvPicPr>
                            <a:picLocks noChangeAspect="1"/>
                          </pic:cNvPicPr>
                        </pic:nvPicPr>
                        <pic:blipFill rotWithShape="1">
                          <a:blip r:embed="rId26">
                            <a:extLst>
                              <a:ext uri="{28A0092B-C50C-407E-A947-70E740481C1C}">
                                <a14:useLocalDpi xmlns:a14="http://schemas.microsoft.com/office/drawing/2010/main" val="0"/>
                              </a:ext>
                            </a:extLst>
                          </a:blip>
                          <a:srcRect l="11325" t="26211" r="1068" b="26211"/>
                          <a:stretch/>
                        </pic:blipFill>
                        <pic:spPr bwMode="auto">
                          <a:xfrm>
                            <a:off x="0" y="0"/>
                            <a:ext cx="5393690" cy="219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7">
                            <a:extLst>
                              <a:ext uri="{28A0092B-C50C-407E-A947-70E740481C1C}">
                                <a14:useLocalDpi xmlns:a14="http://schemas.microsoft.com/office/drawing/2010/main" val="0"/>
                              </a:ext>
                            </a:extLst>
                          </a:blip>
                          <a:srcRect l="53157" t="11396" b="16809"/>
                          <a:stretch/>
                        </pic:blipFill>
                        <pic:spPr bwMode="auto">
                          <a:xfrm>
                            <a:off x="3238500" y="2461260"/>
                            <a:ext cx="2184400" cy="25107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inline>
            </w:drawing>
          </mc:Choice>
          <mc:Fallback>
            <w:pict>
              <v:group w14:anchorId="00E25E8B" id="Group 10" o:spid="_x0000_s1026" style="width:427pt;height:394.9pt;mso-position-horizontal-relative:char;mso-position-vertical-relative:line" coordsize="54229,501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">
                <v:shape id="Picture 2956" o:spid="_x0000_s1027" type="#_x0000_t75" style="position:absolute;top:24917;width:28575;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" filled="t" fillcolor="#ededed" stroked="t" strokecolor="white" strokeweight="7pt">
                  <v:stroke endcap="square"/>
                  <v:imagedata r:id="rId28" o:title="" croptop="7842f" cropbottom="14004f" cropright="28431f"/>
                  <v:shadow on="t" color="black" opacity="26214f" origin="-.5,-.5" offset="0,.5mm"/>
                  <v:path arrowok="t"/>
                </v:shape>
                <v:shape id="Picture 2955" o:spid="_x0000_s1028" type="#_x0000_t75" style="position:absolute;width:53936;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" filled="t" fillcolor="#ededed" stroked="t" strokecolor="white" strokeweight="7pt">
                  <v:stroke endcap="square"/>
                  <v:imagedata r:id="rId29" o:title="" croptop="17178f" cropbottom="17178f" cropleft="7422f" cropright="700f"/>
                  <v:shadow on="t" color="black" opacity="26214f" origin="-.5,-.5" offset="0,.5mm"/>
                  <v:path arrowok="t"/>
                </v:shape>
                <v:shape id="Picture 25" o:spid="_x0000_s1029" type="#_x0000_t75" style="position:absolute;left:32385;top:24612;width:21844;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" filled="t" fillcolor="#ededed" stroked="t" strokecolor="white" strokeweight="7pt">
                  <v:stroke endcap="square"/>
                  <v:imagedata r:id="rId30" o:title="" croptop="7468f" cropbottom="11016f" cropleft="34837f"/>
                  <v:shadow on="t" color="black" opacity="26214f" origin="-.5,-.5" offset="0,.5mm"/>
                  <v:path arrowok="t"/>
                </v:shape>
                <w10:anchorlock/>
              </v:group>
            </w:pict>
          </mc:Fallback>
        </mc:AlternateContent>
      </w:r>
    </w:p>
    <w:p w14:paraId="221230CE" w14:textId="301F7CAB" w:rsidR="002D47EB" w:rsidRDefault="002D47EB" w:rsidP="002D47EB">
      <w:pPr>
        <w:pStyle w:val="Caption"/>
      </w:pPr>
      <w:bookmarkStart w:id="28" w:name="_Ref12455078"/>
      <w:r>
        <w:t xml:space="preserve">Figure </w:t>
      </w:r>
      <w:fldSimple w:instr=" SEQ Figure \* ARABIC ">
        <w:r w:rsidR="0013218D">
          <w:rPr>
            <w:noProof/>
          </w:rPr>
          <w:t>5</w:t>
        </w:r>
      </w:fldSimple>
      <w:bookmarkEnd w:id="28"/>
      <w:r>
        <w:t>.</w:t>
      </w:r>
      <w:r w:rsidRPr="002D47EB">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9" w:name="_Toc433352580"/>
      <w:bookmarkStart w:id="30" w:name="_Toc536509178"/>
      <w:r w:rsidRPr="00BE2116">
        <w:t>Laboratory Methods</w:t>
      </w:r>
      <w:bookmarkEnd w:id="29"/>
      <w:bookmarkEnd w:id="30"/>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5D9BA170" w:rsidR="00FF27B7" w:rsidRPr="00BE2116" w:rsidRDefault="00FF27B7" w:rsidP="00FF27B7">
      <w:pPr>
        <w:pStyle w:val="Body"/>
        <w:rPr>
          <w:rFonts w:ascii="Times New Roman" w:hAnsi="Times New Roman" w:cs="Times New Roman"/>
          <w:sz w:val="24"/>
          <w:szCs w:val="24"/>
        </w:rPr>
      </w:pPr>
      <w:r w:rsidRPr="006F19A7">
        <w:rPr>
          <w:b/>
        </w:rPr>
        <w:t>Taxonomic effort</w:t>
      </w:r>
      <w:r w:rsidRPr="006F19A7">
        <w:t xml:space="preserve">: Invertebrates </w:t>
      </w:r>
      <w:r w:rsidR="006F19A7">
        <w:t>were</w:t>
      </w:r>
      <w:r w:rsidRPr="006F19A7">
        <w:t xml:space="preserve"> sorted </w:t>
      </w:r>
      <w:r w:rsidR="00BE3E52">
        <w:t xml:space="preserve">and identified </w:t>
      </w:r>
      <w:r w:rsidRPr="006F19A7">
        <w:t>to taxonomic level according to their importance in fish diets (see</w:t>
      </w:r>
      <w:r w:rsidR="0090423E">
        <w:t xml:space="preserve"> </w:t>
      </w:r>
      <w:r w:rsidR="0090423E">
        <w:fldChar w:fldCharType="begin"/>
      </w:r>
      <w:r w:rsidR="0090423E">
        <w:instrText xml:space="preserve"> REF _Ref7616826 \h </w:instrText>
      </w:r>
      <w:r w:rsidR="0090423E">
        <w:fldChar w:fldCharType="separate"/>
      </w:r>
      <w:r w:rsidR="0090423E">
        <w:t xml:space="preserve">Table </w:t>
      </w:r>
      <w:r w:rsidR="0090423E">
        <w:rPr>
          <w:noProof/>
        </w:rPr>
        <w:t>3</w:t>
      </w:r>
      <w:r w:rsidR="0090423E">
        <w:fldChar w:fldCharType="end"/>
      </w:r>
      <w:r w:rsidRPr="006F19A7">
        <w:t xml:space="preserve">). Mysids, isopods and amphipods </w:t>
      </w:r>
      <w:r w:rsidR="00BE3E52">
        <w:t>were</w:t>
      </w:r>
      <w:r w:rsidRPr="006F19A7">
        <w:t xml:space="preserve"> </w:t>
      </w:r>
      <w:r w:rsidR="00BE3E52">
        <w:t xml:space="preserve">identified </w:t>
      </w:r>
      <w:r w:rsidRPr="006F19A7">
        <w:t>to Genus</w:t>
      </w:r>
      <w:r w:rsidR="00BE3E52">
        <w:t xml:space="preserve"> or </w:t>
      </w:r>
      <w:r w:rsidR="00BE3E52">
        <w:lastRenderedPageBreak/>
        <w:t>Species</w:t>
      </w:r>
      <w:r w:rsidRPr="006F19A7">
        <w:t xml:space="preserve">; insects </w:t>
      </w:r>
      <w:r w:rsidR="00BE3E52">
        <w:t>were</w:t>
      </w:r>
      <w:r w:rsidRPr="006F19A7">
        <w:t xml:space="preserve"> </w:t>
      </w:r>
      <w:r w:rsidR="00BE3E52">
        <w:t>identified</w:t>
      </w:r>
      <w:r w:rsidRPr="006F19A7">
        <w:t xml:space="preserve"> to Family. </w:t>
      </w:r>
      <w:r w:rsidR="003F4E36" w:rsidRPr="006F19A7">
        <w:t>The first twelve individuals of each taxonomic group per sample will be measured to the nearest 0.1mm using an ocular micrometer.</w:t>
      </w:r>
      <w:r w:rsidRPr="006F19A7">
        <w:t xml:space="preserve"> </w:t>
      </w:r>
      <w:r w:rsidR="00BE3E52" w:rsidRPr="00BE3E52">
        <w:t xml:space="preserve">Therefore, all bivalves were identified to genus and measured along the longest axis to the nearest mm. </w:t>
      </w:r>
    </w:p>
    <w:p w14:paraId="0C4F740F" w14:textId="77777777" w:rsidR="00FF27B7" w:rsidRPr="00E170EA" w:rsidRDefault="00FF27B7" w:rsidP="00463B5C">
      <w:pPr>
        <w:pStyle w:val="Heading4"/>
      </w:pPr>
      <w:r w:rsidRPr="00E170EA">
        <w:t>Macroinvertebrates</w:t>
      </w:r>
    </w:p>
    <w:p w14:paraId="265B57B9" w14:textId="0C3C005D" w:rsidR="00BE3E52" w:rsidRPr="00BE2116" w:rsidRDefault="00FF27B7" w:rsidP="00BE3E52">
      <w:r w:rsidRPr="00BE2116">
        <w:t xml:space="preserve">All </w:t>
      </w:r>
      <w:r w:rsidR="00BE3E52">
        <w:t xml:space="preserve">trawls and </w:t>
      </w:r>
      <w:proofErr w:type="spellStart"/>
      <w:r w:rsidR="00BE3E52">
        <w:t>sweepnet</w:t>
      </w:r>
      <w:proofErr w:type="spellEnd"/>
      <w:r w:rsidR="00BE3E52">
        <w:t xml:space="preserve"> </w:t>
      </w:r>
      <w:r w:rsidRPr="00BE2116">
        <w:t xml:space="preserve">samples </w:t>
      </w:r>
      <w:r w:rsidR="00BE3E52">
        <w:t>were</w:t>
      </w:r>
      <w:r w:rsidRPr="00BE2116">
        <w:t xml:space="preserve"> sorted to extract </w:t>
      </w:r>
      <w:r w:rsidR="00BE3E52">
        <w:t>macro</w:t>
      </w:r>
      <w:r w:rsidRPr="00BE2116">
        <w:t>invertebrates</w:t>
      </w:r>
      <w:r w:rsidR="00BE3E52">
        <w:t xml:space="preserve"> (&gt; </w:t>
      </w:r>
      <w:r w:rsidR="0090423E">
        <w:t>0.500 mm</w:t>
      </w:r>
      <w:r w:rsidR="00BE3E52">
        <w:t>)</w:t>
      </w:r>
      <w:r w:rsidRPr="00BE2116">
        <w:t xml:space="preserve"> from plant material and detritus</w:t>
      </w:r>
      <w:r w:rsidR="00BE3E52">
        <w:t>.</w:t>
      </w:r>
      <w:r w:rsidRPr="00BE2116">
        <w:t xml:space="preserve"> </w:t>
      </w:r>
      <w:r w:rsidR="00BE3E52" w:rsidRPr="006F19A7">
        <w:t xml:space="preserve">Benthic infauna (most importantly invasive bivalve grazers </w:t>
      </w:r>
      <w:r w:rsidR="00BE3E52" w:rsidRPr="00BE3E52">
        <w:rPr>
          <w:i/>
        </w:rPr>
        <w:t xml:space="preserve">Corbicula </w:t>
      </w:r>
      <w:r w:rsidR="00BE3E52" w:rsidRPr="006F19A7">
        <w:t xml:space="preserve">and </w:t>
      </w:r>
      <w:r w:rsidR="00BE3E52" w:rsidRPr="00BE3E52">
        <w:rPr>
          <w:i/>
        </w:rPr>
        <w:t>Potamocorbula</w:t>
      </w:r>
      <w:r w:rsidR="00BE3E52" w:rsidRPr="006F19A7">
        <w:t xml:space="preserve">), are not commonly found in salmon or smelt diets; however, the influence of invasive bivalves on the food web makes them important to predicting availability of production to the pelagic food web </w:t>
      </w:r>
      <w:r w:rsidR="00245C7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 </w:instrText>
      </w:r>
      <w:r w:rsidR="006A0C1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EN.CITE.DATA </w:instrText>
      </w:r>
      <w:r w:rsidR="006A0C1B">
        <w:fldChar w:fldCharType="end"/>
      </w:r>
      <w:r w:rsidR="00245C7B">
        <w:fldChar w:fldCharType="separate"/>
      </w:r>
      <w:r w:rsidR="006A0C1B">
        <w:rPr>
          <w:noProof/>
        </w:rPr>
        <w:t>(Kimmerer and Lougee 2015; Lucas and Thompson 2012)</w:t>
      </w:r>
      <w:r w:rsidR="00245C7B">
        <w:fldChar w:fldCharType="end"/>
      </w:r>
      <w:r w:rsidR="00BE3E52" w:rsidRPr="00BE3E52">
        <w:t>.</w:t>
      </w:r>
      <w:r w:rsidR="00BE3E52">
        <w:t xml:space="preserve"> Therefore, all bivalves were extracted from benthic samples and enumerated. All other benthic infauna </w:t>
      </w:r>
      <w:proofErr w:type="gramStart"/>
      <w:r w:rsidR="00BE3E52">
        <w:t>were</w:t>
      </w:r>
      <w:proofErr w:type="gramEnd"/>
      <w:r w:rsidR="00BE3E52">
        <w:t xml:space="preserve"> marked as “Present” but not counted. </w:t>
      </w:r>
      <w:r w:rsidR="00BE3E52" w:rsidRPr="006F19A7">
        <w:t xml:space="preserve">Zooplankton caught incidentally in macroinvertebrate samples </w:t>
      </w:r>
      <w:r w:rsidR="00BE3E52">
        <w:t>were marked as “present” but not counted.</w:t>
      </w:r>
    </w:p>
    <w:p w14:paraId="5F240C82" w14:textId="2BC471E3" w:rsidR="00FF27B7" w:rsidRDefault="00BE3E52" w:rsidP="00BE3E52">
      <w:r>
        <w:t>I</w:t>
      </w:r>
      <w:r w:rsidR="00FF27B7" w:rsidRPr="00BE2116">
        <w:t>nvertebrates</w:t>
      </w:r>
      <w:r w:rsidR="00D170F2">
        <w:t xml:space="preserve"> were</w:t>
      </w:r>
      <w:r w:rsidR="00FF27B7" w:rsidRPr="00BE2116">
        <w:t xml:space="preserve"> identified by a Senior Laboratory Assistant (SLA) or Scientific Aide. A subset of samples </w:t>
      </w:r>
      <w:r w:rsidR="00D170F2">
        <w:t xml:space="preserve">had </w:t>
      </w:r>
      <w:r w:rsidR="00FF27B7" w:rsidRPr="00BE2116">
        <w:t xml:space="preserve">identifications checked by an Environmental Scientist for quality assurance. Another subset of samples </w:t>
      </w:r>
      <w:proofErr w:type="gramStart"/>
      <w:r w:rsidR="00D170F2">
        <w:t>were</w:t>
      </w:r>
      <w:proofErr w:type="gramEnd"/>
      <w:r w:rsidR="00FF27B7" w:rsidRPr="00BE2116">
        <w:t xml:space="preserve"> checked by an outside lab (</w:t>
      </w:r>
      <w:proofErr w:type="spellStart"/>
      <w:r w:rsidR="00D170F2">
        <w:t>EcoAnalysts</w:t>
      </w:r>
      <w:proofErr w:type="spellEnd"/>
      <w:r w:rsidR="00D170F2">
        <w:t>, Inc.</w:t>
      </w:r>
      <w:r w:rsidR="00FF27B7" w:rsidRPr="00BE2116">
        <w:t>), for external quality assurance.</w:t>
      </w:r>
    </w:p>
    <w:p w14:paraId="0500C5C0" w14:textId="46674C52" w:rsidR="00FF27B7" w:rsidRPr="00BE2116" w:rsidRDefault="00FF27B7" w:rsidP="00BE3E52">
      <w:r w:rsidRPr="00BE2116">
        <w:rPr>
          <w:b/>
        </w:rPr>
        <w:t>Subsampling:</w:t>
      </w:r>
      <w:r w:rsidRPr="00BE2116">
        <w:t xml:space="preserve"> Approximately 400 invertebrates from each sample </w:t>
      </w:r>
      <w:r w:rsidR="00D170F2">
        <w:t>were</w:t>
      </w:r>
      <w:r w:rsidRPr="00BE2116">
        <w:t xml:space="preserve"> identified. If</w:t>
      </w:r>
      <w:r w:rsidR="0090423E">
        <w:t xml:space="preserve"> more than 400 invertebrates were</w:t>
      </w:r>
      <w:r w:rsidRPr="00BE2116">
        <w:t xml:space="preserve"> present in a sample, or more than four hours </w:t>
      </w:r>
      <w:proofErr w:type="gramStart"/>
      <w:r w:rsidR="0090423E">
        <w:t xml:space="preserve">were  </w:t>
      </w:r>
      <w:r w:rsidRPr="00BE2116">
        <w:t>required</w:t>
      </w:r>
      <w:proofErr w:type="gramEnd"/>
      <w:r w:rsidRPr="00BE2116">
        <w:t xml:space="preserve"> for processing, they </w:t>
      </w:r>
      <w:r w:rsidR="00D170F2">
        <w:t>were</w:t>
      </w:r>
      <w:r w:rsidRPr="00BE2116">
        <w:t xml:space="preserve"> quantitatively sub-sampled using a grid tray.  </w:t>
      </w:r>
    </w:p>
    <w:p w14:paraId="79F22188" w14:textId="03E7B511" w:rsidR="002D47EB" w:rsidRDefault="002D47EB" w:rsidP="002D47EB">
      <w:pPr>
        <w:pStyle w:val="Caption"/>
        <w:keepNext/>
      </w:pPr>
      <w:bookmarkStart w:id="31" w:name="_Ref7616826"/>
      <w:r>
        <w:t xml:space="preserve">Table </w:t>
      </w:r>
      <w:fldSimple w:instr=" SEQ Table \* ARABIC ">
        <w:r w:rsidR="00F4333E">
          <w:rPr>
            <w:noProof/>
          </w:rPr>
          <w:t>3</w:t>
        </w:r>
      </w:fldSimple>
      <w:bookmarkEnd w:id="31"/>
      <w:r w:rsidR="0090423E">
        <w:rPr>
          <w:noProof/>
        </w:rPr>
        <w:t>.</w:t>
      </w:r>
      <w:r w:rsidRPr="002D47EB">
        <w:rPr>
          <w:rFonts w:ascii="Times New Roman" w:hAnsi="Times New Roman" w:cs="Times New Roman"/>
          <w:sz w:val="24"/>
          <w:szCs w:val="24"/>
        </w:rPr>
        <w:t xml:space="preserve"> </w:t>
      </w:r>
      <w:r w:rsidRPr="0090423E">
        <w:t>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FA5153">
        <w:trPr>
          <w:trHeight w:val="480"/>
        </w:trPr>
        <w:tc>
          <w:tcPr>
            <w:tcW w:w="0" w:type="auto"/>
            <w:tcBorders>
              <w:top w:val="single" w:sz="8" w:space="0" w:color="000000"/>
              <w:left w:val="nil"/>
              <w:bottom w:val="single" w:sz="4" w:space="0" w:color="auto"/>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4" w:space="0" w:color="auto"/>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4" w:space="0" w:color="auto"/>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4" w:space="0" w:color="auto"/>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4" w:space="0" w:color="auto"/>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FA5153">
        <w:trPr>
          <w:trHeight w:val="330"/>
        </w:trPr>
        <w:tc>
          <w:tcPr>
            <w:tcW w:w="0" w:type="auto"/>
            <w:tcBorders>
              <w:top w:val="single" w:sz="4"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single" w:sz="4"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single" w:sz="4"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Chelicerata</w:t>
            </w:r>
            <w:proofErr w:type="spellEnd"/>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Maxillopoda: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Decapoda</w:t>
            </w:r>
            <w:proofErr w:type="spellEnd"/>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Mysidea</w:t>
            </w:r>
            <w:proofErr w:type="spellEnd"/>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Ostracoda</w:t>
            </w:r>
            <w:proofErr w:type="spellEnd"/>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Podocopida</w:t>
            </w:r>
            <w:proofErr w:type="spellEnd"/>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lastRenderedPageBreak/>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607692BE" w14:textId="46674035" w:rsidR="000C7824" w:rsidRDefault="000C7824" w:rsidP="00BE3E52">
      <w:r>
        <w:t xml:space="preserve">Most zooplankton samples were processed by CDFW staff at the Stockton laboratory, but 50 samples were processed by </w:t>
      </w:r>
      <w:proofErr w:type="spellStart"/>
      <w:r>
        <w:t>EcoAnalysts</w:t>
      </w:r>
      <w:proofErr w:type="spellEnd"/>
      <w:r>
        <w:t>, Inc. (Moscow, ID). Samples were processed in the same manner by both laboratories. First,</w:t>
      </w:r>
      <w:r w:rsidR="00FF27B7" w:rsidRPr="00E75E62">
        <w:t xml:space="preserve"> samples </w:t>
      </w:r>
      <w:r w:rsidR="00FC0F80">
        <w:t>were</w:t>
      </w:r>
      <w:r w:rsidR="00FF27B7" w:rsidRPr="00E75E62">
        <w:t xml:space="preserve"> filtered and washed in a 150 </w:t>
      </w:r>
      <w:r w:rsidR="00FF27B7" w:rsidRPr="00E75E62">
        <w:sym w:font="Symbol" w:char="F06D"/>
      </w:r>
      <w:r w:rsidR="00FF27B7" w:rsidRPr="00E75E62">
        <w:t xml:space="preserve">m mesh sieve. Filtered zooplankton </w:t>
      </w:r>
      <w:r w:rsidR="00FC0F80">
        <w:t>were</w:t>
      </w:r>
      <w:r w:rsidR="00FF27B7" w:rsidRPr="00E75E62">
        <w:t xml:space="preserve"> diluted to a set volume depending on the concentration of zooplankton and/or detritus. </w:t>
      </w:r>
      <w:r w:rsidR="00FC0F80">
        <w:t>One-</w:t>
      </w:r>
      <w:r w:rsidR="00FF27B7" w:rsidRPr="00E75E62">
        <w:t xml:space="preserve">mL subsamples </w:t>
      </w:r>
      <w:r>
        <w:t>were then</w:t>
      </w:r>
      <w:r w:rsidR="00FF27B7" w:rsidRPr="00E75E62">
        <w:t xml:space="preserve"> placed on a Sedgewick-Rafter cell glass slide. All organisms </w:t>
      </w:r>
      <w:r w:rsidR="00FC0F80">
        <w:t>were</w:t>
      </w:r>
      <w:r w:rsidR="00FF27B7" w:rsidRPr="00E75E62">
        <w:t xml:space="preserve"> identified to the taxonomic </w:t>
      </w:r>
      <w:r w:rsidR="0090423E">
        <w:t xml:space="preserve">resolution identified in </w:t>
      </w:r>
      <w:r w:rsidR="0090423E">
        <w:fldChar w:fldCharType="begin"/>
      </w:r>
      <w:r w:rsidR="0090423E">
        <w:instrText xml:space="preserve"> REF _Ref7616826 \h </w:instrText>
      </w:r>
      <w:r w:rsidR="0090423E">
        <w:fldChar w:fldCharType="separate"/>
      </w:r>
      <w:r w:rsidR="0090423E">
        <w:t xml:space="preserve">Table </w:t>
      </w:r>
      <w:r w:rsidR="0090423E">
        <w:rPr>
          <w:noProof/>
        </w:rPr>
        <w:t>3</w:t>
      </w:r>
      <w:r w:rsidR="0090423E">
        <w:fldChar w:fldCharType="end"/>
      </w:r>
      <w:r w:rsidR="00FF27B7" w:rsidRPr="00E75E62">
        <w:t xml:space="preserve">. At least 5 slides, but no more than 20 slides </w:t>
      </w:r>
      <w:r>
        <w:t>were</w:t>
      </w:r>
      <w:r w:rsidR="00FF27B7" w:rsidRPr="00E75E62">
        <w:t xml:space="preserve"> processed for each sample, targeting </w:t>
      </w:r>
      <w:r w:rsidR="00FC0F80">
        <w:t>at least 400 organisms</w:t>
      </w:r>
      <w:r w:rsidR="00FF27B7" w:rsidRPr="00E75E62">
        <w:t xml:space="preserve">. This subsample </w:t>
      </w:r>
      <w:r w:rsidR="00FC0F80">
        <w:t>was then</w:t>
      </w:r>
      <w:r w:rsidR="00FF27B7" w:rsidRPr="00E75E62">
        <w:t xml:space="preserve"> extrapolated to calculate the total number of organisms in the sample. A subset of samples </w:t>
      </w:r>
      <w:r w:rsidR="00FC0F80">
        <w:t>w</w:t>
      </w:r>
      <w:r w:rsidR="00245C7B">
        <w:t>as</w:t>
      </w:r>
      <w:r w:rsidR="00FF27B7" w:rsidRPr="00E75E62">
        <w:t xml:space="preserve"> checked by a second </w:t>
      </w:r>
      <w:r w:rsidR="00FC0F80">
        <w:t>taxonomist</w:t>
      </w:r>
      <w:r w:rsidR="00FF27B7" w:rsidRPr="00E75E62">
        <w:t xml:space="preserve"> for quality assurance.</w:t>
      </w:r>
    </w:p>
    <w:p w14:paraId="5DE2EE6C" w14:textId="6F695F59" w:rsidR="00463B5C" w:rsidRDefault="00463B5C" w:rsidP="00463B5C">
      <w:pPr>
        <w:pStyle w:val="Heading4"/>
      </w:pPr>
      <w:r>
        <w:t>Phytoplankton</w:t>
      </w:r>
    </w:p>
    <w:p w14:paraId="387BBF9C" w14:textId="021707A6" w:rsidR="000C7824" w:rsidRPr="000C7824" w:rsidRDefault="000C7824" w:rsidP="000C7824">
      <w:r>
        <w:t xml:space="preserve">All laboratory analysis of algal samples was conducted by </w:t>
      </w:r>
      <w:proofErr w:type="spellStart"/>
      <w:r>
        <w:t>EcoAnalysts</w:t>
      </w:r>
      <w:proofErr w:type="spellEnd"/>
      <w:r>
        <w:t xml:space="preserve">, Inc. (Moscow, ID), using the </w:t>
      </w:r>
      <w:proofErr w:type="spellStart"/>
      <w:r>
        <w:t>Utermöhl</w:t>
      </w:r>
      <w:proofErr w:type="spellEnd"/>
      <w:r>
        <w:t xml:space="preserve"> microscopic method </w:t>
      </w:r>
      <w:r>
        <w:fldChar w:fldCharType="begin"/>
      </w:r>
      <w:r w:rsidR="0040392C">
        <w:instrText xml:space="preserve"> ADDIN EN.CITE &lt;EndNote&gt;&lt;Cite&gt;&lt;Author&gt;Utermöhl&lt;/Author&gt;&lt;Year&gt;1958&lt;/Year&gt;&lt;RecNum&gt;2529&lt;/RecNum&gt;&lt;DisplayText&gt;(Utermöhl 1958)&lt;/DisplayText&gt;&lt;record&gt;&lt;rec-number&gt;2529&lt;/rec-number&gt;&lt;foreign-keys&gt;&lt;key app="EN" db-id="std9wdt06dea0ber50cpepe0azprxd52vwpp" timestamp="1558713379"&gt;2529&lt;/key&gt;&lt;/foreign-keys&gt;&lt;ref-type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rsidR="0040392C">
        <w:instrText xml:space="preserve"> ADDIN EN.CITE &lt;EndNote&gt;&lt;Cite ExcludeAuth="1"&gt;&lt;Author&gt;American Public Health Association (APHA)&lt;/Author&gt;&lt;Year&gt;2017&lt;/Year&gt;&lt;RecNum&gt;2549&lt;/RecNum&gt;&lt;Prefix&gt;APHA &lt;/Prefix&gt;&lt;DisplayText&gt;(APHA 2017)&lt;/DisplayText&gt;&lt;record&gt;&lt;rec-number&gt;2549&lt;/rec-number&gt;&lt;foreign-keys&gt;&lt;key app="EN" db-id="std9wdt06dea0ber50cpepe0azprxd52vwpp" timestamp="1558713403"&gt;2549&lt;/key&gt;&lt;/foreign-keys&gt;&lt;ref-type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32" w:name="_Toc433352582"/>
      <w:bookmarkStart w:id="33" w:name="_Toc536509179"/>
      <w:commentRangeStart w:id="34"/>
      <w:r w:rsidRPr="00E170EA">
        <w:t>Analysis</w:t>
      </w:r>
      <w:bookmarkEnd w:id="32"/>
      <w:bookmarkEnd w:id="33"/>
      <w:commentRangeEnd w:id="34"/>
      <w:r w:rsidR="004D1BE2">
        <w:rPr>
          <w:rStyle w:val="CommentReference"/>
          <w:rFonts w:asciiTheme="minorHAnsi" w:eastAsiaTheme="minorEastAsia" w:hAnsiTheme="minorHAnsi" w:cstheme="minorBidi"/>
          <w:b/>
          <w:bCs/>
          <w:color w:val="auto"/>
        </w:rPr>
        <w:commentReference w:id="34"/>
      </w:r>
    </w:p>
    <w:p w14:paraId="54EE5AEE" w14:textId="61CE060A" w:rsidR="00FF27B7" w:rsidRPr="00E75E62" w:rsidRDefault="00FF27B7" w:rsidP="002D47EB">
      <w:r w:rsidRPr="00E75E62">
        <w:t>We calculate</w:t>
      </w:r>
      <w:r w:rsidR="00005B97">
        <w:t>d</w:t>
      </w:r>
      <w:r w:rsidRPr="00E75E62">
        <w:t xml:space="preserve"> catch-per-unit-effort (CPUE) for each </w:t>
      </w:r>
      <w:r w:rsidR="00005B97">
        <w:t>sample as described</w:t>
      </w:r>
      <w:r w:rsidR="003F4E36">
        <w:t xml:space="preserve"> above</w:t>
      </w:r>
      <w:r w:rsidRPr="00E75E62">
        <w:t xml:space="preserve">.  </w:t>
      </w:r>
    </w:p>
    <w:p w14:paraId="57232E35" w14:textId="05855B2C" w:rsidR="00FF27B7" w:rsidRPr="00E75E62" w:rsidRDefault="00FF27B7" w:rsidP="002D47EB">
      <w:r w:rsidRPr="00E75E62">
        <w:t>To answer Question 1 on the inter-annual variation in macroinvertebrates, we compare</w:t>
      </w:r>
      <w:r w:rsidR="004D1BE2">
        <w:t>d</w:t>
      </w:r>
      <w:r w:rsidRPr="00E75E62">
        <w:t xml:space="preserve"> samples from 2018 to samples from 2017</w:t>
      </w:r>
      <w:r w:rsidR="008D1CC8">
        <w:t xml:space="preserve"> and 2016</w:t>
      </w:r>
      <w:r w:rsidRPr="00E75E62">
        <w:t xml:space="preserve"> for sites that were sampled in </w:t>
      </w:r>
      <w:r w:rsidR="008D1CC8">
        <w:t>multiple</w:t>
      </w:r>
      <w:r w:rsidR="008D1CC8" w:rsidRPr="00E75E62">
        <w:t xml:space="preserve"> </w:t>
      </w:r>
      <w:r w:rsidRPr="00E75E62">
        <w:t xml:space="preserve">years. We </w:t>
      </w:r>
      <w:r w:rsidR="007B0AB4">
        <w:t>used</w:t>
      </w:r>
      <w:r w:rsidRPr="00E75E62">
        <w:t xml:space="preserve"> mean </w:t>
      </w:r>
      <w:r w:rsidR="007B0AB4">
        <w:t>CPUE</w:t>
      </w:r>
      <w:r w:rsidRPr="00E75E62">
        <w:t xml:space="preserve"> to compare biomass and density across sites within years and between years using generalized linear models (GLMs). We </w:t>
      </w:r>
      <w:r w:rsidR="004D1BE2">
        <w:t>tested</w:t>
      </w:r>
      <w:r w:rsidRPr="00E75E62">
        <w:t xml:space="preserve"> the fit of all possible models and their first-order interactions using Akaike’s Information Criterion corrected for small sample sizes (</w:t>
      </w:r>
      <w:proofErr w:type="spellStart"/>
      <w:r w:rsidRPr="00E75E62">
        <w:t>AICc</w:t>
      </w:r>
      <w:proofErr w:type="spellEnd"/>
      <w:r w:rsidRPr="00E75E62">
        <w:t xml:space="preserve">)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r w:rsidR="008D1CC8">
        <w:t xml:space="preserve"> Since we only have two </w:t>
      </w:r>
      <w:r w:rsidR="005B76BE">
        <w:t>to</w:t>
      </w:r>
      <w:r w:rsidR="008D1CC8">
        <w:t xml:space="preserve"> three years of data per site, we will not be able to differentiate between variance due to water year type and variance due to other inter-annual factors, however the same analyses can be conducted in future years when we have more data per water year type. This data will also provide the “Before” of our Before-After Control-Impact design.</w:t>
      </w:r>
    </w:p>
    <w:p w14:paraId="7BB0879C" w14:textId="7B907878" w:rsidR="00FF27B7" w:rsidRPr="00E75E62" w:rsidRDefault="00FF27B7" w:rsidP="002D47EB">
      <w:r w:rsidRPr="00E75E62">
        <w:t xml:space="preserve">To answer Questions 2 on the differences between wetland sites, </w:t>
      </w:r>
      <w:r w:rsidR="00754E6E">
        <w:t>compared CPUE</w:t>
      </w:r>
      <w:r w:rsidRPr="00E75E62">
        <w:t xml:space="preserve">, and community composition of samples from our spatially extensive spring sampling event of 2018. </w:t>
      </w:r>
      <w:r w:rsidR="008D1CC8">
        <w:t xml:space="preserve">These different wetland sites will provide the “Control-Impact” blocks for our BACI design in future analyses. </w:t>
      </w:r>
      <w:r w:rsidRPr="00E75E62">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2D47EB">
      <w:r w:rsidRPr="00E75E62">
        <w:t xml:space="preserve">We will use mean catch, CPUE and BPUE to compare biomass and density across habitat types within sites, among sites, and among regions using generalized linear models (GLMs), with the predictor </w:t>
      </w:r>
      <w:r w:rsidRPr="00E75E62">
        <w:lastRenderedPageBreak/>
        <w:t xml:space="preserve">variables listed in Table </w:t>
      </w:r>
      <w:r w:rsidR="008D1CC8">
        <w:t>4</w:t>
      </w:r>
      <w:r w:rsidRPr="00E75E62">
        <w:t>. We will test the fit of all possible models and their first-order interactions using Akaike’s Information Criterion corrected for small sample sizes (</w:t>
      </w:r>
      <w:proofErr w:type="spellStart"/>
      <w:r w:rsidRPr="00E75E62">
        <w:t>AICc</w:t>
      </w:r>
      <w:proofErr w:type="spellEnd"/>
      <w:r w:rsidRPr="00E75E62">
        <w:t xml:space="preserve">)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2D47EB">
      <w:r w:rsidRPr="00E75E62">
        <w:t xml:space="preserve">To detect differences in community composition, we will </w:t>
      </w:r>
      <w:r w:rsidR="003F4E36">
        <w:t>permutational multivariate analysis of variance</w:t>
      </w:r>
      <w:r w:rsidRPr="00E75E62">
        <w:t>, non-metric multidimensional scaling, and/or canonical correspondence analysis using the same set of predictor variables.</w:t>
      </w:r>
    </w:p>
    <w:p w14:paraId="3FC86F91" w14:textId="5305419A" w:rsidR="002D47EB" w:rsidRDefault="002D47EB" w:rsidP="002D47EB">
      <w:pPr>
        <w:pStyle w:val="Caption"/>
        <w:keepNext/>
      </w:pPr>
      <w:r>
        <w:t xml:space="preserve">Table </w:t>
      </w:r>
      <w:fldSimple w:instr=" SEQ Table \* ARABIC ">
        <w:r w:rsidR="00F4333E">
          <w:rPr>
            <w:noProof/>
          </w:rPr>
          <w:t>4</w:t>
        </w:r>
      </w:fldSimple>
      <w:r w:rsidRPr="002D47EB">
        <w:rPr>
          <w:rFonts w:ascii="Times New Roman" w:hAnsi="Times New Roman" w:cs="Times New Roman"/>
          <w:sz w:val="24"/>
          <w:szCs w:val="24"/>
        </w:rPr>
        <w:t xml:space="preserve"> </w:t>
      </w:r>
      <w:r>
        <w:rPr>
          <w:rFonts w:ascii="Times New Roman" w:hAnsi="Times New Roman" w:cs="Times New Roman"/>
          <w:sz w:val="24"/>
          <w:szCs w:val="24"/>
        </w:rPr>
        <w:t xml:space="preserve">Predictor variables </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1BC5446"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Site (error term)</w:t>
            </w:r>
          </w:p>
        </w:tc>
        <w:tc>
          <w:tcPr>
            <w:tcW w:w="1360" w:type="dxa"/>
            <w:tcBorders>
              <w:top w:val="dotted" w:sz="4" w:space="0" w:color="auto"/>
              <w:left w:val="nil"/>
              <w:bottom w:val="single" w:sz="4" w:space="0" w:color="auto"/>
              <w:right w:val="nil"/>
            </w:tcBorders>
            <w:shd w:val="clear" w:color="auto" w:fill="auto"/>
            <w:vAlign w:val="center"/>
            <w:hideMark/>
          </w:tcPr>
          <w:p w14:paraId="1FEF1587" w14:textId="0AB941BA"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Categorical </w:t>
            </w:r>
          </w:p>
        </w:tc>
        <w:tc>
          <w:tcPr>
            <w:tcW w:w="4960" w:type="dxa"/>
            <w:tcBorders>
              <w:top w:val="dotted" w:sz="4" w:space="0" w:color="auto"/>
              <w:left w:val="nil"/>
              <w:bottom w:val="single" w:sz="4" w:space="0" w:color="auto"/>
              <w:right w:val="nil"/>
            </w:tcBorders>
            <w:shd w:val="clear" w:color="auto" w:fill="auto"/>
            <w:vAlign w:val="center"/>
            <w:hideMark/>
          </w:tcPr>
          <w:p w14:paraId="32199776" w14:textId="5A431F72"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Identity of wetland site, sued as an error term to prevent </w:t>
            </w:r>
            <w:proofErr w:type="spellStart"/>
            <w:r>
              <w:rPr>
                <w:rFonts w:ascii="Times New Roman" w:eastAsia="Times New Roman" w:hAnsi="Times New Roman" w:cs="Times New Roman"/>
                <w:color w:val="000000"/>
              </w:rPr>
              <w:t>pseudoreplication</w:t>
            </w:r>
            <w:proofErr w:type="spellEnd"/>
            <w:r>
              <w:rPr>
                <w:rFonts w:ascii="Times New Roman" w:eastAsia="Times New Roman" w:hAnsi="Times New Roman" w:cs="Times New Roman"/>
                <w:color w:val="000000"/>
              </w:rPr>
              <w:t xml:space="preserve">.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3DC461F3" w:rsidR="00FF27B7" w:rsidRDefault="00FF27B7" w:rsidP="002D47EB">
      <w:r w:rsidRPr="00A2294C">
        <w:t xml:space="preserve">To answer Question </w:t>
      </w:r>
      <w:r>
        <w:t>3</w:t>
      </w:r>
      <w:r w:rsidRPr="00A2294C">
        <w:t xml:space="preserve">, we will analyze the four sampling events from Decker </w:t>
      </w:r>
      <w:r>
        <w:t>I</w:t>
      </w:r>
      <w:r w:rsidRPr="00A2294C">
        <w:t>sland to see when CPUE and BPUE of fish food invertebrates are maximal. We will test the fit of linear and quadratic equations</w:t>
      </w:r>
      <w:r w:rsidR="0039678E">
        <w:t xml:space="preserve"> of catch versus date to see when abundance</w:t>
      </w:r>
      <w:r w:rsidRPr="00A2294C">
        <w:t xml:space="preserve"> peaks.</w:t>
      </w:r>
      <w:r w:rsidR="0039678E">
        <w:t xml:space="preserve"> We also tested the fit of a linear model of catch versus </w:t>
      </w:r>
      <w:proofErr w:type="spellStart"/>
      <w:r w:rsidR="0039678E">
        <w:t>sacramento</w:t>
      </w:r>
      <w:proofErr w:type="spellEnd"/>
      <w:r w:rsidR="0039678E">
        <w:t xml:space="preserve"> river flow to see whether flow was a better predictor of abundance than date</w:t>
      </w:r>
      <w:r w:rsidRPr="00A2294C">
        <w:t xml:space="preserve">. We </w:t>
      </w:r>
      <w:r w:rsidR="0039678E">
        <w:t xml:space="preserve">graphically compared the trend in macroinvertebrate catch to the catch of Chinook Salmon smolts caught by the USFWS </w:t>
      </w:r>
      <w:proofErr w:type="spellStart"/>
      <w:r w:rsidR="0039678E">
        <w:t>Chipps</w:t>
      </w:r>
      <w:proofErr w:type="spellEnd"/>
      <w:r w:rsidR="0039678E">
        <w:t xml:space="preserve"> Island survey (USFWS data available XXXXXXXXXXX) and the catch of Delta Smelt caught by the Spring Kodiak Trawl (CDFW data available XXXXXXXXXXXX)</w:t>
      </w:r>
      <w:r w:rsidRPr="00A2294C">
        <w:t xml:space="preserve">. </w:t>
      </w:r>
    </w:p>
    <w:p w14:paraId="258974FA" w14:textId="25596FDE" w:rsidR="00360460" w:rsidRDefault="00360460" w:rsidP="00FF27B7">
      <w:pPr>
        <w:rPr>
          <w:rFonts w:ascii="Times New Roman" w:hAnsi="Times New Roman" w:cs="Times New Roman"/>
          <w:sz w:val="24"/>
        </w:rPr>
      </w:pPr>
    </w:p>
    <w:p w14:paraId="2B6FA136" w14:textId="77777777" w:rsidR="00360460" w:rsidRDefault="00360460" w:rsidP="001164F9">
      <w:pPr>
        <w:pStyle w:val="ListParagraph"/>
        <w:numPr>
          <w:ilvl w:val="0"/>
          <w:numId w:val="9"/>
        </w:numPr>
      </w:pPr>
      <w:r>
        <w:t xml:space="preserve">To answer our second question on differences between wetlands, we will compare community composition from channels within diked wetlands and tidal wetlands across the salinity regime. These data will be compared between management regimes using </w:t>
      </w:r>
      <w:proofErr w:type="spellStart"/>
      <w:r>
        <w:t>PerMANOVA</w:t>
      </w:r>
      <w:proofErr w:type="spellEnd"/>
      <w:r>
        <w:t>, and across the salinity gradient using CCA, or other multivariate methods, as appropriate.</w:t>
      </w:r>
    </w:p>
    <w:p w14:paraId="74886CF4" w14:textId="77777777" w:rsidR="00360460" w:rsidRDefault="00360460" w:rsidP="001164F9">
      <w:pPr>
        <w:pStyle w:val="ListParagraph"/>
        <w:numPr>
          <w:ilvl w:val="0"/>
          <w:numId w:val="9"/>
        </w:numPr>
      </w:pPr>
      <w:r>
        <w:t xml:space="preserve">To answer our third question on seasonal variability, we will compare community composition at Decker Island over time. </w:t>
      </w:r>
    </w:p>
    <w:p w14:paraId="30C8D2C3" w14:textId="77777777" w:rsidR="00360460" w:rsidRDefault="00360460" w:rsidP="001164F9">
      <w:pPr>
        <w:pStyle w:val="ListParagraph"/>
        <w:numPr>
          <w:ilvl w:val="1"/>
          <w:numId w:val="9"/>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7B01EE19" w:rsidR="00360460" w:rsidRDefault="00463B5C" w:rsidP="00463B5C">
      <w:pPr>
        <w:pStyle w:val="Heading2"/>
      </w:pPr>
      <w:bookmarkStart w:id="35" w:name="_Toc536509180"/>
      <w:r>
        <w:t>Results</w:t>
      </w:r>
      <w:bookmarkEnd w:id="35"/>
    </w:p>
    <w:p w14:paraId="4BEA144C" w14:textId="6794B1D8"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w:t>
      </w:r>
      <w:r w:rsidR="006D1AE5">
        <w:fldChar w:fldCharType="begin"/>
      </w:r>
      <w:r w:rsidR="006D1AE5">
        <w:instrText xml:space="preserve"> REF _Ref9334986 \h </w:instrText>
      </w:r>
      <w:r w:rsidR="006D1AE5">
        <w:fldChar w:fldCharType="separate"/>
      </w:r>
      <w:r w:rsidR="006D1AE5">
        <w:t xml:space="preserve">Table </w:t>
      </w:r>
      <w:r w:rsidR="006D1AE5">
        <w:rPr>
          <w:noProof/>
        </w:rPr>
        <w:t>5</w:t>
      </w:r>
      <w:r w:rsidR="006D1AE5">
        <w:fldChar w:fldCharType="end"/>
      </w:r>
      <w:r w:rsidR="002E4068">
        <w:t>). This</w:t>
      </w:r>
      <w:r>
        <w:t xml:space="preserve"> was </w:t>
      </w:r>
      <w:proofErr w:type="gramStart"/>
      <w:r>
        <w:t>similar to</w:t>
      </w:r>
      <w:proofErr w:type="gramEnd"/>
      <w:r>
        <w:t xml:space="preserve"> the distribution </w:t>
      </w:r>
      <w:r w:rsidR="006D1AE5">
        <w:t xml:space="preserve">predicted in our </w:t>
      </w:r>
      <w:commentRangeStart w:id="36"/>
      <w:r w:rsidR="006D1AE5">
        <w:t>workplan</w:t>
      </w:r>
      <w:commentRangeEnd w:id="36"/>
      <w:r w:rsidR="006D1AE5">
        <w:rPr>
          <w:rStyle w:val="CommentReference"/>
        </w:rPr>
        <w:commentReference w:id="36"/>
      </w:r>
      <w:r>
        <w:t>, so our fall sampling proceeded as planned</w:t>
      </w:r>
      <w:r w:rsidR="002E4068">
        <w:t>, targeting the Confluence and Cache Slough Complex</w:t>
      </w:r>
      <w:r>
        <w:t>.</w:t>
      </w:r>
      <w:r w:rsidR="002E4068">
        <w:t xml:space="preserve"> </w:t>
      </w:r>
      <w:r>
        <w:t xml:space="preserve"> </w:t>
      </w:r>
    </w:p>
    <w:p w14:paraId="64729ED1" w14:textId="65DB7990" w:rsidR="002E4068" w:rsidRDefault="002E4068" w:rsidP="002E4068">
      <w:pPr>
        <w:pStyle w:val="Caption"/>
        <w:keepNext/>
      </w:pPr>
      <w:bookmarkStart w:id="37" w:name="_Ref9334986"/>
      <w:r>
        <w:t xml:space="preserve">Table </w:t>
      </w:r>
      <w:fldSimple w:instr=" SEQ Table \* ARABIC ">
        <w:r w:rsidR="00F4333E">
          <w:rPr>
            <w:noProof/>
          </w:rPr>
          <w:t>5</w:t>
        </w:r>
      </w:fldSimple>
      <w:bookmarkEnd w:id="37"/>
      <w:r>
        <w:t xml:space="preserve">. EDSM Delta Smelt catch from </w:t>
      </w:r>
      <w:r w:rsidR="00FA5153">
        <w:t>September</w:t>
      </w:r>
      <w:r>
        <w:t xml:space="preserve"> and </w:t>
      </w:r>
      <w:proofErr w:type="gramStart"/>
      <w:r w:rsidR="00FA5153">
        <w:t>October</w:t>
      </w:r>
      <w:r>
        <w:t>,</w:t>
      </w:r>
      <w:proofErr w:type="gramEnd"/>
      <w:r>
        <w:t xml:space="preserve"> 2018.</w:t>
      </w:r>
    </w:p>
    <w:tbl>
      <w:tblPr>
        <w:tblW w:w="5940" w:type="dxa"/>
        <w:tblLook w:val="04A0" w:firstRow="1" w:lastRow="0" w:firstColumn="1" w:lastColumn="0" w:noHBand="0" w:noVBand="1"/>
      </w:tblPr>
      <w:tblGrid>
        <w:gridCol w:w="2790"/>
        <w:gridCol w:w="1800"/>
        <w:gridCol w:w="1350"/>
      </w:tblGrid>
      <w:tr w:rsidR="002E4068" w:rsidRPr="002E4068" w14:paraId="71A70832" w14:textId="77777777" w:rsidTr="00FA5153">
        <w:trPr>
          <w:trHeight w:val="288"/>
        </w:trPr>
        <w:tc>
          <w:tcPr>
            <w:tcW w:w="279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80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1350"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FA5153">
        <w:trPr>
          <w:trHeight w:val="288"/>
        </w:trPr>
        <w:tc>
          <w:tcPr>
            <w:tcW w:w="279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80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1350"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FA5153">
        <w:trPr>
          <w:trHeight w:val="288"/>
        </w:trPr>
        <w:tc>
          <w:tcPr>
            <w:tcW w:w="279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80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1350"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FA5153">
        <w:trPr>
          <w:trHeight w:val="288"/>
        </w:trPr>
        <w:tc>
          <w:tcPr>
            <w:tcW w:w="279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Suisun Marsh</w:t>
            </w:r>
          </w:p>
        </w:tc>
        <w:tc>
          <w:tcPr>
            <w:tcW w:w="180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1350"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FA5153">
        <w:trPr>
          <w:trHeight w:val="288"/>
        </w:trPr>
        <w:tc>
          <w:tcPr>
            <w:tcW w:w="279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80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1350"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50A54CEE" w14:textId="3948FE23" w:rsidR="004D3CF7" w:rsidRDefault="004D3CF7" w:rsidP="00945F05"/>
    <w:p w14:paraId="6128E69F" w14:textId="0783D1E0" w:rsidR="000C2268" w:rsidRDefault="000C2268" w:rsidP="000C2268">
      <w:pPr>
        <w:pStyle w:val="Heading3"/>
      </w:pPr>
    </w:p>
    <w:p w14:paraId="427B370B" w14:textId="3C09454C" w:rsidR="000C2268" w:rsidRDefault="000C2268" w:rsidP="000C2268">
      <w:r>
        <w:t>Macroinvertebrate abundance, zooplankton abundance, and chlorophyll during the spring sampling period were all highly variable, both within sites and between sites (</w:t>
      </w:r>
      <w:r>
        <w:fldChar w:fldCharType="begin"/>
      </w:r>
      <w:r>
        <w:instrText xml:space="preserve"> REF _Ref9317214 \h </w:instrText>
      </w:r>
      <w:r>
        <w:fldChar w:fldCharType="separate"/>
      </w:r>
      <w:r>
        <w:t xml:space="preserve">Figure </w:t>
      </w:r>
      <w:r>
        <w:rPr>
          <w:noProof/>
        </w:rPr>
        <w:t>6</w:t>
      </w:r>
      <w:r>
        <w:fldChar w:fldCharType="end"/>
      </w:r>
      <w:r>
        <w:t xml:space="preserve">, </w:t>
      </w:r>
      <w:r>
        <w:fldChar w:fldCharType="begin"/>
      </w:r>
      <w:r>
        <w:instrText xml:space="preserve"> REF _Ref10727333 \h </w:instrText>
      </w:r>
      <w:r>
        <w:fldChar w:fldCharType="separate"/>
      </w:r>
      <w:r>
        <w:t xml:space="preserve">Table </w:t>
      </w:r>
      <w:r>
        <w:rPr>
          <w:noProof/>
        </w:rPr>
        <w:t>9</w:t>
      </w:r>
      <w:r>
        <w:fldChar w:fldCharType="end"/>
      </w:r>
      <w:r>
        <w:t xml:space="preserve">). There was significantly higher catch in the mysid net, zooplankton net, and sweep nets in diked </w:t>
      </w:r>
      <w:proofErr w:type="spellStart"/>
      <w:r>
        <w:t>wetalnds</w:t>
      </w:r>
      <w:proofErr w:type="spellEnd"/>
      <w:r>
        <w:t xml:space="preserve"> than any other habitat type. There was also significantly higher chlorophyll in diked wetlands (</w:t>
      </w:r>
      <w:r>
        <w:fldChar w:fldCharType="begin"/>
      </w:r>
      <w:r>
        <w:instrText xml:space="preserve"> REF _Ref10727651 \h </w:instrText>
      </w:r>
      <w:r>
        <w:fldChar w:fldCharType="separate"/>
      </w:r>
      <w:r>
        <w:t xml:space="preserve">Figure </w:t>
      </w:r>
      <w:r>
        <w:rPr>
          <w:noProof/>
        </w:rPr>
        <w:t>9</w:t>
      </w:r>
      <w:r>
        <w:fldChar w:fldCharType="end"/>
      </w:r>
      <w:r>
        <w:t xml:space="preserve">, </w:t>
      </w:r>
      <w:r>
        <w:fldChar w:fldCharType="begin"/>
      </w:r>
      <w:r>
        <w:instrText xml:space="preserve"> REF _Ref10457842 \h </w:instrText>
      </w:r>
      <w:r>
        <w:fldChar w:fldCharType="separate"/>
      </w:r>
      <w:r>
        <w:t xml:space="preserve">Table </w:t>
      </w:r>
      <w:r>
        <w:rPr>
          <w:noProof/>
        </w:rPr>
        <w:t>6</w:t>
      </w:r>
      <w:r>
        <w:fldChar w:fldCharType="end"/>
      </w:r>
      <w:r>
        <w:t>). However, there was significantly lower clam abundance in diked wetlands than other site types (</w:t>
      </w:r>
      <w:r>
        <w:fldChar w:fldCharType="begin"/>
      </w:r>
      <w:r>
        <w:instrText xml:space="preserve"> REF _Ref10457842 \h </w:instrText>
      </w:r>
      <w:r>
        <w:fldChar w:fldCharType="separate"/>
      </w:r>
      <w:r>
        <w:t xml:space="preserve">Table </w:t>
      </w:r>
      <w:r>
        <w:rPr>
          <w:noProof/>
        </w:rPr>
        <w:t>6</w:t>
      </w:r>
      <w:r>
        <w:fldChar w:fldCharType="end"/>
      </w:r>
      <w:r>
        <w:t xml:space="preserve">, </w:t>
      </w:r>
      <w:r>
        <w:fldChar w:fldCharType="begin"/>
      </w:r>
      <w:r>
        <w:instrText xml:space="preserve"> REF _Ref10727603 \h </w:instrText>
      </w:r>
      <w:r>
        <w:fldChar w:fldCharType="separate"/>
      </w:r>
      <w:r>
        <w:t xml:space="preserve">Figure </w:t>
      </w:r>
      <w:r>
        <w:rPr>
          <w:noProof/>
        </w:rPr>
        <w:t>7</w:t>
      </w:r>
      <w:r>
        <w:fldChar w:fldCharType="end"/>
      </w:r>
      <w:r>
        <w:t xml:space="preserve">). There was significantly higher catch of clams and mysids in 2018 than 2017, but no other significant differences in abundance between years. Region of the estuary was included in the models for zooplankton and clam abundance, however there were no significant differences between regions </w:t>
      </w:r>
      <w:r>
        <w:lastRenderedPageBreak/>
        <w:t xml:space="preserve">for either parameter (Table 6). </w:t>
      </w:r>
      <w:r w:rsidR="002F5B54">
        <w:t xml:space="preserve">Within the sweep net samples, EAV had the lowest average CPUE, FAV had significantly higher CPUE, and SAV had the highest CPUE (Table 6). </w:t>
      </w:r>
      <w:r>
        <w:t xml:space="preserve">Model selection for Neuston tows did not select any of the potential explanatory variables, choosing the intercept-only model instead.  </w:t>
      </w:r>
    </w:p>
    <w:p w14:paraId="5337D89A" w14:textId="2AF0865C" w:rsidR="000C2268" w:rsidRDefault="000C2268" w:rsidP="000C2268">
      <w:r>
        <w:t xml:space="preserve">There were more clear patterns in community composition than CPUE. There were significant differences in Region, Year, and Site Type for all the </w:t>
      </w:r>
      <w:r w:rsidR="002F5B54">
        <w:t>parameters tested (</w:t>
      </w:r>
      <w:r w:rsidR="002F5B54">
        <w:fldChar w:fldCharType="begin"/>
      </w:r>
      <w:r w:rsidR="002F5B54">
        <w:instrText xml:space="preserve"> REF _Ref10728316 \h </w:instrText>
      </w:r>
      <w:r w:rsidR="002F5B54">
        <w:fldChar w:fldCharType="separate"/>
      </w:r>
      <w:r w:rsidR="002F5B54">
        <w:t xml:space="preserve">Figure </w:t>
      </w:r>
      <w:r w:rsidR="002F5B54">
        <w:rPr>
          <w:noProof/>
        </w:rPr>
        <w:t>11</w:t>
      </w:r>
      <w:r w:rsidR="002F5B54">
        <w:fldChar w:fldCharType="end"/>
      </w:r>
      <w:r w:rsidR="002F5B54">
        <w:t xml:space="preserve">, </w:t>
      </w:r>
      <w:r w:rsidR="002F5B54">
        <w:fldChar w:fldCharType="begin"/>
      </w:r>
      <w:r w:rsidR="002F5B54">
        <w:instrText xml:space="preserve"> REF _Ref10461283 \h </w:instrText>
      </w:r>
      <w:r w:rsidR="002F5B54">
        <w:fldChar w:fldCharType="separate"/>
      </w:r>
      <w:r w:rsidR="002F5B54">
        <w:t xml:space="preserve">Figure </w:t>
      </w:r>
      <w:r w:rsidR="002F5B54">
        <w:rPr>
          <w:noProof/>
        </w:rPr>
        <w:t>10</w:t>
      </w:r>
      <w:r w:rsidR="002F5B54">
        <w:fldChar w:fldCharType="end"/>
      </w:r>
      <w:r w:rsidR="002F5B54">
        <w:t xml:space="preserve">, </w:t>
      </w:r>
      <w:r w:rsidR="002F5B54">
        <w:fldChar w:fldCharType="begin"/>
      </w:r>
      <w:r w:rsidR="002F5B54">
        <w:instrText xml:space="preserve"> REF _Ref10728327 \h </w:instrText>
      </w:r>
      <w:r w:rsidR="002F5B54">
        <w:fldChar w:fldCharType="separate"/>
      </w:r>
      <w:r w:rsidR="002F5B54">
        <w:t xml:space="preserve">Figure </w:t>
      </w:r>
      <w:r w:rsidR="002F5B54">
        <w:rPr>
          <w:noProof/>
        </w:rPr>
        <w:t>12</w:t>
      </w:r>
      <w:r w:rsidR="002F5B54">
        <w:fldChar w:fldCharType="end"/>
      </w:r>
      <w:r w:rsidR="002F5B54">
        <w:t xml:space="preserve">, </w:t>
      </w:r>
      <w:r w:rsidR="002F5B54">
        <w:fldChar w:fldCharType="begin"/>
      </w:r>
      <w:r w:rsidR="002F5B54">
        <w:instrText xml:space="preserve"> REF _Ref10457875 \h </w:instrText>
      </w:r>
      <w:r w:rsidR="002F5B54">
        <w:fldChar w:fldCharType="separate"/>
      </w:r>
      <w:r w:rsidR="002F5B54">
        <w:t xml:space="preserve">Table </w:t>
      </w:r>
      <w:r w:rsidR="002F5B54">
        <w:rPr>
          <w:noProof/>
        </w:rPr>
        <w:t>8</w:t>
      </w:r>
      <w:r w:rsidR="002F5B54">
        <w:fldChar w:fldCharType="end"/>
      </w:r>
      <w:r w:rsidR="002F5B54">
        <w:t xml:space="preserve">). </w:t>
      </w:r>
      <w:r w:rsidR="006B1764">
        <w:t>NMDS plots indicate some differences between communities by site type, however the separation between the hulls varies by gear type, and most of the hulls overlap (</w:t>
      </w:r>
      <w:r w:rsidR="006B1764">
        <w:fldChar w:fldCharType="begin"/>
      </w:r>
      <w:r w:rsidR="006B1764">
        <w:instrText xml:space="preserve"> REF _Ref10728720 \h </w:instrText>
      </w:r>
      <w:r w:rsidR="006B1764">
        <w:fldChar w:fldCharType="separate"/>
      </w:r>
      <w:r w:rsidR="006B1764">
        <w:t xml:space="preserve">Figure </w:t>
      </w:r>
      <w:r w:rsidR="006B1764">
        <w:rPr>
          <w:noProof/>
        </w:rPr>
        <w:t>13</w:t>
      </w:r>
      <w:r w:rsidR="006B1764">
        <w:fldChar w:fldCharType="end"/>
      </w:r>
      <w:r w:rsidR="006B1764">
        <w:t xml:space="preserve">, </w:t>
      </w:r>
      <w:r w:rsidR="006B1764">
        <w:fldChar w:fldCharType="begin"/>
      </w:r>
      <w:r w:rsidR="006B1764">
        <w:instrText xml:space="preserve"> REF _Ref10728721 \h </w:instrText>
      </w:r>
      <w:r w:rsidR="006B1764">
        <w:fldChar w:fldCharType="separate"/>
      </w:r>
      <w:r w:rsidR="006B1764">
        <w:t xml:space="preserve">Figure </w:t>
      </w:r>
      <w:r w:rsidR="006B1764">
        <w:rPr>
          <w:noProof/>
        </w:rPr>
        <w:t>14</w:t>
      </w:r>
      <w:r w:rsidR="006B1764">
        <w:fldChar w:fldCharType="end"/>
      </w:r>
      <w:r w:rsidR="006B1764">
        <w:t xml:space="preserve">, </w:t>
      </w:r>
      <w:r w:rsidR="006B1764">
        <w:fldChar w:fldCharType="begin"/>
      </w:r>
      <w:r w:rsidR="006B1764">
        <w:instrText xml:space="preserve"> REF _Ref10728722 \h </w:instrText>
      </w:r>
      <w:r w:rsidR="006B1764">
        <w:fldChar w:fldCharType="separate"/>
      </w:r>
      <w:r w:rsidR="006B1764">
        <w:t xml:space="preserve">Figure </w:t>
      </w:r>
      <w:r w:rsidR="006B1764">
        <w:rPr>
          <w:noProof/>
        </w:rPr>
        <w:t>15</w:t>
      </w:r>
      <w:r w:rsidR="006B1764">
        <w:fldChar w:fldCharType="end"/>
      </w:r>
      <w:r w:rsidR="006B1764">
        <w:t xml:space="preserve">, </w:t>
      </w:r>
      <w:r w:rsidR="006B1764">
        <w:fldChar w:fldCharType="begin"/>
      </w:r>
      <w:r w:rsidR="006B1764">
        <w:instrText xml:space="preserve"> REF _Ref10728723 \h </w:instrText>
      </w:r>
      <w:r w:rsidR="006B1764">
        <w:fldChar w:fldCharType="separate"/>
      </w:r>
      <w:r w:rsidR="006B1764">
        <w:t xml:space="preserve">Figure </w:t>
      </w:r>
      <w:r w:rsidR="006B1764">
        <w:rPr>
          <w:noProof/>
        </w:rPr>
        <w:t>16</w:t>
      </w:r>
      <w:r w:rsidR="006B1764">
        <w:fldChar w:fldCharType="end"/>
      </w:r>
      <w:r w:rsidR="006B1764">
        <w:t xml:space="preserve">). This indicates that the communities share some components but also have some unique taxa or unique combinations of taxa. The indicator species analysis found 13 indicator taxa for diked wetlands, </w:t>
      </w:r>
      <w:r w:rsidR="00EE3114">
        <w:t>10 indicator taxa</w:t>
      </w:r>
      <w:r w:rsidR="006B1764">
        <w:t xml:space="preserve"> for muted tidal wetlands, three taxa for tidal wetlands, and no indicator taxa for channel habitat (</w:t>
      </w:r>
      <w:r w:rsidR="006B1764">
        <w:fldChar w:fldCharType="begin"/>
      </w:r>
      <w:r w:rsidR="006B1764">
        <w:instrText xml:space="preserve"> REF _Ref10728855 \h </w:instrText>
      </w:r>
      <w:r w:rsidR="006B1764">
        <w:fldChar w:fldCharType="separate"/>
      </w:r>
      <w:r w:rsidR="006B1764">
        <w:t xml:space="preserve">Table </w:t>
      </w:r>
      <w:r w:rsidR="006B1764">
        <w:rPr>
          <w:noProof/>
        </w:rPr>
        <w:t>7</w:t>
      </w:r>
      <w:r w:rsidR="006B1764">
        <w:fldChar w:fldCharType="end"/>
      </w:r>
      <w:r w:rsidR="006B1764">
        <w:t>).</w:t>
      </w:r>
    </w:p>
    <w:p w14:paraId="3EE59235" w14:textId="6347EBF5" w:rsidR="00874D33" w:rsidRDefault="00EE3114" w:rsidP="000C2268">
      <w:r>
        <w:t xml:space="preserve">The GLM of macroinvertebrate CPUE at Decker island over the course of the spring found a significant interaction between Day of the Year and Year, such that </w:t>
      </w:r>
      <w:r w:rsidR="004F2DA8">
        <w:t>invertebrate</w:t>
      </w:r>
      <w:r>
        <w:t xml:space="preserve"> CPUE increased over the spring in 2017 but decreased slightly in 2018 (</w:t>
      </w:r>
      <w:r>
        <w:fldChar w:fldCharType="begin"/>
      </w:r>
      <w:r>
        <w:instrText xml:space="preserve"> REF _Ref9317168 \h </w:instrText>
      </w:r>
      <w:r>
        <w:fldChar w:fldCharType="separate"/>
      </w:r>
      <w:r>
        <w:t xml:space="preserve">Table </w:t>
      </w:r>
      <w:r>
        <w:rPr>
          <w:noProof/>
        </w:rPr>
        <w:t>11</w:t>
      </w:r>
      <w:r>
        <w:fldChar w:fldCharType="end"/>
      </w:r>
      <w:r>
        <w:t>). Without the interaction term, there was a slight, non-significant</w:t>
      </w:r>
      <w:r w:rsidR="00F67BEE">
        <w:t>, positive</w:t>
      </w:r>
      <w:r>
        <w:t xml:space="preserve"> effect of </w:t>
      </w:r>
      <w:r w:rsidR="00F67BEE">
        <w:t>Day of the Year. Data from EMP’s Zooplankton Study Mysid data show a similar pattern (</w:t>
      </w:r>
      <w:r w:rsidR="00F67BEE">
        <w:fldChar w:fldCharType="begin"/>
      </w:r>
      <w:r w:rsidR="00F67BEE">
        <w:instrText xml:space="preserve"> REF _Ref10714863 \h </w:instrText>
      </w:r>
      <w:r w:rsidR="00F67BEE">
        <w:fldChar w:fldCharType="separate"/>
      </w:r>
      <w:r w:rsidR="00F67BEE">
        <w:t xml:space="preserve">Figure </w:t>
      </w:r>
      <w:r w:rsidR="00F67BEE">
        <w:rPr>
          <w:noProof/>
        </w:rPr>
        <w:t>18</w:t>
      </w:r>
      <w:r w:rsidR="00F67BEE">
        <w:fldChar w:fldCharType="end"/>
      </w:r>
      <w:r w:rsidR="00F67BEE">
        <w:t xml:space="preserve">). </w:t>
      </w:r>
      <w:r>
        <w:t xml:space="preserve"> When flow in the Sacramento River  was added to the model, there was a clear negative relationship between flow and CPUE, and flow was a better predictor than Day of the Year when all possible models were ranked with </w:t>
      </w:r>
      <w:proofErr w:type="spellStart"/>
      <w:r>
        <w:t>AICc</w:t>
      </w:r>
      <w:proofErr w:type="spellEnd"/>
      <w:r>
        <w:t xml:space="preserve"> (</w:t>
      </w:r>
      <w:r>
        <w:fldChar w:fldCharType="begin"/>
      </w:r>
      <w:r>
        <w:instrText xml:space="preserve"> REF _Ref10786422 \h </w:instrText>
      </w:r>
      <w:r>
        <w:fldChar w:fldCharType="separate"/>
      </w:r>
      <w:r>
        <w:t xml:space="preserve">Table </w:t>
      </w:r>
      <w:r>
        <w:rPr>
          <w:noProof/>
        </w:rPr>
        <w:t>12</w:t>
      </w:r>
      <w:r>
        <w:fldChar w:fldCharType="end"/>
      </w:r>
      <w:r w:rsidR="00F67BEE">
        <w:t xml:space="preserve">, </w:t>
      </w:r>
      <w:r w:rsidR="00F67BEE">
        <w:fldChar w:fldCharType="begin"/>
      </w:r>
      <w:r w:rsidR="00F67BEE">
        <w:instrText xml:space="preserve"> REF _Ref9317230 \h </w:instrText>
      </w:r>
      <w:r w:rsidR="00F67BEE">
        <w:fldChar w:fldCharType="separate"/>
      </w:r>
      <w:r w:rsidR="00F67BEE">
        <w:t xml:space="preserve">Figure </w:t>
      </w:r>
      <w:r w:rsidR="00F67BEE">
        <w:rPr>
          <w:noProof/>
        </w:rPr>
        <w:t>19</w:t>
      </w:r>
      <w:r w:rsidR="00F67BEE">
        <w:fldChar w:fldCharType="end"/>
      </w:r>
      <w:r>
        <w:t xml:space="preserve">). </w:t>
      </w:r>
      <w:r w:rsidR="00F67BEE">
        <w:t>Catch of adult Delta Smelt in the Spring Kodiak Trawl peaks in January, whereas catch of Chinook Salmon smolts peaks in May (</w:t>
      </w:r>
      <w:r w:rsidR="00F67BEE">
        <w:fldChar w:fldCharType="begin"/>
      </w:r>
      <w:r w:rsidR="00F67BEE">
        <w:instrText xml:space="preserve"> REF _Ref10714863 \h </w:instrText>
      </w:r>
      <w:r w:rsidR="00F67BEE">
        <w:fldChar w:fldCharType="separate"/>
      </w:r>
      <w:r w:rsidR="00F67BEE">
        <w:t xml:space="preserve">Figure </w:t>
      </w:r>
      <w:r w:rsidR="00F67BEE">
        <w:rPr>
          <w:noProof/>
        </w:rPr>
        <w:t>18</w:t>
      </w:r>
      <w:r w:rsidR="00F67BEE">
        <w:fldChar w:fldCharType="end"/>
      </w:r>
      <w:r w:rsidR="00F67BEE">
        <w:t>).</w:t>
      </w:r>
    </w:p>
    <w:p w14:paraId="32F1388F" w14:textId="1E655957" w:rsidR="00F67BEE" w:rsidRDefault="00F67BEE" w:rsidP="000C2268">
      <w:r>
        <w:t>Four sites had fall macroinvertebrate sampling events in addition to the spring sampling event. The GLM found no significant difference between total invertebrate CPUE between the spring and fall sampling events, however Prospect Island had significantly higher catch than the other sites, and the sweep net had significantly higher catch than the mysid net (</w:t>
      </w:r>
      <w:r>
        <w:fldChar w:fldCharType="begin"/>
      </w:r>
      <w:r>
        <w:instrText xml:space="preserve"> REF _Ref10786422 \h </w:instrText>
      </w:r>
      <w:r>
        <w:fldChar w:fldCharType="separate"/>
      </w:r>
      <w:r>
        <w:t xml:space="preserve">Table </w:t>
      </w:r>
      <w:r>
        <w:rPr>
          <w:noProof/>
        </w:rPr>
        <w:t>12</w:t>
      </w:r>
      <w:r>
        <w:fldChar w:fldCharType="end"/>
      </w:r>
      <w:r>
        <w:t>).</w:t>
      </w:r>
      <w:r w:rsidR="004F2DA8">
        <w:t xml:space="preserve"> There were larger differences in community composition. The PERMANOVA found a highly significant effect of season, with more cumaceans, collembola, and larval fish in the spring, and more amphipods and isopods in the fall (</w:t>
      </w:r>
      <w:r w:rsidR="004F2DA8">
        <w:fldChar w:fldCharType="begin"/>
      </w:r>
      <w:r w:rsidR="004F2DA8">
        <w:instrText xml:space="preserve"> REF _Ref10787315 \h </w:instrText>
      </w:r>
      <w:r w:rsidR="004F2DA8">
        <w:fldChar w:fldCharType="separate"/>
      </w:r>
      <w:r w:rsidR="004F2DA8">
        <w:t xml:space="preserve">Table </w:t>
      </w:r>
      <w:r w:rsidR="004F2DA8">
        <w:rPr>
          <w:noProof/>
        </w:rPr>
        <w:t>13</w:t>
      </w:r>
      <w:r w:rsidR="004F2DA8">
        <w:fldChar w:fldCharType="end"/>
      </w:r>
      <w:r w:rsidR="004F2DA8">
        <w:t xml:space="preserve">, </w:t>
      </w:r>
      <w:r w:rsidR="004F2DA8">
        <w:fldChar w:fldCharType="begin"/>
      </w:r>
      <w:r w:rsidR="004F2DA8">
        <w:instrText xml:space="preserve"> REF _Ref10787329 \h </w:instrText>
      </w:r>
      <w:r w:rsidR="004F2DA8">
        <w:fldChar w:fldCharType="separate"/>
      </w:r>
      <w:r w:rsidR="004F2DA8">
        <w:t xml:space="preserve">Figure </w:t>
      </w:r>
      <w:r w:rsidR="004F2DA8">
        <w:rPr>
          <w:noProof/>
        </w:rPr>
        <w:t>21</w:t>
      </w:r>
      <w:r w:rsidR="004F2DA8">
        <w:fldChar w:fldCharType="end"/>
      </w:r>
      <w:r w:rsidR="004F2DA8">
        <w:t xml:space="preserve">). The NMDS plot shows that hulls for season overlap </w:t>
      </w:r>
      <w:proofErr w:type="gramStart"/>
      <w:r w:rsidR="004F2DA8">
        <w:t>somewhat, but</w:t>
      </w:r>
      <w:proofErr w:type="gramEnd"/>
      <w:r w:rsidR="004F2DA8">
        <w:t xml:space="preserve"> have some unique NMDS space by season (</w:t>
      </w:r>
      <w:r w:rsidR="004F2DA8">
        <w:fldChar w:fldCharType="begin"/>
      </w:r>
      <w:r w:rsidR="004F2DA8">
        <w:instrText xml:space="preserve"> REF _Ref10787420 \h </w:instrText>
      </w:r>
      <w:r w:rsidR="004F2DA8">
        <w:fldChar w:fldCharType="separate"/>
      </w:r>
      <w:r w:rsidR="004F2DA8">
        <w:t xml:space="preserve">Figure </w:t>
      </w:r>
      <w:r w:rsidR="004F2DA8">
        <w:rPr>
          <w:noProof/>
        </w:rPr>
        <w:t>22</w:t>
      </w:r>
      <w:r w:rsidR="004F2DA8">
        <w:fldChar w:fldCharType="end"/>
      </w:r>
      <w:r w:rsidR="004F2DA8">
        <w:t>). There were also significant differences in community composition between sites, with Prospect Island having particularly low overlap in the NMDS plot (</w:t>
      </w:r>
      <w:r w:rsidR="004F2DA8">
        <w:fldChar w:fldCharType="begin"/>
      </w:r>
      <w:r w:rsidR="004F2DA8">
        <w:instrText xml:space="preserve"> REF _Ref10787420 \h </w:instrText>
      </w:r>
      <w:r w:rsidR="004F2DA8">
        <w:fldChar w:fldCharType="separate"/>
      </w:r>
      <w:r w:rsidR="004F2DA8">
        <w:t xml:space="preserve">Figure </w:t>
      </w:r>
      <w:r w:rsidR="004F2DA8">
        <w:rPr>
          <w:noProof/>
        </w:rPr>
        <w:t>22</w:t>
      </w:r>
      <w:r w:rsidR="004F2DA8">
        <w:fldChar w:fldCharType="end"/>
      </w:r>
      <w:r w:rsidR="004F2DA8">
        <w:t xml:space="preserve">, </w:t>
      </w:r>
      <w:r w:rsidR="004F2DA8">
        <w:fldChar w:fldCharType="begin"/>
      </w:r>
      <w:r w:rsidR="004F2DA8">
        <w:instrText xml:space="preserve"> REF _Ref10787315 \h </w:instrText>
      </w:r>
      <w:r w:rsidR="004F2DA8">
        <w:fldChar w:fldCharType="separate"/>
      </w:r>
      <w:r w:rsidR="004F2DA8">
        <w:t xml:space="preserve">Table </w:t>
      </w:r>
      <w:r w:rsidR="004F2DA8">
        <w:rPr>
          <w:noProof/>
        </w:rPr>
        <w:t>13</w:t>
      </w:r>
      <w:r w:rsidR="004F2DA8">
        <w:fldChar w:fldCharType="end"/>
      </w:r>
      <w:r w:rsidR="004F2DA8">
        <w:t xml:space="preserve">). </w:t>
      </w:r>
    </w:p>
    <w:p w14:paraId="404A4EBF" w14:textId="77777777" w:rsidR="00C509FE" w:rsidRDefault="00C509FE" w:rsidP="00945F05"/>
    <w:p w14:paraId="1415CD6A" w14:textId="0D9E0D07" w:rsidR="00840D88" w:rsidRDefault="008B0736" w:rsidP="00840D88">
      <w:pPr>
        <w:keepNext/>
      </w:pPr>
      <w:r>
        <w:rPr>
          <w:noProof/>
        </w:rPr>
        <w:lastRenderedPageBreak/>
        <w:drawing>
          <wp:inline distT="0" distB="0" distL="0" distR="0" wp14:anchorId="03667EF1" wp14:editId="4C4A9F4F">
            <wp:extent cx="6845372" cy="397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3362" cy="3976561"/>
                    </a:xfrm>
                    <a:prstGeom prst="rect">
                      <a:avLst/>
                    </a:prstGeom>
                  </pic:spPr>
                </pic:pic>
              </a:graphicData>
            </a:graphic>
          </wp:inline>
        </w:drawing>
      </w:r>
    </w:p>
    <w:p w14:paraId="682143D4" w14:textId="55CDBFB1" w:rsidR="00BE5423" w:rsidRDefault="00840D88" w:rsidP="008B0736">
      <w:pPr>
        <w:pStyle w:val="Caption"/>
      </w:pPr>
      <w:bookmarkStart w:id="38" w:name="_Ref9317214"/>
      <w:r>
        <w:t xml:space="preserve">Figure </w:t>
      </w:r>
      <w:fldSimple w:instr=" SEQ Figure \* ARABIC ">
        <w:r w:rsidR="0013218D">
          <w:rPr>
            <w:noProof/>
          </w:rPr>
          <w:t>6</w:t>
        </w:r>
      </w:fldSimple>
      <w:bookmarkEnd w:id="38"/>
      <w:r>
        <w:t xml:space="preserve"> </w:t>
      </w:r>
      <w:r w:rsidR="008B0736">
        <w:t>–</w:t>
      </w:r>
      <w:r>
        <w:t xml:space="preserve"> </w:t>
      </w:r>
      <w:r w:rsidR="008B0736">
        <w:t xml:space="preserve">Log-transformed </w:t>
      </w:r>
      <w:r>
        <w:t xml:space="preserve">CPUE of macroinvertebrates </w:t>
      </w:r>
      <w:r w:rsidR="008B0736">
        <w:t>collected during the spatially intensive spring sampling events of 2017 and 2018, +/- one standard error. Data are separated by site, year, and gear type.</w:t>
      </w:r>
    </w:p>
    <w:p w14:paraId="2F9495AF" w14:textId="723F298C" w:rsidR="00486F77" w:rsidRDefault="00486F77" w:rsidP="00486F77"/>
    <w:p w14:paraId="012B76EB" w14:textId="77777777" w:rsidR="00486F77" w:rsidRDefault="00486F77" w:rsidP="00486F77">
      <w:pPr>
        <w:keepNext/>
      </w:pPr>
      <w:r>
        <w:rPr>
          <w:noProof/>
        </w:rPr>
        <w:lastRenderedPageBreak/>
        <w:drawing>
          <wp:inline distT="0" distB="0" distL="0" distR="0" wp14:anchorId="36BC2D97" wp14:editId="309CAFF5">
            <wp:extent cx="5943600" cy="3106420"/>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6420"/>
                    </a:xfrm>
                    <a:prstGeom prst="rect">
                      <a:avLst/>
                    </a:prstGeom>
                  </pic:spPr>
                </pic:pic>
              </a:graphicData>
            </a:graphic>
          </wp:inline>
        </w:drawing>
      </w:r>
    </w:p>
    <w:p w14:paraId="7C29E1EE" w14:textId="5F5A5567" w:rsidR="00486F77" w:rsidRDefault="00486F77" w:rsidP="00486F77">
      <w:pPr>
        <w:pStyle w:val="Caption"/>
      </w:pPr>
      <w:bookmarkStart w:id="39" w:name="_Ref10727603"/>
      <w:bookmarkStart w:id="40" w:name="_Ref12449873"/>
      <w:r>
        <w:t xml:space="preserve">Figure </w:t>
      </w:r>
      <w:fldSimple w:instr=" SEQ Figure \* ARABIC ">
        <w:r w:rsidR="0013218D">
          <w:rPr>
            <w:noProof/>
          </w:rPr>
          <w:t>7</w:t>
        </w:r>
      </w:fldSimple>
      <w:bookmarkEnd w:id="39"/>
      <w:r>
        <w:t xml:space="preserve"> - Catch of clams per </w:t>
      </w:r>
      <w:proofErr w:type="spellStart"/>
      <w:r>
        <w:t>sqaure</w:t>
      </w:r>
      <w:proofErr w:type="spellEnd"/>
      <w:r>
        <w:t xml:space="preserve"> meter of substrate in 2017 and 2018/</w:t>
      </w:r>
      <w:bookmarkEnd w:id="40"/>
    </w:p>
    <w:p w14:paraId="3FF7F074" w14:textId="77777777" w:rsidR="00486F77" w:rsidRPr="00486F77" w:rsidRDefault="00486F77" w:rsidP="00486F77"/>
    <w:p w14:paraId="122DF0AD" w14:textId="77777777" w:rsidR="00EC6B9B" w:rsidRDefault="008825FD" w:rsidP="00EC6B9B">
      <w:pPr>
        <w:keepNext/>
      </w:pPr>
      <w:r>
        <w:rPr>
          <w:noProof/>
        </w:rPr>
        <w:drawing>
          <wp:inline distT="0" distB="0" distL="0" distR="0" wp14:anchorId="7FDC8F8B" wp14:editId="57D55243">
            <wp:extent cx="5943600" cy="3078480"/>
            <wp:effectExtent l="0" t="0" r="0" b="762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8480"/>
                    </a:xfrm>
                    <a:prstGeom prst="rect">
                      <a:avLst/>
                    </a:prstGeom>
                  </pic:spPr>
                </pic:pic>
              </a:graphicData>
            </a:graphic>
          </wp:inline>
        </w:drawing>
      </w:r>
    </w:p>
    <w:p w14:paraId="299D6FB2" w14:textId="5CC657AA" w:rsidR="001E4B5E" w:rsidRDefault="00EC6B9B" w:rsidP="00EC6B9B">
      <w:pPr>
        <w:pStyle w:val="Caption"/>
      </w:pPr>
      <w:r>
        <w:t xml:space="preserve">Figure </w:t>
      </w:r>
      <w:fldSimple w:instr=" SEQ Figure \* ARABIC ">
        <w:r w:rsidR="0013218D">
          <w:rPr>
            <w:noProof/>
          </w:rPr>
          <w:t>8</w:t>
        </w:r>
      </w:fldSimple>
      <w:r>
        <w:t xml:space="preserve"> - Mean log-transformed CPUE of zooplankton catch</w:t>
      </w:r>
    </w:p>
    <w:p w14:paraId="17D2C01B" w14:textId="77777777" w:rsidR="001E4B5E" w:rsidRDefault="001E4B5E" w:rsidP="001E4B5E">
      <w:pPr>
        <w:keepNext/>
      </w:pPr>
      <w:r w:rsidRPr="00FD67DB">
        <w:rPr>
          <w:noProof/>
        </w:rPr>
        <w:lastRenderedPageBreak/>
        <w:drawing>
          <wp:inline distT="0" distB="0" distL="0" distR="0" wp14:anchorId="79F65739" wp14:editId="7A7D0E61">
            <wp:extent cx="6460435" cy="29718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r="19872" b="16586"/>
                    <a:stretch/>
                  </pic:blipFill>
                  <pic:spPr bwMode="auto">
                    <a:xfrm>
                      <a:off x="0" y="0"/>
                      <a:ext cx="6461931" cy="2972488"/>
                    </a:xfrm>
                    <a:prstGeom prst="rect">
                      <a:avLst/>
                    </a:prstGeom>
                    <a:noFill/>
                    <a:ln>
                      <a:noFill/>
                    </a:ln>
                    <a:extLst>
                      <a:ext uri="{53640926-AAD7-44D8-BBD7-CCE9431645EC}">
                        <a14:shadowObscured xmlns:a14="http://schemas.microsoft.com/office/drawing/2010/main"/>
                      </a:ext>
                    </a:extLst>
                  </pic:spPr>
                </pic:pic>
              </a:graphicData>
            </a:graphic>
          </wp:inline>
        </w:drawing>
      </w:r>
    </w:p>
    <w:p w14:paraId="0B208761" w14:textId="568A254A" w:rsidR="001E4B5E" w:rsidRPr="00C36E09" w:rsidRDefault="001E4B5E" w:rsidP="001E4B5E">
      <w:pPr>
        <w:pStyle w:val="Caption"/>
      </w:pPr>
      <w:bookmarkStart w:id="41" w:name="_Ref10727651"/>
      <w:r>
        <w:t xml:space="preserve">Figure </w:t>
      </w:r>
      <w:fldSimple w:instr=" SEQ Figure \* ARABIC ">
        <w:r w:rsidR="0013218D">
          <w:rPr>
            <w:noProof/>
          </w:rPr>
          <w:t>9</w:t>
        </w:r>
      </w:fldSimple>
      <w:bookmarkEnd w:id="41"/>
      <w:r>
        <w:t xml:space="preserve"> - mean log-transformed concentration of Chlorophyll (</w:t>
      </w:r>
      <w:proofErr w:type="spellStart"/>
      <w:r>
        <w:t>ug</w:t>
      </w:r>
      <w:proofErr w:type="spellEnd"/>
      <w:r>
        <w:t>/L) measured by florescence during spring of 2018.</w:t>
      </w:r>
    </w:p>
    <w:p w14:paraId="608A02E2" w14:textId="77777777" w:rsidR="001E4B5E" w:rsidRPr="001E4B5E" w:rsidRDefault="001E4B5E" w:rsidP="001E4B5E"/>
    <w:p w14:paraId="469897A2" w14:textId="519650BE" w:rsidR="001E2057" w:rsidRDefault="001E2057" w:rsidP="001E2057">
      <w:pPr>
        <w:pStyle w:val="Caption"/>
        <w:keepNext/>
      </w:pPr>
      <w:bookmarkStart w:id="42" w:name="_Ref10457842"/>
      <w:bookmarkStart w:id="43" w:name="_Ref10457837"/>
      <w:r>
        <w:t xml:space="preserve">Table </w:t>
      </w:r>
      <w:fldSimple w:instr=" SEQ Table \* ARABIC ">
        <w:r w:rsidR="00F4333E">
          <w:rPr>
            <w:noProof/>
          </w:rPr>
          <w:t>6</w:t>
        </w:r>
      </w:fldSimple>
      <w:bookmarkEnd w:id="42"/>
      <w:r>
        <w:t xml:space="preserve"> - GLMM for each ecosystem component. Predictor variables were chosen via </w:t>
      </w:r>
      <w:proofErr w:type="spellStart"/>
      <w:r>
        <w:t>AICc</w:t>
      </w:r>
      <w:proofErr w:type="spellEnd"/>
      <w:r>
        <w:t xml:space="preserve"> selection and site was included as an error term in each model. Response variables were log-transformed to conform with model assumptions, where necessary.</w:t>
      </w:r>
      <w:bookmarkEnd w:id="43"/>
      <w:r>
        <w:t xml:space="preserve"> </w:t>
      </w:r>
    </w:p>
    <w:tbl>
      <w:tblPr>
        <w:tblW w:w="9360" w:type="dxa"/>
        <w:tblLook w:val="04A0" w:firstRow="1" w:lastRow="0" w:firstColumn="1" w:lastColumn="0" w:noHBand="0" w:noVBand="1"/>
      </w:tblPr>
      <w:tblGrid>
        <w:gridCol w:w="3140"/>
        <w:gridCol w:w="1177"/>
        <w:gridCol w:w="1347"/>
        <w:gridCol w:w="941"/>
        <w:gridCol w:w="908"/>
        <w:gridCol w:w="939"/>
        <w:gridCol w:w="908"/>
      </w:tblGrid>
      <w:tr w:rsidR="00437363" w:rsidRPr="00437363" w14:paraId="20B28D38"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89CD0B1" w14:textId="147B0295"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Mysid</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2FEF89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4A94382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333A6A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1F733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4893E8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D563EC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B5A8C56"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7CE050D1"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448959F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644D0BE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7ACE9F71"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single" w:sz="4" w:space="0" w:color="auto"/>
              <w:right w:val="nil"/>
            </w:tcBorders>
            <w:shd w:val="clear" w:color="auto" w:fill="auto"/>
            <w:noWrap/>
            <w:vAlign w:val="bottom"/>
            <w:hideMark/>
          </w:tcPr>
          <w:p w14:paraId="63C79BE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7BB59FE5"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01C41B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40CAF9A0" w14:textId="77777777" w:rsidTr="001E2057">
        <w:trPr>
          <w:trHeight w:val="300"/>
        </w:trPr>
        <w:tc>
          <w:tcPr>
            <w:tcW w:w="3140" w:type="dxa"/>
            <w:tcBorders>
              <w:top w:val="nil"/>
              <w:left w:val="nil"/>
              <w:bottom w:val="nil"/>
              <w:right w:val="nil"/>
            </w:tcBorders>
            <w:shd w:val="clear" w:color="auto" w:fill="auto"/>
            <w:noWrap/>
            <w:vAlign w:val="center"/>
            <w:hideMark/>
          </w:tcPr>
          <w:p w14:paraId="3BC6990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 2017)</w:t>
            </w:r>
          </w:p>
        </w:tc>
        <w:tc>
          <w:tcPr>
            <w:tcW w:w="1177" w:type="dxa"/>
            <w:tcBorders>
              <w:top w:val="nil"/>
              <w:left w:val="nil"/>
              <w:bottom w:val="nil"/>
              <w:right w:val="nil"/>
            </w:tcBorders>
            <w:shd w:val="clear" w:color="auto" w:fill="auto"/>
            <w:noWrap/>
            <w:vAlign w:val="bottom"/>
            <w:hideMark/>
          </w:tcPr>
          <w:p w14:paraId="4CE8C3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189E4DC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941" w:type="dxa"/>
            <w:tcBorders>
              <w:top w:val="nil"/>
              <w:left w:val="nil"/>
              <w:bottom w:val="nil"/>
              <w:right w:val="nil"/>
            </w:tcBorders>
            <w:shd w:val="clear" w:color="auto" w:fill="auto"/>
            <w:noWrap/>
            <w:vAlign w:val="bottom"/>
            <w:hideMark/>
          </w:tcPr>
          <w:p w14:paraId="0C1A4D3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12.371</w:t>
            </w:r>
          </w:p>
        </w:tc>
        <w:tc>
          <w:tcPr>
            <w:tcW w:w="908" w:type="dxa"/>
            <w:tcBorders>
              <w:top w:val="nil"/>
              <w:left w:val="nil"/>
              <w:bottom w:val="nil"/>
              <w:right w:val="nil"/>
            </w:tcBorders>
            <w:shd w:val="clear" w:color="auto" w:fill="auto"/>
            <w:noWrap/>
            <w:vAlign w:val="bottom"/>
            <w:hideMark/>
          </w:tcPr>
          <w:p w14:paraId="681212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3.561</w:t>
            </w:r>
          </w:p>
        </w:tc>
        <w:tc>
          <w:tcPr>
            <w:tcW w:w="939" w:type="dxa"/>
            <w:tcBorders>
              <w:top w:val="nil"/>
              <w:left w:val="nil"/>
              <w:bottom w:val="nil"/>
              <w:right w:val="nil"/>
            </w:tcBorders>
            <w:shd w:val="clear" w:color="auto" w:fill="auto"/>
            <w:noWrap/>
            <w:vAlign w:val="bottom"/>
            <w:hideMark/>
          </w:tcPr>
          <w:p w14:paraId="18651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0.004</w:t>
            </w:r>
          </w:p>
        </w:tc>
        <w:tc>
          <w:tcPr>
            <w:tcW w:w="908" w:type="dxa"/>
            <w:tcBorders>
              <w:top w:val="nil"/>
              <w:left w:val="nil"/>
              <w:bottom w:val="nil"/>
              <w:right w:val="nil"/>
            </w:tcBorders>
            <w:shd w:val="clear" w:color="auto" w:fill="auto"/>
            <w:noWrap/>
            <w:vAlign w:val="bottom"/>
            <w:hideMark/>
          </w:tcPr>
          <w:p w14:paraId="7A0F876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FAC2547" w14:textId="77777777" w:rsidTr="001E2057">
        <w:trPr>
          <w:trHeight w:val="300"/>
        </w:trPr>
        <w:tc>
          <w:tcPr>
            <w:tcW w:w="3140" w:type="dxa"/>
            <w:tcBorders>
              <w:top w:val="nil"/>
              <w:left w:val="nil"/>
              <w:bottom w:val="nil"/>
              <w:right w:val="nil"/>
            </w:tcBorders>
            <w:shd w:val="clear" w:color="auto" w:fill="auto"/>
            <w:noWrap/>
            <w:vAlign w:val="center"/>
            <w:hideMark/>
          </w:tcPr>
          <w:p w14:paraId="45D73C6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6D341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1.079</w:t>
            </w:r>
          </w:p>
        </w:tc>
        <w:tc>
          <w:tcPr>
            <w:tcW w:w="1347" w:type="dxa"/>
            <w:tcBorders>
              <w:top w:val="nil"/>
              <w:left w:val="nil"/>
              <w:bottom w:val="nil"/>
              <w:right w:val="nil"/>
            </w:tcBorders>
            <w:shd w:val="clear" w:color="auto" w:fill="auto"/>
            <w:noWrap/>
            <w:vAlign w:val="bottom"/>
            <w:hideMark/>
          </w:tcPr>
          <w:p w14:paraId="01CEB4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0.307</w:t>
            </w:r>
          </w:p>
        </w:tc>
        <w:tc>
          <w:tcPr>
            <w:tcW w:w="941" w:type="dxa"/>
            <w:tcBorders>
              <w:top w:val="nil"/>
              <w:left w:val="nil"/>
              <w:bottom w:val="nil"/>
              <w:right w:val="nil"/>
            </w:tcBorders>
            <w:shd w:val="clear" w:color="auto" w:fill="auto"/>
            <w:noWrap/>
            <w:vAlign w:val="bottom"/>
            <w:hideMark/>
          </w:tcPr>
          <w:p w14:paraId="71E2FE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9.365</w:t>
            </w:r>
          </w:p>
        </w:tc>
        <w:tc>
          <w:tcPr>
            <w:tcW w:w="908" w:type="dxa"/>
            <w:tcBorders>
              <w:top w:val="nil"/>
              <w:left w:val="nil"/>
              <w:bottom w:val="nil"/>
              <w:right w:val="nil"/>
            </w:tcBorders>
            <w:shd w:val="clear" w:color="auto" w:fill="auto"/>
            <w:noWrap/>
            <w:vAlign w:val="bottom"/>
            <w:hideMark/>
          </w:tcPr>
          <w:p w14:paraId="2C47CB3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3.519</w:t>
            </w:r>
          </w:p>
        </w:tc>
        <w:tc>
          <w:tcPr>
            <w:tcW w:w="939" w:type="dxa"/>
            <w:tcBorders>
              <w:top w:val="nil"/>
              <w:left w:val="nil"/>
              <w:bottom w:val="nil"/>
              <w:right w:val="nil"/>
            </w:tcBorders>
            <w:shd w:val="clear" w:color="auto" w:fill="auto"/>
            <w:noWrap/>
            <w:vAlign w:val="bottom"/>
            <w:hideMark/>
          </w:tcPr>
          <w:p w14:paraId="594C7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0.006</w:t>
            </w:r>
          </w:p>
        </w:tc>
        <w:tc>
          <w:tcPr>
            <w:tcW w:w="908" w:type="dxa"/>
            <w:tcBorders>
              <w:top w:val="nil"/>
              <w:left w:val="nil"/>
              <w:bottom w:val="nil"/>
              <w:right w:val="nil"/>
            </w:tcBorders>
            <w:shd w:val="clear" w:color="auto" w:fill="auto"/>
            <w:noWrap/>
            <w:vAlign w:val="bottom"/>
            <w:hideMark/>
          </w:tcPr>
          <w:p w14:paraId="669866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A67E0CB" w14:textId="77777777" w:rsidTr="001E2057">
        <w:trPr>
          <w:trHeight w:val="300"/>
        </w:trPr>
        <w:tc>
          <w:tcPr>
            <w:tcW w:w="3140" w:type="dxa"/>
            <w:tcBorders>
              <w:top w:val="nil"/>
              <w:left w:val="nil"/>
              <w:bottom w:val="nil"/>
              <w:right w:val="nil"/>
            </w:tcBorders>
            <w:shd w:val="clear" w:color="auto" w:fill="auto"/>
            <w:noWrap/>
            <w:vAlign w:val="center"/>
            <w:hideMark/>
          </w:tcPr>
          <w:p w14:paraId="0A1F0317"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62C64B3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0.427</w:t>
            </w:r>
          </w:p>
        </w:tc>
        <w:tc>
          <w:tcPr>
            <w:tcW w:w="1347" w:type="dxa"/>
            <w:tcBorders>
              <w:top w:val="nil"/>
              <w:left w:val="nil"/>
              <w:bottom w:val="nil"/>
              <w:right w:val="nil"/>
            </w:tcBorders>
            <w:shd w:val="clear" w:color="auto" w:fill="auto"/>
            <w:noWrap/>
            <w:vAlign w:val="bottom"/>
            <w:hideMark/>
          </w:tcPr>
          <w:p w14:paraId="6C4070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0.272</w:t>
            </w:r>
          </w:p>
        </w:tc>
        <w:tc>
          <w:tcPr>
            <w:tcW w:w="941" w:type="dxa"/>
            <w:tcBorders>
              <w:top w:val="nil"/>
              <w:left w:val="nil"/>
              <w:bottom w:val="nil"/>
              <w:right w:val="nil"/>
            </w:tcBorders>
            <w:shd w:val="clear" w:color="auto" w:fill="auto"/>
            <w:noWrap/>
            <w:vAlign w:val="bottom"/>
            <w:hideMark/>
          </w:tcPr>
          <w:p w14:paraId="7F1DFC1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9.640</w:t>
            </w:r>
          </w:p>
        </w:tc>
        <w:tc>
          <w:tcPr>
            <w:tcW w:w="908" w:type="dxa"/>
            <w:tcBorders>
              <w:top w:val="nil"/>
              <w:left w:val="nil"/>
              <w:bottom w:val="nil"/>
              <w:right w:val="nil"/>
            </w:tcBorders>
            <w:shd w:val="clear" w:color="auto" w:fill="auto"/>
            <w:noWrap/>
            <w:vAlign w:val="bottom"/>
            <w:hideMark/>
          </w:tcPr>
          <w:p w14:paraId="3C5DFA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1.570</w:t>
            </w:r>
          </w:p>
        </w:tc>
        <w:tc>
          <w:tcPr>
            <w:tcW w:w="939" w:type="dxa"/>
            <w:tcBorders>
              <w:top w:val="nil"/>
              <w:left w:val="nil"/>
              <w:bottom w:val="nil"/>
              <w:right w:val="nil"/>
            </w:tcBorders>
            <w:shd w:val="clear" w:color="auto" w:fill="auto"/>
            <w:noWrap/>
            <w:vAlign w:val="bottom"/>
            <w:hideMark/>
          </w:tcPr>
          <w:p w14:paraId="7C6A126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0.149</w:t>
            </w:r>
          </w:p>
        </w:tc>
        <w:tc>
          <w:tcPr>
            <w:tcW w:w="908" w:type="dxa"/>
            <w:tcBorders>
              <w:top w:val="nil"/>
              <w:left w:val="nil"/>
              <w:bottom w:val="nil"/>
              <w:right w:val="nil"/>
            </w:tcBorders>
            <w:shd w:val="clear" w:color="auto" w:fill="auto"/>
            <w:noWrap/>
            <w:vAlign w:val="bottom"/>
            <w:hideMark/>
          </w:tcPr>
          <w:p w14:paraId="0C5029F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2D3C2377" w14:textId="77777777" w:rsidTr="001E2057">
        <w:trPr>
          <w:trHeight w:val="300"/>
        </w:trPr>
        <w:tc>
          <w:tcPr>
            <w:tcW w:w="3140" w:type="dxa"/>
            <w:tcBorders>
              <w:top w:val="nil"/>
              <w:left w:val="nil"/>
              <w:bottom w:val="nil"/>
              <w:right w:val="nil"/>
            </w:tcBorders>
            <w:shd w:val="clear" w:color="auto" w:fill="auto"/>
            <w:noWrap/>
            <w:vAlign w:val="center"/>
            <w:hideMark/>
          </w:tcPr>
          <w:p w14:paraId="7E27BEA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nil"/>
              <w:right w:val="nil"/>
            </w:tcBorders>
            <w:shd w:val="clear" w:color="auto" w:fill="auto"/>
            <w:noWrap/>
            <w:vAlign w:val="bottom"/>
            <w:hideMark/>
          </w:tcPr>
          <w:p w14:paraId="55CB31F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0.517</w:t>
            </w:r>
          </w:p>
        </w:tc>
        <w:tc>
          <w:tcPr>
            <w:tcW w:w="1347" w:type="dxa"/>
            <w:tcBorders>
              <w:top w:val="nil"/>
              <w:left w:val="nil"/>
              <w:bottom w:val="nil"/>
              <w:right w:val="nil"/>
            </w:tcBorders>
            <w:shd w:val="clear" w:color="auto" w:fill="auto"/>
            <w:noWrap/>
            <w:vAlign w:val="bottom"/>
            <w:hideMark/>
          </w:tcPr>
          <w:p w14:paraId="6F499ED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0.204</w:t>
            </w:r>
          </w:p>
        </w:tc>
        <w:tc>
          <w:tcPr>
            <w:tcW w:w="941" w:type="dxa"/>
            <w:tcBorders>
              <w:top w:val="nil"/>
              <w:left w:val="nil"/>
              <w:bottom w:val="nil"/>
              <w:right w:val="nil"/>
            </w:tcBorders>
            <w:shd w:val="clear" w:color="auto" w:fill="auto"/>
            <w:noWrap/>
            <w:vAlign w:val="bottom"/>
            <w:hideMark/>
          </w:tcPr>
          <w:p w14:paraId="765F4F1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122.198</w:t>
            </w:r>
          </w:p>
        </w:tc>
        <w:tc>
          <w:tcPr>
            <w:tcW w:w="908" w:type="dxa"/>
            <w:tcBorders>
              <w:top w:val="nil"/>
              <w:left w:val="nil"/>
              <w:bottom w:val="nil"/>
              <w:right w:val="nil"/>
            </w:tcBorders>
            <w:shd w:val="clear" w:color="auto" w:fill="auto"/>
            <w:noWrap/>
            <w:vAlign w:val="bottom"/>
            <w:hideMark/>
          </w:tcPr>
          <w:p w14:paraId="416AB7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2.532</w:t>
            </w:r>
          </w:p>
        </w:tc>
        <w:tc>
          <w:tcPr>
            <w:tcW w:w="939" w:type="dxa"/>
            <w:tcBorders>
              <w:top w:val="nil"/>
              <w:left w:val="nil"/>
              <w:bottom w:val="nil"/>
              <w:right w:val="nil"/>
            </w:tcBorders>
            <w:shd w:val="clear" w:color="auto" w:fill="auto"/>
            <w:noWrap/>
            <w:vAlign w:val="bottom"/>
            <w:hideMark/>
          </w:tcPr>
          <w:p w14:paraId="3603B5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0.013</w:t>
            </w:r>
          </w:p>
        </w:tc>
        <w:tc>
          <w:tcPr>
            <w:tcW w:w="908" w:type="dxa"/>
            <w:tcBorders>
              <w:top w:val="nil"/>
              <w:left w:val="nil"/>
              <w:bottom w:val="nil"/>
              <w:right w:val="nil"/>
            </w:tcBorders>
            <w:shd w:val="clear" w:color="auto" w:fill="auto"/>
            <w:noWrap/>
            <w:vAlign w:val="bottom"/>
            <w:hideMark/>
          </w:tcPr>
          <w:p w14:paraId="474E987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BD20AB3" w14:textId="77777777" w:rsidTr="001E2057">
        <w:trPr>
          <w:trHeight w:val="300"/>
        </w:trPr>
        <w:tc>
          <w:tcPr>
            <w:tcW w:w="3140" w:type="dxa"/>
            <w:tcBorders>
              <w:top w:val="nil"/>
              <w:left w:val="nil"/>
              <w:bottom w:val="nil"/>
              <w:right w:val="nil"/>
            </w:tcBorders>
            <w:shd w:val="clear" w:color="auto" w:fill="auto"/>
            <w:noWrap/>
            <w:vAlign w:val="bottom"/>
            <w:hideMark/>
          </w:tcPr>
          <w:p w14:paraId="772946F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0594A7E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32F9527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21DD25A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BFB292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2D6685B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123F746"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5863D34C"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center"/>
            <w:hideMark/>
          </w:tcPr>
          <w:p w14:paraId="73F15FCC" w14:textId="4E1ED17D"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Sweep</w:t>
            </w:r>
            <w:r w:rsidR="001E2057">
              <w:rPr>
                <w:rFonts w:ascii="Lucida Console" w:eastAsia="Times New Roman" w:hAnsi="Lucida Console" w:cs="Calibri"/>
                <w:color w:val="000000"/>
                <w:sz w:val="20"/>
                <w:szCs w:val="2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0DF50F2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D53BA6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60234D8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4561DF6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6C538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726D91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75E4A0C"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8ADF96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1546BD3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55D6A38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264D429F"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single" w:sz="4" w:space="0" w:color="auto"/>
              <w:right w:val="nil"/>
            </w:tcBorders>
            <w:shd w:val="clear" w:color="auto" w:fill="auto"/>
            <w:noWrap/>
            <w:vAlign w:val="bottom"/>
            <w:hideMark/>
          </w:tcPr>
          <w:p w14:paraId="7D01A4E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3201546"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40DCF2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6CD0745" w14:textId="77777777" w:rsidTr="001E2057">
        <w:trPr>
          <w:trHeight w:val="300"/>
        </w:trPr>
        <w:tc>
          <w:tcPr>
            <w:tcW w:w="3140" w:type="dxa"/>
            <w:tcBorders>
              <w:top w:val="nil"/>
              <w:left w:val="nil"/>
              <w:bottom w:val="nil"/>
              <w:right w:val="nil"/>
            </w:tcBorders>
            <w:shd w:val="clear" w:color="auto" w:fill="auto"/>
            <w:noWrap/>
            <w:vAlign w:val="center"/>
            <w:hideMark/>
          </w:tcPr>
          <w:p w14:paraId="774BA3E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EAV, channel)</w:t>
            </w:r>
          </w:p>
        </w:tc>
        <w:tc>
          <w:tcPr>
            <w:tcW w:w="1177" w:type="dxa"/>
            <w:tcBorders>
              <w:top w:val="nil"/>
              <w:left w:val="nil"/>
              <w:bottom w:val="nil"/>
              <w:right w:val="nil"/>
            </w:tcBorders>
            <w:shd w:val="clear" w:color="auto" w:fill="auto"/>
            <w:noWrap/>
            <w:vAlign w:val="bottom"/>
            <w:hideMark/>
          </w:tcPr>
          <w:p w14:paraId="2BDC6E6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3.123</w:t>
            </w:r>
          </w:p>
        </w:tc>
        <w:tc>
          <w:tcPr>
            <w:tcW w:w="1347" w:type="dxa"/>
            <w:tcBorders>
              <w:top w:val="nil"/>
              <w:left w:val="nil"/>
              <w:bottom w:val="nil"/>
              <w:right w:val="nil"/>
            </w:tcBorders>
            <w:shd w:val="clear" w:color="auto" w:fill="auto"/>
            <w:noWrap/>
            <w:vAlign w:val="bottom"/>
            <w:hideMark/>
          </w:tcPr>
          <w:p w14:paraId="42850F6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0.327</w:t>
            </w:r>
          </w:p>
        </w:tc>
        <w:tc>
          <w:tcPr>
            <w:tcW w:w="941" w:type="dxa"/>
            <w:tcBorders>
              <w:top w:val="nil"/>
              <w:left w:val="nil"/>
              <w:bottom w:val="nil"/>
              <w:right w:val="nil"/>
            </w:tcBorders>
            <w:shd w:val="clear" w:color="auto" w:fill="auto"/>
            <w:noWrap/>
            <w:vAlign w:val="bottom"/>
            <w:hideMark/>
          </w:tcPr>
          <w:p w14:paraId="05ACF16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11.886</w:t>
            </w:r>
          </w:p>
        </w:tc>
        <w:tc>
          <w:tcPr>
            <w:tcW w:w="908" w:type="dxa"/>
            <w:tcBorders>
              <w:top w:val="nil"/>
              <w:left w:val="nil"/>
              <w:bottom w:val="nil"/>
              <w:right w:val="nil"/>
            </w:tcBorders>
            <w:shd w:val="clear" w:color="auto" w:fill="auto"/>
            <w:noWrap/>
            <w:vAlign w:val="bottom"/>
            <w:hideMark/>
          </w:tcPr>
          <w:p w14:paraId="56B505F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9.551</w:t>
            </w:r>
          </w:p>
        </w:tc>
        <w:tc>
          <w:tcPr>
            <w:tcW w:w="939" w:type="dxa"/>
            <w:tcBorders>
              <w:top w:val="nil"/>
              <w:left w:val="nil"/>
              <w:bottom w:val="nil"/>
              <w:right w:val="nil"/>
            </w:tcBorders>
            <w:shd w:val="clear" w:color="auto" w:fill="auto"/>
            <w:noWrap/>
            <w:vAlign w:val="bottom"/>
            <w:hideMark/>
          </w:tcPr>
          <w:p w14:paraId="79B25B2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4A6098A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17068AF" w14:textId="77777777" w:rsidTr="001E2057">
        <w:trPr>
          <w:trHeight w:val="300"/>
        </w:trPr>
        <w:tc>
          <w:tcPr>
            <w:tcW w:w="3140" w:type="dxa"/>
            <w:tcBorders>
              <w:top w:val="nil"/>
              <w:left w:val="nil"/>
              <w:bottom w:val="nil"/>
              <w:right w:val="nil"/>
            </w:tcBorders>
            <w:shd w:val="clear" w:color="auto" w:fill="auto"/>
            <w:noWrap/>
            <w:vAlign w:val="center"/>
            <w:hideMark/>
          </w:tcPr>
          <w:p w14:paraId="329CE2A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FAV</w:t>
            </w:r>
          </w:p>
        </w:tc>
        <w:tc>
          <w:tcPr>
            <w:tcW w:w="1177" w:type="dxa"/>
            <w:tcBorders>
              <w:top w:val="nil"/>
              <w:left w:val="nil"/>
              <w:bottom w:val="nil"/>
              <w:right w:val="nil"/>
            </w:tcBorders>
            <w:shd w:val="clear" w:color="auto" w:fill="auto"/>
            <w:noWrap/>
            <w:vAlign w:val="bottom"/>
            <w:hideMark/>
          </w:tcPr>
          <w:p w14:paraId="47AFA21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1.423</w:t>
            </w:r>
          </w:p>
        </w:tc>
        <w:tc>
          <w:tcPr>
            <w:tcW w:w="1347" w:type="dxa"/>
            <w:tcBorders>
              <w:top w:val="nil"/>
              <w:left w:val="nil"/>
              <w:bottom w:val="nil"/>
              <w:right w:val="nil"/>
            </w:tcBorders>
            <w:shd w:val="clear" w:color="auto" w:fill="auto"/>
            <w:noWrap/>
            <w:vAlign w:val="bottom"/>
            <w:hideMark/>
          </w:tcPr>
          <w:p w14:paraId="37EA378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0.257</w:t>
            </w:r>
          </w:p>
        </w:tc>
        <w:tc>
          <w:tcPr>
            <w:tcW w:w="941" w:type="dxa"/>
            <w:tcBorders>
              <w:top w:val="nil"/>
              <w:left w:val="nil"/>
              <w:bottom w:val="nil"/>
              <w:right w:val="nil"/>
            </w:tcBorders>
            <w:shd w:val="clear" w:color="auto" w:fill="auto"/>
            <w:noWrap/>
            <w:vAlign w:val="bottom"/>
            <w:hideMark/>
          </w:tcPr>
          <w:p w14:paraId="2F601FF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192.226</w:t>
            </w:r>
          </w:p>
        </w:tc>
        <w:tc>
          <w:tcPr>
            <w:tcW w:w="908" w:type="dxa"/>
            <w:tcBorders>
              <w:top w:val="nil"/>
              <w:left w:val="nil"/>
              <w:bottom w:val="nil"/>
              <w:right w:val="nil"/>
            </w:tcBorders>
            <w:shd w:val="clear" w:color="auto" w:fill="auto"/>
            <w:noWrap/>
            <w:vAlign w:val="bottom"/>
            <w:hideMark/>
          </w:tcPr>
          <w:p w14:paraId="15B700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5.536</w:t>
            </w:r>
          </w:p>
        </w:tc>
        <w:tc>
          <w:tcPr>
            <w:tcW w:w="939" w:type="dxa"/>
            <w:tcBorders>
              <w:top w:val="nil"/>
              <w:left w:val="nil"/>
              <w:bottom w:val="nil"/>
              <w:right w:val="nil"/>
            </w:tcBorders>
            <w:shd w:val="clear" w:color="auto" w:fill="auto"/>
            <w:noWrap/>
            <w:vAlign w:val="bottom"/>
            <w:hideMark/>
          </w:tcPr>
          <w:p w14:paraId="28A969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063DF1C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B097174" w14:textId="77777777" w:rsidTr="001E2057">
        <w:trPr>
          <w:trHeight w:val="300"/>
        </w:trPr>
        <w:tc>
          <w:tcPr>
            <w:tcW w:w="3140" w:type="dxa"/>
            <w:tcBorders>
              <w:top w:val="nil"/>
              <w:left w:val="nil"/>
              <w:bottom w:val="nil"/>
              <w:right w:val="nil"/>
            </w:tcBorders>
            <w:shd w:val="clear" w:color="auto" w:fill="auto"/>
            <w:noWrap/>
            <w:vAlign w:val="center"/>
            <w:hideMark/>
          </w:tcPr>
          <w:p w14:paraId="206CC6C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SAV</w:t>
            </w:r>
          </w:p>
        </w:tc>
        <w:tc>
          <w:tcPr>
            <w:tcW w:w="1177" w:type="dxa"/>
            <w:tcBorders>
              <w:top w:val="nil"/>
              <w:left w:val="nil"/>
              <w:bottom w:val="nil"/>
              <w:right w:val="nil"/>
            </w:tcBorders>
            <w:shd w:val="clear" w:color="auto" w:fill="auto"/>
            <w:noWrap/>
            <w:vAlign w:val="bottom"/>
            <w:hideMark/>
          </w:tcPr>
          <w:p w14:paraId="0813C6B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2.197</w:t>
            </w:r>
          </w:p>
        </w:tc>
        <w:tc>
          <w:tcPr>
            <w:tcW w:w="1347" w:type="dxa"/>
            <w:tcBorders>
              <w:top w:val="nil"/>
              <w:left w:val="nil"/>
              <w:bottom w:val="nil"/>
              <w:right w:val="nil"/>
            </w:tcBorders>
            <w:shd w:val="clear" w:color="auto" w:fill="auto"/>
            <w:noWrap/>
            <w:vAlign w:val="bottom"/>
            <w:hideMark/>
          </w:tcPr>
          <w:p w14:paraId="79BC552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0.252</w:t>
            </w:r>
          </w:p>
        </w:tc>
        <w:tc>
          <w:tcPr>
            <w:tcW w:w="941" w:type="dxa"/>
            <w:tcBorders>
              <w:top w:val="nil"/>
              <w:left w:val="nil"/>
              <w:bottom w:val="nil"/>
              <w:right w:val="nil"/>
            </w:tcBorders>
            <w:shd w:val="clear" w:color="auto" w:fill="auto"/>
            <w:noWrap/>
            <w:vAlign w:val="bottom"/>
            <w:hideMark/>
          </w:tcPr>
          <w:p w14:paraId="491C2C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191.961</w:t>
            </w:r>
          </w:p>
        </w:tc>
        <w:tc>
          <w:tcPr>
            <w:tcW w:w="908" w:type="dxa"/>
            <w:tcBorders>
              <w:top w:val="nil"/>
              <w:left w:val="nil"/>
              <w:bottom w:val="nil"/>
              <w:right w:val="nil"/>
            </w:tcBorders>
            <w:shd w:val="clear" w:color="auto" w:fill="auto"/>
            <w:noWrap/>
            <w:vAlign w:val="bottom"/>
            <w:hideMark/>
          </w:tcPr>
          <w:p w14:paraId="58F3BBD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8.729</w:t>
            </w:r>
          </w:p>
        </w:tc>
        <w:tc>
          <w:tcPr>
            <w:tcW w:w="939" w:type="dxa"/>
            <w:tcBorders>
              <w:top w:val="nil"/>
              <w:left w:val="nil"/>
              <w:bottom w:val="nil"/>
              <w:right w:val="nil"/>
            </w:tcBorders>
            <w:shd w:val="clear" w:color="auto" w:fill="auto"/>
            <w:noWrap/>
            <w:vAlign w:val="bottom"/>
            <w:hideMark/>
          </w:tcPr>
          <w:p w14:paraId="1979EE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75C8950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34618D2" w14:textId="77777777" w:rsidTr="001E2057">
        <w:trPr>
          <w:trHeight w:val="300"/>
        </w:trPr>
        <w:tc>
          <w:tcPr>
            <w:tcW w:w="3140" w:type="dxa"/>
            <w:tcBorders>
              <w:top w:val="nil"/>
              <w:left w:val="nil"/>
              <w:bottom w:val="nil"/>
              <w:right w:val="nil"/>
            </w:tcBorders>
            <w:shd w:val="clear" w:color="auto" w:fill="auto"/>
            <w:noWrap/>
            <w:vAlign w:val="center"/>
            <w:hideMark/>
          </w:tcPr>
          <w:p w14:paraId="24522F3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diked</w:t>
            </w:r>
          </w:p>
        </w:tc>
        <w:tc>
          <w:tcPr>
            <w:tcW w:w="1177" w:type="dxa"/>
            <w:tcBorders>
              <w:top w:val="nil"/>
              <w:left w:val="nil"/>
              <w:bottom w:val="nil"/>
              <w:right w:val="nil"/>
            </w:tcBorders>
            <w:shd w:val="clear" w:color="auto" w:fill="auto"/>
            <w:noWrap/>
            <w:vAlign w:val="bottom"/>
            <w:hideMark/>
          </w:tcPr>
          <w:p w14:paraId="7FE9C3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1.548</w:t>
            </w:r>
          </w:p>
        </w:tc>
        <w:tc>
          <w:tcPr>
            <w:tcW w:w="1347" w:type="dxa"/>
            <w:tcBorders>
              <w:top w:val="nil"/>
              <w:left w:val="nil"/>
              <w:bottom w:val="nil"/>
              <w:right w:val="nil"/>
            </w:tcBorders>
            <w:shd w:val="clear" w:color="auto" w:fill="auto"/>
            <w:noWrap/>
            <w:vAlign w:val="bottom"/>
            <w:hideMark/>
          </w:tcPr>
          <w:p w14:paraId="45F7DE8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0.495</w:t>
            </w:r>
          </w:p>
        </w:tc>
        <w:tc>
          <w:tcPr>
            <w:tcW w:w="941" w:type="dxa"/>
            <w:tcBorders>
              <w:top w:val="nil"/>
              <w:left w:val="nil"/>
              <w:bottom w:val="nil"/>
              <w:right w:val="nil"/>
            </w:tcBorders>
            <w:shd w:val="clear" w:color="auto" w:fill="auto"/>
            <w:noWrap/>
            <w:vAlign w:val="bottom"/>
            <w:hideMark/>
          </w:tcPr>
          <w:p w14:paraId="5121FA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11.386</w:t>
            </w:r>
          </w:p>
        </w:tc>
        <w:tc>
          <w:tcPr>
            <w:tcW w:w="908" w:type="dxa"/>
            <w:tcBorders>
              <w:top w:val="nil"/>
              <w:left w:val="nil"/>
              <w:bottom w:val="nil"/>
              <w:right w:val="nil"/>
            </w:tcBorders>
            <w:shd w:val="clear" w:color="auto" w:fill="auto"/>
            <w:noWrap/>
            <w:vAlign w:val="bottom"/>
            <w:hideMark/>
          </w:tcPr>
          <w:p w14:paraId="1FA0598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3.128</w:t>
            </w:r>
          </w:p>
        </w:tc>
        <w:tc>
          <w:tcPr>
            <w:tcW w:w="939" w:type="dxa"/>
            <w:tcBorders>
              <w:top w:val="nil"/>
              <w:left w:val="nil"/>
              <w:bottom w:val="nil"/>
              <w:right w:val="nil"/>
            </w:tcBorders>
            <w:shd w:val="clear" w:color="auto" w:fill="auto"/>
            <w:noWrap/>
            <w:vAlign w:val="bottom"/>
            <w:hideMark/>
          </w:tcPr>
          <w:p w14:paraId="65985B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0.009</w:t>
            </w:r>
          </w:p>
        </w:tc>
        <w:tc>
          <w:tcPr>
            <w:tcW w:w="908" w:type="dxa"/>
            <w:tcBorders>
              <w:top w:val="nil"/>
              <w:left w:val="nil"/>
              <w:bottom w:val="nil"/>
              <w:right w:val="nil"/>
            </w:tcBorders>
            <w:shd w:val="clear" w:color="auto" w:fill="auto"/>
            <w:noWrap/>
            <w:vAlign w:val="bottom"/>
            <w:hideMark/>
          </w:tcPr>
          <w:p w14:paraId="20F933D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4EFA709D" w14:textId="77777777" w:rsidTr="001E2057">
        <w:trPr>
          <w:trHeight w:val="300"/>
        </w:trPr>
        <w:tc>
          <w:tcPr>
            <w:tcW w:w="3140" w:type="dxa"/>
            <w:tcBorders>
              <w:top w:val="nil"/>
              <w:left w:val="nil"/>
              <w:bottom w:val="nil"/>
              <w:right w:val="nil"/>
            </w:tcBorders>
            <w:shd w:val="clear" w:color="auto" w:fill="auto"/>
            <w:noWrap/>
            <w:vAlign w:val="center"/>
            <w:hideMark/>
          </w:tcPr>
          <w:p w14:paraId="0332EAB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5363FBD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0.890</w:t>
            </w:r>
          </w:p>
        </w:tc>
        <w:tc>
          <w:tcPr>
            <w:tcW w:w="1347" w:type="dxa"/>
            <w:tcBorders>
              <w:top w:val="nil"/>
              <w:left w:val="nil"/>
              <w:bottom w:val="nil"/>
              <w:right w:val="nil"/>
            </w:tcBorders>
            <w:shd w:val="clear" w:color="auto" w:fill="auto"/>
            <w:noWrap/>
            <w:vAlign w:val="bottom"/>
            <w:hideMark/>
          </w:tcPr>
          <w:p w14:paraId="3DC18D9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0.471</w:t>
            </w:r>
          </w:p>
        </w:tc>
        <w:tc>
          <w:tcPr>
            <w:tcW w:w="941" w:type="dxa"/>
            <w:tcBorders>
              <w:top w:val="nil"/>
              <w:left w:val="nil"/>
              <w:bottom w:val="nil"/>
              <w:right w:val="nil"/>
            </w:tcBorders>
            <w:shd w:val="clear" w:color="auto" w:fill="auto"/>
            <w:noWrap/>
            <w:vAlign w:val="bottom"/>
            <w:hideMark/>
          </w:tcPr>
          <w:p w14:paraId="456208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9.432</w:t>
            </w:r>
          </w:p>
        </w:tc>
        <w:tc>
          <w:tcPr>
            <w:tcW w:w="908" w:type="dxa"/>
            <w:tcBorders>
              <w:top w:val="nil"/>
              <w:left w:val="nil"/>
              <w:bottom w:val="nil"/>
              <w:right w:val="nil"/>
            </w:tcBorders>
            <w:shd w:val="clear" w:color="auto" w:fill="auto"/>
            <w:noWrap/>
            <w:vAlign w:val="bottom"/>
            <w:hideMark/>
          </w:tcPr>
          <w:p w14:paraId="5CE4D3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1.891</w:t>
            </w:r>
          </w:p>
        </w:tc>
        <w:tc>
          <w:tcPr>
            <w:tcW w:w="939" w:type="dxa"/>
            <w:tcBorders>
              <w:top w:val="nil"/>
              <w:left w:val="nil"/>
              <w:bottom w:val="nil"/>
              <w:right w:val="nil"/>
            </w:tcBorders>
            <w:shd w:val="clear" w:color="auto" w:fill="auto"/>
            <w:noWrap/>
            <w:vAlign w:val="bottom"/>
            <w:hideMark/>
          </w:tcPr>
          <w:p w14:paraId="518C0C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0.090</w:t>
            </w:r>
          </w:p>
        </w:tc>
        <w:tc>
          <w:tcPr>
            <w:tcW w:w="908" w:type="dxa"/>
            <w:tcBorders>
              <w:top w:val="nil"/>
              <w:left w:val="nil"/>
              <w:bottom w:val="nil"/>
              <w:right w:val="nil"/>
            </w:tcBorders>
            <w:shd w:val="clear" w:color="auto" w:fill="auto"/>
            <w:noWrap/>
            <w:vAlign w:val="bottom"/>
            <w:hideMark/>
          </w:tcPr>
          <w:p w14:paraId="04BC830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27C61F3" w14:textId="77777777" w:rsidTr="001E2057">
        <w:trPr>
          <w:trHeight w:val="300"/>
        </w:trPr>
        <w:tc>
          <w:tcPr>
            <w:tcW w:w="3140" w:type="dxa"/>
            <w:tcBorders>
              <w:top w:val="nil"/>
              <w:left w:val="nil"/>
              <w:bottom w:val="nil"/>
              <w:right w:val="nil"/>
            </w:tcBorders>
            <w:shd w:val="clear" w:color="auto" w:fill="auto"/>
            <w:noWrap/>
            <w:vAlign w:val="center"/>
            <w:hideMark/>
          </w:tcPr>
          <w:p w14:paraId="78BF1A2A"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565BA3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0.693</w:t>
            </w:r>
          </w:p>
        </w:tc>
        <w:tc>
          <w:tcPr>
            <w:tcW w:w="1347" w:type="dxa"/>
            <w:tcBorders>
              <w:top w:val="nil"/>
              <w:left w:val="nil"/>
              <w:bottom w:val="nil"/>
              <w:right w:val="nil"/>
            </w:tcBorders>
            <w:shd w:val="clear" w:color="auto" w:fill="auto"/>
            <w:noWrap/>
            <w:vAlign w:val="bottom"/>
            <w:hideMark/>
          </w:tcPr>
          <w:p w14:paraId="148977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0.428</w:t>
            </w:r>
          </w:p>
        </w:tc>
        <w:tc>
          <w:tcPr>
            <w:tcW w:w="941" w:type="dxa"/>
            <w:tcBorders>
              <w:top w:val="nil"/>
              <w:left w:val="nil"/>
              <w:bottom w:val="nil"/>
              <w:right w:val="nil"/>
            </w:tcBorders>
            <w:shd w:val="clear" w:color="auto" w:fill="auto"/>
            <w:noWrap/>
            <w:vAlign w:val="bottom"/>
            <w:hideMark/>
          </w:tcPr>
          <w:p w14:paraId="78B428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10.515</w:t>
            </w:r>
          </w:p>
        </w:tc>
        <w:tc>
          <w:tcPr>
            <w:tcW w:w="908" w:type="dxa"/>
            <w:tcBorders>
              <w:top w:val="nil"/>
              <w:left w:val="nil"/>
              <w:bottom w:val="nil"/>
              <w:right w:val="nil"/>
            </w:tcBorders>
            <w:shd w:val="clear" w:color="auto" w:fill="auto"/>
            <w:noWrap/>
            <w:vAlign w:val="bottom"/>
            <w:hideMark/>
          </w:tcPr>
          <w:p w14:paraId="32905B1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1.621</w:t>
            </w:r>
          </w:p>
        </w:tc>
        <w:tc>
          <w:tcPr>
            <w:tcW w:w="939" w:type="dxa"/>
            <w:tcBorders>
              <w:top w:val="nil"/>
              <w:left w:val="nil"/>
              <w:bottom w:val="nil"/>
              <w:right w:val="nil"/>
            </w:tcBorders>
            <w:shd w:val="clear" w:color="auto" w:fill="auto"/>
            <w:noWrap/>
            <w:vAlign w:val="bottom"/>
            <w:hideMark/>
          </w:tcPr>
          <w:p w14:paraId="67041D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0.135</w:t>
            </w:r>
          </w:p>
        </w:tc>
        <w:tc>
          <w:tcPr>
            <w:tcW w:w="908" w:type="dxa"/>
            <w:tcBorders>
              <w:top w:val="nil"/>
              <w:left w:val="nil"/>
              <w:bottom w:val="nil"/>
              <w:right w:val="nil"/>
            </w:tcBorders>
            <w:shd w:val="clear" w:color="auto" w:fill="auto"/>
            <w:noWrap/>
            <w:vAlign w:val="bottom"/>
            <w:hideMark/>
          </w:tcPr>
          <w:p w14:paraId="23E34FE2"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9C2A640" w14:textId="77777777" w:rsidTr="001E2057">
        <w:trPr>
          <w:trHeight w:val="300"/>
        </w:trPr>
        <w:tc>
          <w:tcPr>
            <w:tcW w:w="3140" w:type="dxa"/>
            <w:tcBorders>
              <w:top w:val="nil"/>
              <w:left w:val="nil"/>
              <w:bottom w:val="nil"/>
              <w:right w:val="nil"/>
            </w:tcBorders>
            <w:shd w:val="clear" w:color="auto" w:fill="auto"/>
            <w:noWrap/>
            <w:vAlign w:val="bottom"/>
            <w:hideMark/>
          </w:tcPr>
          <w:p w14:paraId="58C680B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noWrap/>
            <w:vAlign w:val="bottom"/>
            <w:hideMark/>
          </w:tcPr>
          <w:p w14:paraId="5245CE3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5B0501F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A29A02C"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9F2955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A58373F"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54C4367" w14:textId="77777777" w:rsidR="00437363" w:rsidRPr="00437363" w:rsidRDefault="00437363" w:rsidP="00437363">
            <w:pPr>
              <w:spacing w:after="0" w:line="240" w:lineRule="auto"/>
              <w:jc w:val="right"/>
              <w:rPr>
                <w:rFonts w:ascii="Times New Roman" w:eastAsia="Times New Roman" w:hAnsi="Times New Roman" w:cs="Times New Roman"/>
                <w:sz w:val="20"/>
                <w:szCs w:val="20"/>
              </w:rPr>
            </w:pPr>
          </w:p>
        </w:tc>
      </w:tr>
      <w:tr w:rsidR="00437363" w:rsidRPr="00437363" w14:paraId="5AA30DC2"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B70CB4D" w14:textId="088F110A"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Neuston</w:t>
            </w:r>
            <w:r w:rsidR="001E2057">
              <w:rPr>
                <w:rFonts w:ascii="Calibri" w:eastAsia="Times New Roman" w:hAnsi="Calibri" w:cs="Calibri"/>
                <w:color w:val="00000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13431F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A6CFD1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237001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0BB29F"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2D05B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E41BAA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BE8654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C53AAF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0D17C6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2F9E2C4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62153D63"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single" w:sz="4" w:space="0" w:color="auto"/>
              <w:right w:val="nil"/>
            </w:tcBorders>
            <w:shd w:val="clear" w:color="auto" w:fill="auto"/>
            <w:noWrap/>
            <w:vAlign w:val="bottom"/>
            <w:hideMark/>
          </w:tcPr>
          <w:p w14:paraId="63E0F58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83716FA" w14:textId="77777777" w:rsidR="00437363" w:rsidRPr="00437363" w:rsidRDefault="00437363" w:rsidP="00437363">
            <w:pPr>
              <w:spacing w:after="0" w:line="240" w:lineRule="auto"/>
              <w:jc w:val="right"/>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047948B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43CFBA3"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5D82673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lastRenderedPageBreak/>
              <w:t>(Intercept)</w:t>
            </w:r>
          </w:p>
        </w:tc>
        <w:tc>
          <w:tcPr>
            <w:tcW w:w="1177" w:type="dxa"/>
            <w:tcBorders>
              <w:top w:val="nil"/>
              <w:left w:val="nil"/>
              <w:bottom w:val="single" w:sz="4" w:space="0" w:color="auto"/>
              <w:right w:val="nil"/>
            </w:tcBorders>
            <w:shd w:val="clear" w:color="auto" w:fill="auto"/>
            <w:noWrap/>
            <w:vAlign w:val="bottom"/>
            <w:hideMark/>
          </w:tcPr>
          <w:p w14:paraId="6EBE0C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1.056</w:t>
            </w:r>
          </w:p>
        </w:tc>
        <w:tc>
          <w:tcPr>
            <w:tcW w:w="1347" w:type="dxa"/>
            <w:tcBorders>
              <w:top w:val="nil"/>
              <w:left w:val="nil"/>
              <w:bottom w:val="single" w:sz="4" w:space="0" w:color="auto"/>
              <w:right w:val="nil"/>
            </w:tcBorders>
            <w:shd w:val="clear" w:color="auto" w:fill="auto"/>
            <w:noWrap/>
            <w:vAlign w:val="bottom"/>
            <w:hideMark/>
          </w:tcPr>
          <w:p w14:paraId="0C010F8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0.193</w:t>
            </w:r>
          </w:p>
        </w:tc>
        <w:tc>
          <w:tcPr>
            <w:tcW w:w="941" w:type="dxa"/>
            <w:tcBorders>
              <w:top w:val="nil"/>
              <w:left w:val="nil"/>
              <w:bottom w:val="single" w:sz="4" w:space="0" w:color="auto"/>
              <w:right w:val="nil"/>
            </w:tcBorders>
            <w:shd w:val="clear" w:color="auto" w:fill="auto"/>
            <w:noWrap/>
            <w:vAlign w:val="bottom"/>
            <w:hideMark/>
          </w:tcPr>
          <w:p w14:paraId="1FBD3D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12.040</w:t>
            </w:r>
          </w:p>
        </w:tc>
        <w:tc>
          <w:tcPr>
            <w:tcW w:w="908" w:type="dxa"/>
            <w:tcBorders>
              <w:top w:val="nil"/>
              <w:left w:val="nil"/>
              <w:bottom w:val="single" w:sz="4" w:space="0" w:color="auto"/>
              <w:right w:val="nil"/>
            </w:tcBorders>
            <w:shd w:val="clear" w:color="auto" w:fill="auto"/>
            <w:noWrap/>
            <w:vAlign w:val="bottom"/>
            <w:hideMark/>
          </w:tcPr>
          <w:p w14:paraId="39FABA8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5.482</w:t>
            </w:r>
          </w:p>
        </w:tc>
        <w:tc>
          <w:tcPr>
            <w:tcW w:w="939" w:type="dxa"/>
            <w:tcBorders>
              <w:top w:val="nil"/>
              <w:left w:val="nil"/>
              <w:bottom w:val="single" w:sz="4" w:space="0" w:color="auto"/>
              <w:right w:val="nil"/>
            </w:tcBorders>
            <w:shd w:val="clear" w:color="auto" w:fill="auto"/>
            <w:noWrap/>
            <w:vAlign w:val="bottom"/>
            <w:hideMark/>
          </w:tcPr>
          <w:p w14:paraId="62D36B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single" w:sz="4" w:space="0" w:color="auto"/>
              <w:right w:val="nil"/>
            </w:tcBorders>
            <w:shd w:val="clear" w:color="auto" w:fill="auto"/>
            <w:noWrap/>
            <w:vAlign w:val="bottom"/>
            <w:hideMark/>
          </w:tcPr>
          <w:p w14:paraId="63C9EAA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D8BE1A2" w14:textId="77777777" w:rsidTr="001E2057">
        <w:trPr>
          <w:trHeight w:val="300"/>
        </w:trPr>
        <w:tc>
          <w:tcPr>
            <w:tcW w:w="3140" w:type="dxa"/>
            <w:tcBorders>
              <w:top w:val="nil"/>
              <w:left w:val="nil"/>
              <w:bottom w:val="nil"/>
              <w:right w:val="nil"/>
            </w:tcBorders>
            <w:shd w:val="clear" w:color="auto" w:fill="auto"/>
            <w:noWrap/>
            <w:vAlign w:val="bottom"/>
            <w:hideMark/>
          </w:tcPr>
          <w:p w14:paraId="428E81AB"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01154B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3EBB0E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3EF094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444B852"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3B600A7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E7E478D"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31B4DA13"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7A5BF5F7" w14:textId="3EAB75F9"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Zooplankton</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34F7F72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7D12E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EECA38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7749D0D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65DE0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12ACA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8FBA458"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21ECC5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29108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410D93B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40E81836"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single" w:sz="4" w:space="0" w:color="auto"/>
              <w:right w:val="nil"/>
            </w:tcBorders>
            <w:shd w:val="clear" w:color="auto" w:fill="auto"/>
            <w:noWrap/>
            <w:vAlign w:val="bottom"/>
            <w:hideMark/>
          </w:tcPr>
          <w:p w14:paraId="22F5B5D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74D09D6"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717F3AB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5311227" w14:textId="77777777" w:rsidTr="001E2057">
        <w:trPr>
          <w:trHeight w:val="300"/>
        </w:trPr>
        <w:tc>
          <w:tcPr>
            <w:tcW w:w="3140" w:type="dxa"/>
            <w:tcBorders>
              <w:top w:val="nil"/>
              <w:left w:val="nil"/>
              <w:bottom w:val="nil"/>
              <w:right w:val="nil"/>
            </w:tcBorders>
            <w:shd w:val="clear" w:color="auto" w:fill="auto"/>
            <w:noWrap/>
            <w:vAlign w:val="center"/>
            <w:hideMark/>
          </w:tcPr>
          <w:p w14:paraId="28DC8A2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2FADC1C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6.345</w:t>
            </w:r>
          </w:p>
        </w:tc>
        <w:tc>
          <w:tcPr>
            <w:tcW w:w="1347" w:type="dxa"/>
            <w:tcBorders>
              <w:top w:val="nil"/>
              <w:left w:val="nil"/>
              <w:bottom w:val="nil"/>
              <w:right w:val="nil"/>
            </w:tcBorders>
            <w:shd w:val="clear" w:color="auto" w:fill="auto"/>
            <w:noWrap/>
            <w:vAlign w:val="bottom"/>
            <w:hideMark/>
          </w:tcPr>
          <w:p w14:paraId="37EEE8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0.788</w:t>
            </w:r>
          </w:p>
        </w:tc>
        <w:tc>
          <w:tcPr>
            <w:tcW w:w="941" w:type="dxa"/>
            <w:tcBorders>
              <w:top w:val="nil"/>
              <w:left w:val="nil"/>
              <w:bottom w:val="nil"/>
              <w:right w:val="nil"/>
            </w:tcBorders>
            <w:shd w:val="clear" w:color="auto" w:fill="auto"/>
            <w:noWrap/>
            <w:vAlign w:val="bottom"/>
            <w:hideMark/>
          </w:tcPr>
          <w:p w14:paraId="6348F38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7.414</w:t>
            </w:r>
          </w:p>
        </w:tc>
        <w:tc>
          <w:tcPr>
            <w:tcW w:w="908" w:type="dxa"/>
            <w:tcBorders>
              <w:top w:val="nil"/>
              <w:left w:val="nil"/>
              <w:bottom w:val="nil"/>
              <w:right w:val="nil"/>
            </w:tcBorders>
            <w:shd w:val="clear" w:color="auto" w:fill="auto"/>
            <w:noWrap/>
            <w:vAlign w:val="bottom"/>
            <w:hideMark/>
          </w:tcPr>
          <w:p w14:paraId="00B303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8.057</w:t>
            </w:r>
          </w:p>
        </w:tc>
        <w:tc>
          <w:tcPr>
            <w:tcW w:w="939" w:type="dxa"/>
            <w:tcBorders>
              <w:top w:val="nil"/>
              <w:left w:val="nil"/>
              <w:bottom w:val="nil"/>
              <w:right w:val="nil"/>
            </w:tcBorders>
            <w:shd w:val="clear" w:color="auto" w:fill="auto"/>
            <w:noWrap/>
            <w:vAlign w:val="bottom"/>
            <w:hideMark/>
          </w:tcPr>
          <w:p w14:paraId="6E87982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62E4F8F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5A73815" w14:textId="77777777" w:rsidTr="001E2057">
        <w:trPr>
          <w:trHeight w:val="300"/>
        </w:trPr>
        <w:tc>
          <w:tcPr>
            <w:tcW w:w="3140" w:type="dxa"/>
            <w:tcBorders>
              <w:top w:val="nil"/>
              <w:left w:val="nil"/>
              <w:bottom w:val="nil"/>
              <w:right w:val="nil"/>
            </w:tcBorders>
            <w:shd w:val="clear" w:color="auto" w:fill="auto"/>
            <w:noWrap/>
            <w:vAlign w:val="center"/>
            <w:hideMark/>
          </w:tcPr>
          <w:p w14:paraId="46920888"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6B5E233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-1.281</w:t>
            </w:r>
          </w:p>
        </w:tc>
        <w:tc>
          <w:tcPr>
            <w:tcW w:w="1347" w:type="dxa"/>
            <w:tcBorders>
              <w:top w:val="nil"/>
              <w:left w:val="nil"/>
              <w:bottom w:val="nil"/>
              <w:right w:val="nil"/>
            </w:tcBorders>
            <w:shd w:val="clear" w:color="auto" w:fill="auto"/>
            <w:noWrap/>
            <w:vAlign w:val="bottom"/>
            <w:hideMark/>
          </w:tcPr>
          <w:p w14:paraId="157AF99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0.888</w:t>
            </w:r>
          </w:p>
        </w:tc>
        <w:tc>
          <w:tcPr>
            <w:tcW w:w="941" w:type="dxa"/>
            <w:tcBorders>
              <w:top w:val="nil"/>
              <w:left w:val="nil"/>
              <w:bottom w:val="nil"/>
              <w:right w:val="nil"/>
            </w:tcBorders>
            <w:shd w:val="clear" w:color="auto" w:fill="auto"/>
            <w:noWrap/>
            <w:vAlign w:val="bottom"/>
            <w:hideMark/>
          </w:tcPr>
          <w:p w14:paraId="29C4BC7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6.462</w:t>
            </w:r>
          </w:p>
        </w:tc>
        <w:tc>
          <w:tcPr>
            <w:tcW w:w="908" w:type="dxa"/>
            <w:tcBorders>
              <w:top w:val="nil"/>
              <w:left w:val="nil"/>
              <w:bottom w:val="nil"/>
              <w:right w:val="nil"/>
            </w:tcBorders>
            <w:shd w:val="clear" w:color="auto" w:fill="auto"/>
            <w:noWrap/>
            <w:vAlign w:val="bottom"/>
            <w:hideMark/>
          </w:tcPr>
          <w:p w14:paraId="7B7FE39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744A41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0.196</w:t>
            </w:r>
          </w:p>
        </w:tc>
        <w:tc>
          <w:tcPr>
            <w:tcW w:w="908" w:type="dxa"/>
            <w:tcBorders>
              <w:top w:val="nil"/>
              <w:left w:val="nil"/>
              <w:bottom w:val="nil"/>
              <w:right w:val="nil"/>
            </w:tcBorders>
            <w:shd w:val="clear" w:color="auto" w:fill="auto"/>
            <w:noWrap/>
            <w:vAlign w:val="bottom"/>
            <w:hideMark/>
          </w:tcPr>
          <w:p w14:paraId="5FCF7AC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3A8DAF9E" w14:textId="77777777" w:rsidTr="001E2057">
        <w:trPr>
          <w:trHeight w:val="300"/>
        </w:trPr>
        <w:tc>
          <w:tcPr>
            <w:tcW w:w="3140" w:type="dxa"/>
            <w:tcBorders>
              <w:top w:val="nil"/>
              <w:left w:val="nil"/>
              <w:bottom w:val="nil"/>
              <w:right w:val="nil"/>
            </w:tcBorders>
            <w:shd w:val="clear" w:color="auto" w:fill="auto"/>
            <w:noWrap/>
            <w:vAlign w:val="center"/>
            <w:hideMark/>
          </w:tcPr>
          <w:p w14:paraId="6B1F522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w:t>
            </w:r>
            <w:proofErr w:type="spellStart"/>
            <w:r w:rsidRPr="00437363">
              <w:rPr>
                <w:rFonts w:ascii="Lucida Console" w:eastAsia="Times New Roman" w:hAnsi="Lucida Console" w:cs="Calibri"/>
                <w:color w:val="000000"/>
                <w:sz w:val="20"/>
                <w:szCs w:val="20"/>
              </w:rPr>
              <w:t>Denverton</w:t>
            </w:r>
            <w:proofErr w:type="spellEnd"/>
          </w:p>
        </w:tc>
        <w:tc>
          <w:tcPr>
            <w:tcW w:w="1177" w:type="dxa"/>
            <w:tcBorders>
              <w:top w:val="nil"/>
              <w:left w:val="nil"/>
              <w:bottom w:val="nil"/>
              <w:right w:val="nil"/>
            </w:tcBorders>
            <w:shd w:val="clear" w:color="auto" w:fill="auto"/>
            <w:noWrap/>
            <w:vAlign w:val="bottom"/>
            <w:hideMark/>
          </w:tcPr>
          <w:p w14:paraId="2B9F51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-0.102</w:t>
            </w:r>
          </w:p>
        </w:tc>
        <w:tc>
          <w:tcPr>
            <w:tcW w:w="1347" w:type="dxa"/>
            <w:tcBorders>
              <w:top w:val="nil"/>
              <w:left w:val="nil"/>
              <w:bottom w:val="nil"/>
              <w:right w:val="nil"/>
            </w:tcBorders>
            <w:shd w:val="clear" w:color="auto" w:fill="auto"/>
            <w:noWrap/>
            <w:vAlign w:val="bottom"/>
            <w:hideMark/>
          </w:tcPr>
          <w:p w14:paraId="1A0473E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1.005</w:t>
            </w:r>
          </w:p>
        </w:tc>
        <w:tc>
          <w:tcPr>
            <w:tcW w:w="941" w:type="dxa"/>
            <w:tcBorders>
              <w:top w:val="nil"/>
              <w:left w:val="nil"/>
              <w:bottom w:val="nil"/>
              <w:right w:val="nil"/>
            </w:tcBorders>
            <w:shd w:val="clear" w:color="auto" w:fill="auto"/>
            <w:noWrap/>
            <w:vAlign w:val="bottom"/>
            <w:hideMark/>
          </w:tcPr>
          <w:p w14:paraId="37E052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7.256</w:t>
            </w:r>
          </w:p>
        </w:tc>
        <w:tc>
          <w:tcPr>
            <w:tcW w:w="908" w:type="dxa"/>
            <w:tcBorders>
              <w:top w:val="nil"/>
              <w:left w:val="nil"/>
              <w:bottom w:val="nil"/>
              <w:right w:val="nil"/>
            </w:tcBorders>
            <w:shd w:val="clear" w:color="auto" w:fill="auto"/>
            <w:noWrap/>
            <w:vAlign w:val="bottom"/>
            <w:hideMark/>
          </w:tcPr>
          <w:p w14:paraId="33C6A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-0.101</w:t>
            </w:r>
          </w:p>
        </w:tc>
        <w:tc>
          <w:tcPr>
            <w:tcW w:w="939" w:type="dxa"/>
            <w:tcBorders>
              <w:top w:val="nil"/>
              <w:left w:val="nil"/>
              <w:bottom w:val="nil"/>
              <w:right w:val="nil"/>
            </w:tcBorders>
            <w:shd w:val="clear" w:color="auto" w:fill="auto"/>
            <w:noWrap/>
            <w:vAlign w:val="bottom"/>
            <w:hideMark/>
          </w:tcPr>
          <w:p w14:paraId="681BD0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0.922</w:t>
            </w:r>
          </w:p>
        </w:tc>
        <w:tc>
          <w:tcPr>
            <w:tcW w:w="908" w:type="dxa"/>
            <w:tcBorders>
              <w:top w:val="nil"/>
              <w:left w:val="nil"/>
              <w:bottom w:val="nil"/>
              <w:right w:val="nil"/>
            </w:tcBorders>
            <w:shd w:val="clear" w:color="auto" w:fill="auto"/>
            <w:noWrap/>
            <w:vAlign w:val="bottom"/>
            <w:hideMark/>
          </w:tcPr>
          <w:p w14:paraId="0E2B9F5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B67091D" w14:textId="77777777" w:rsidTr="001E2057">
        <w:trPr>
          <w:trHeight w:val="300"/>
        </w:trPr>
        <w:tc>
          <w:tcPr>
            <w:tcW w:w="3140" w:type="dxa"/>
            <w:tcBorders>
              <w:top w:val="nil"/>
              <w:left w:val="nil"/>
              <w:bottom w:val="nil"/>
              <w:right w:val="nil"/>
            </w:tcBorders>
            <w:shd w:val="clear" w:color="auto" w:fill="auto"/>
            <w:noWrap/>
            <w:vAlign w:val="center"/>
            <w:hideMark/>
          </w:tcPr>
          <w:p w14:paraId="68970B6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059D417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-0.283</w:t>
            </w:r>
          </w:p>
        </w:tc>
        <w:tc>
          <w:tcPr>
            <w:tcW w:w="1347" w:type="dxa"/>
            <w:tcBorders>
              <w:top w:val="nil"/>
              <w:left w:val="nil"/>
              <w:bottom w:val="nil"/>
              <w:right w:val="nil"/>
            </w:tcBorders>
            <w:shd w:val="clear" w:color="auto" w:fill="auto"/>
            <w:noWrap/>
            <w:vAlign w:val="bottom"/>
            <w:hideMark/>
          </w:tcPr>
          <w:p w14:paraId="7CE449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0.892</w:t>
            </w:r>
          </w:p>
        </w:tc>
        <w:tc>
          <w:tcPr>
            <w:tcW w:w="941" w:type="dxa"/>
            <w:tcBorders>
              <w:top w:val="nil"/>
              <w:left w:val="nil"/>
              <w:bottom w:val="nil"/>
              <w:right w:val="nil"/>
            </w:tcBorders>
            <w:shd w:val="clear" w:color="auto" w:fill="auto"/>
            <w:noWrap/>
            <w:vAlign w:val="bottom"/>
            <w:hideMark/>
          </w:tcPr>
          <w:p w14:paraId="5CE15E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6.584</w:t>
            </w:r>
          </w:p>
        </w:tc>
        <w:tc>
          <w:tcPr>
            <w:tcW w:w="908" w:type="dxa"/>
            <w:tcBorders>
              <w:top w:val="nil"/>
              <w:left w:val="nil"/>
              <w:bottom w:val="nil"/>
              <w:right w:val="nil"/>
            </w:tcBorders>
            <w:shd w:val="clear" w:color="auto" w:fill="auto"/>
            <w:noWrap/>
            <w:vAlign w:val="bottom"/>
            <w:hideMark/>
          </w:tcPr>
          <w:p w14:paraId="4CF8B29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-0.317</w:t>
            </w:r>
          </w:p>
        </w:tc>
        <w:tc>
          <w:tcPr>
            <w:tcW w:w="939" w:type="dxa"/>
            <w:tcBorders>
              <w:top w:val="nil"/>
              <w:left w:val="nil"/>
              <w:bottom w:val="nil"/>
              <w:right w:val="nil"/>
            </w:tcBorders>
            <w:shd w:val="clear" w:color="auto" w:fill="auto"/>
            <w:noWrap/>
            <w:vAlign w:val="bottom"/>
            <w:hideMark/>
          </w:tcPr>
          <w:p w14:paraId="7BE80B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0.761</w:t>
            </w:r>
          </w:p>
        </w:tc>
        <w:tc>
          <w:tcPr>
            <w:tcW w:w="908" w:type="dxa"/>
            <w:tcBorders>
              <w:top w:val="nil"/>
              <w:left w:val="nil"/>
              <w:bottom w:val="nil"/>
              <w:right w:val="nil"/>
            </w:tcBorders>
            <w:shd w:val="clear" w:color="auto" w:fill="auto"/>
            <w:noWrap/>
            <w:vAlign w:val="bottom"/>
            <w:hideMark/>
          </w:tcPr>
          <w:p w14:paraId="10175D68"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457AF80" w14:textId="77777777" w:rsidTr="001E2057">
        <w:trPr>
          <w:trHeight w:val="300"/>
        </w:trPr>
        <w:tc>
          <w:tcPr>
            <w:tcW w:w="3140" w:type="dxa"/>
            <w:tcBorders>
              <w:top w:val="nil"/>
              <w:left w:val="nil"/>
              <w:bottom w:val="nil"/>
              <w:right w:val="nil"/>
            </w:tcBorders>
            <w:shd w:val="clear" w:color="auto" w:fill="auto"/>
            <w:noWrap/>
            <w:vAlign w:val="center"/>
            <w:hideMark/>
          </w:tcPr>
          <w:p w14:paraId="6AD58F6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1DEC26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-1.200</w:t>
            </w:r>
          </w:p>
        </w:tc>
        <w:tc>
          <w:tcPr>
            <w:tcW w:w="1347" w:type="dxa"/>
            <w:tcBorders>
              <w:top w:val="nil"/>
              <w:left w:val="nil"/>
              <w:bottom w:val="nil"/>
              <w:right w:val="nil"/>
            </w:tcBorders>
            <w:shd w:val="clear" w:color="auto" w:fill="auto"/>
            <w:noWrap/>
            <w:vAlign w:val="bottom"/>
            <w:hideMark/>
          </w:tcPr>
          <w:p w14:paraId="077BEE3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0.983</w:t>
            </w:r>
          </w:p>
        </w:tc>
        <w:tc>
          <w:tcPr>
            <w:tcW w:w="941" w:type="dxa"/>
            <w:tcBorders>
              <w:top w:val="nil"/>
              <w:left w:val="nil"/>
              <w:bottom w:val="nil"/>
              <w:right w:val="nil"/>
            </w:tcBorders>
            <w:shd w:val="clear" w:color="auto" w:fill="auto"/>
            <w:noWrap/>
            <w:vAlign w:val="bottom"/>
            <w:hideMark/>
          </w:tcPr>
          <w:p w14:paraId="386F01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6.651</w:t>
            </w:r>
          </w:p>
        </w:tc>
        <w:tc>
          <w:tcPr>
            <w:tcW w:w="908" w:type="dxa"/>
            <w:tcBorders>
              <w:top w:val="nil"/>
              <w:left w:val="nil"/>
              <w:bottom w:val="nil"/>
              <w:right w:val="nil"/>
            </w:tcBorders>
            <w:shd w:val="clear" w:color="auto" w:fill="auto"/>
            <w:noWrap/>
            <w:vAlign w:val="bottom"/>
            <w:hideMark/>
          </w:tcPr>
          <w:p w14:paraId="1596DB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w:t>
            </w:r>
          </w:p>
        </w:tc>
        <w:tc>
          <w:tcPr>
            <w:tcW w:w="939" w:type="dxa"/>
            <w:tcBorders>
              <w:top w:val="nil"/>
              <w:left w:val="nil"/>
              <w:bottom w:val="nil"/>
              <w:right w:val="nil"/>
            </w:tcBorders>
            <w:shd w:val="clear" w:color="auto" w:fill="auto"/>
            <w:noWrap/>
            <w:vAlign w:val="bottom"/>
            <w:hideMark/>
          </w:tcPr>
          <w:p w14:paraId="576C2E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0.264</w:t>
            </w:r>
          </w:p>
        </w:tc>
        <w:tc>
          <w:tcPr>
            <w:tcW w:w="908" w:type="dxa"/>
            <w:tcBorders>
              <w:top w:val="nil"/>
              <w:left w:val="nil"/>
              <w:bottom w:val="nil"/>
              <w:right w:val="nil"/>
            </w:tcBorders>
            <w:shd w:val="clear" w:color="auto" w:fill="auto"/>
            <w:noWrap/>
            <w:vAlign w:val="bottom"/>
            <w:hideMark/>
          </w:tcPr>
          <w:p w14:paraId="6C2F799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147F2625" w14:textId="77777777" w:rsidTr="001E2057">
        <w:trPr>
          <w:trHeight w:val="300"/>
        </w:trPr>
        <w:tc>
          <w:tcPr>
            <w:tcW w:w="3140" w:type="dxa"/>
            <w:tcBorders>
              <w:top w:val="nil"/>
              <w:left w:val="nil"/>
              <w:bottom w:val="nil"/>
              <w:right w:val="nil"/>
            </w:tcBorders>
            <w:shd w:val="clear" w:color="auto" w:fill="auto"/>
            <w:noWrap/>
            <w:vAlign w:val="center"/>
            <w:hideMark/>
          </w:tcPr>
          <w:p w14:paraId="62F4BD34" w14:textId="2156C77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620B6F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2.560</w:t>
            </w:r>
          </w:p>
        </w:tc>
        <w:tc>
          <w:tcPr>
            <w:tcW w:w="1347" w:type="dxa"/>
            <w:tcBorders>
              <w:top w:val="nil"/>
              <w:left w:val="nil"/>
              <w:bottom w:val="nil"/>
              <w:right w:val="nil"/>
            </w:tcBorders>
            <w:shd w:val="clear" w:color="auto" w:fill="auto"/>
            <w:noWrap/>
            <w:vAlign w:val="bottom"/>
            <w:hideMark/>
          </w:tcPr>
          <w:p w14:paraId="6BD095A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1.009</w:t>
            </w:r>
          </w:p>
        </w:tc>
        <w:tc>
          <w:tcPr>
            <w:tcW w:w="941" w:type="dxa"/>
            <w:tcBorders>
              <w:top w:val="nil"/>
              <w:left w:val="nil"/>
              <w:bottom w:val="nil"/>
              <w:right w:val="nil"/>
            </w:tcBorders>
            <w:shd w:val="clear" w:color="auto" w:fill="auto"/>
            <w:noWrap/>
            <w:vAlign w:val="bottom"/>
            <w:hideMark/>
          </w:tcPr>
          <w:p w14:paraId="3C0941D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6.623</w:t>
            </w:r>
          </w:p>
        </w:tc>
        <w:tc>
          <w:tcPr>
            <w:tcW w:w="908" w:type="dxa"/>
            <w:tcBorders>
              <w:top w:val="nil"/>
              <w:left w:val="nil"/>
              <w:bottom w:val="nil"/>
              <w:right w:val="nil"/>
            </w:tcBorders>
            <w:shd w:val="clear" w:color="auto" w:fill="auto"/>
            <w:noWrap/>
            <w:vAlign w:val="bottom"/>
            <w:hideMark/>
          </w:tcPr>
          <w:p w14:paraId="4A2FB4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2.537</w:t>
            </w:r>
          </w:p>
        </w:tc>
        <w:tc>
          <w:tcPr>
            <w:tcW w:w="939" w:type="dxa"/>
            <w:tcBorders>
              <w:top w:val="nil"/>
              <w:left w:val="nil"/>
              <w:bottom w:val="nil"/>
              <w:right w:val="nil"/>
            </w:tcBorders>
            <w:shd w:val="clear" w:color="auto" w:fill="auto"/>
            <w:noWrap/>
            <w:vAlign w:val="bottom"/>
            <w:hideMark/>
          </w:tcPr>
          <w:p w14:paraId="2337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0.041</w:t>
            </w:r>
          </w:p>
        </w:tc>
        <w:tc>
          <w:tcPr>
            <w:tcW w:w="908" w:type="dxa"/>
            <w:tcBorders>
              <w:top w:val="nil"/>
              <w:left w:val="nil"/>
              <w:bottom w:val="nil"/>
              <w:right w:val="nil"/>
            </w:tcBorders>
            <w:shd w:val="clear" w:color="auto" w:fill="auto"/>
            <w:noWrap/>
            <w:vAlign w:val="bottom"/>
            <w:hideMark/>
          </w:tcPr>
          <w:p w14:paraId="236FD65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9D31072" w14:textId="77777777" w:rsidTr="001E2057">
        <w:trPr>
          <w:trHeight w:val="300"/>
        </w:trPr>
        <w:tc>
          <w:tcPr>
            <w:tcW w:w="3140" w:type="dxa"/>
            <w:tcBorders>
              <w:top w:val="nil"/>
              <w:left w:val="nil"/>
              <w:bottom w:val="nil"/>
              <w:right w:val="nil"/>
            </w:tcBorders>
            <w:shd w:val="clear" w:color="auto" w:fill="auto"/>
            <w:noWrap/>
            <w:vAlign w:val="center"/>
            <w:hideMark/>
          </w:tcPr>
          <w:p w14:paraId="6CE71F0C" w14:textId="7FA51C21"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9F05B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64AC49E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0.841</w:t>
            </w:r>
          </w:p>
        </w:tc>
        <w:tc>
          <w:tcPr>
            <w:tcW w:w="941" w:type="dxa"/>
            <w:tcBorders>
              <w:top w:val="nil"/>
              <w:left w:val="nil"/>
              <w:bottom w:val="nil"/>
              <w:right w:val="nil"/>
            </w:tcBorders>
            <w:shd w:val="clear" w:color="auto" w:fill="auto"/>
            <w:noWrap/>
            <w:vAlign w:val="bottom"/>
            <w:hideMark/>
          </w:tcPr>
          <w:p w14:paraId="409CE55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6.456</w:t>
            </w:r>
          </w:p>
        </w:tc>
        <w:tc>
          <w:tcPr>
            <w:tcW w:w="908" w:type="dxa"/>
            <w:tcBorders>
              <w:top w:val="nil"/>
              <w:left w:val="nil"/>
              <w:bottom w:val="nil"/>
              <w:right w:val="nil"/>
            </w:tcBorders>
            <w:shd w:val="clear" w:color="auto" w:fill="auto"/>
            <w:noWrap/>
            <w:vAlign w:val="bottom"/>
            <w:hideMark/>
          </w:tcPr>
          <w:p w14:paraId="5E16DE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0.876</w:t>
            </w:r>
          </w:p>
        </w:tc>
        <w:tc>
          <w:tcPr>
            <w:tcW w:w="939" w:type="dxa"/>
            <w:tcBorders>
              <w:top w:val="nil"/>
              <w:left w:val="nil"/>
              <w:bottom w:val="nil"/>
              <w:right w:val="nil"/>
            </w:tcBorders>
            <w:shd w:val="clear" w:color="auto" w:fill="auto"/>
            <w:noWrap/>
            <w:vAlign w:val="bottom"/>
            <w:hideMark/>
          </w:tcPr>
          <w:p w14:paraId="2E6B27D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0.412</w:t>
            </w:r>
          </w:p>
        </w:tc>
        <w:tc>
          <w:tcPr>
            <w:tcW w:w="908" w:type="dxa"/>
            <w:tcBorders>
              <w:top w:val="nil"/>
              <w:left w:val="nil"/>
              <w:bottom w:val="nil"/>
              <w:right w:val="nil"/>
            </w:tcBorders>
            <w:shd w:val="clear" w:color="auto" w:fill="auto"/>
            <w:noWrap/>
            <w:vAlign w:val="bottom"/>
            <w:hideMark/>
          </w:tcPr>
          <w:p w14:paraId="5FE330C6"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54EF147" w14:textId="77777777" w:rsidTr="001E2057">
        <w:trPr>
          <w:trHeight w:val="300"/>
        </w:trPr>
        <w:tc>
          <w:tcPr>
            <w:tcW w:w="3140" w:type="dxa"/>
            <w:tcBorders>
              <w:top w:val="nil"/>
              <w:left w:val="nil"/>
              <w:bottom w:val="nil"/>
              <w:right w:val="nil"/>
            </w:tcBorders>
            <w:shd w:val="clear" w:color="auto" w:fill="auto"/>
            <w:noWrap/>
            <w:vAlign w:val="center"/>
            <w:hideMark/>
          </w:tcPr>
          <w:p w14:paraId="212AAA33" w14:textId="7EEFF39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7CD0369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0.330</w:t>
            </w:r>
          </w:p>
        </w:tc>
        <w:tc>
          <w:tcPr>
            <w:tcW w:w="1347" w:type="dxa"/>
            <w:tcBorders>
              <w:top w:val="nil"/>
              <w:left w:val="nil"/>
              <w:bottom w:val="nil"/>
              <w:right w:val="nil"/>
            </w:tcBorders>
            <w:shd w:val="clear" w:color="auto" w:fill="auto"/>
            <w:noWrap/>
            <w:vAlign w:val="bottom"/>
            <w:hideMark/>
          </w:tcPr>
          <w:p w14:paraId="5ACC78A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0.695</w:t>
            </w:r>
          </w:p>
        </w:tc>
        <w:tc>
          <w:tcPr>
            <w:tcW w:w="941" w:type="dxa"/>
            <w:tcBorders>
              <w:top w:val="nil"/>
              <w:left w:val="nil"/>
              <w:bottom w:val="nil"/>
              <w:right w:val="nil"/>
            </w:tcBorders>
            <w:shd w:val="clear" w:color="auto" w:fill="auto"/>
            <w:noWrap/>
            <w:vAlign w:val="bottom"/>
            <w:hideMark/>
          </w:tcPr>
          <w:p w14:paraId="713CB6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6.739</w:t>
            </w:r>
          </w:p>
        </w:tc>
        <w:tc>
          <w:tcPr>
            <w:tcW w:w="908" w:type="dxa"/>
            <w:tcBorders>
              <w:top w:val="nil"/>
              <w:left w:val="nil"/>
              <w:bottom w:val="nil"/>
              <w:right w:val="nil"/>
            </w:tcBorders>
            <w:shd w:val="clear" w:color="auto" w:fill="auto"/>
            <w:noWrap/>
            <w:vAlign w:val="bottom"/>
            <w:hideMark/>
          </w:tcPr>
          <w:p w14:paraId="4141331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0.475</w:t>
            </w:r>
          </w:p>
        </w:tc>
        <w:tc>
          <w:tcPr>
            <w:tcW w:w="939" w:type="dxa"/>
            <w:tcBorders>
              <w:top w:val="nil"/>
              <w:left w:val="nil"/>
              <w:bottom w:val="nil"/>
              <w:right w:val="nil"/>
            </w:tcBorders>
            <w:shd w:val="clear" w:color="auto" w:fill="auto"/>
            <w:noWrap/>
            <w:vAlign w:val="bottom"/>
            <w:hideMark/>
          </w:tcPr>
          <w:p w14:paraId="7D514F9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0.6501</w:t>
            </w:r>
          </w:p>
        </w:tc>
        <w:tc>
          <w:tcPr>
            <w:tcW w:w="908" w:type="dxa"/>
            <w:tcBorders>
              <w:top w:val="nil"/>
              <w:left w:val="nil"/>
              <w:bottom w:val="nil"/>
              <w:right w:val="nil"/>
            </w:tcBorders>
            <w:shd w:val="clear" w:color="auto" w:fill="auto"/>
            <w:noWrap/>
            <w:vAlign w:val="bottom"/>
            <w:hideMark/>
          </w:tcPr>
          <w:p w14:paraId="336859E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BA03421"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08B074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single" w:sz="4" w:space="0" w:color="auto"/>
              <w:right w:val="nil"/>
            </w:tcBorders>
            <w:shd w:val="clear" w:color="auto" w:fill="auto"/>
            <w:noWrap/>
            <w:vAlign w:val="bottom"/>
            <w:hideMark/>
          </w:tcPr>
          <w:p w14:paraId="70A260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1347" w:type="dxa"/>
            <w:tcBorders>
              <w:top w:val="nil"/>
              <w:left w:val="nil"/>
              <w:bottom w:val="single" w:sz="4" w:space="0" w:color="auto"/>
              <w:right w:val="nil"/>
            </w:tcBorders>
            <w:shd w:val="clear" w:color="auto" w:fill="auto"/>
            <w:noWrap/>
            <w:vAlign w:val="bottom"/>
            <w:hideMark/>
          </w:tcPr>
          <w:p w14:paraId="2056E2F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0.245</w:t>
            </w:r>
          </w:p>
        </w:tc>
        <w:tc>
          <w:tcPr>
            <w:tcW w:w="941" w:type="dxa"/>
            <w:tcBorders>
              <w:top w:val="nil"/>
              <w:left w:val="nil"/>
              <w:bottom w:val="single" w:sz="4" w:space="0" w:color="auto"/>
              <w:right w:val="nil"/>
            </w:tcBorders>
            <w:shd w:val="clear" w:color="auto" w:fill="auto"/>
            <w:noWrap/>
            <w:vAlign w:val="bottom"/>
            <w:hideMark/>
          </w:tcPr>
          <w:p w14:paraId="404EF3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124.870</w:t>
            </w:r>
          </w:p>
        </w:tc>
        <w:tc>
          <w:tcPr>
            <w:tcW w:w="908" w:type="dxa"/>
            <w:tcBorders>
              <w:top w:val="nil"/>
              <w:left w:val="nil"/>
              <w:bottom w:val="single" w:sz="4" w:space="0" w:color="auto"/>
              <w:right w:val="nil"/>
            </w:tcBorders>
            <w:shd w:val="clear" w:color="auto" w:fill="auto"/>
            <w:noWrap/>
            <w:vAlign w:val="bottom"/>
            <w:hideMark/>
          </w:tcPr>
          <w:p w14:paraId="2FD3FB7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1.839</w:t>
            </w:r>
          </w:p>
        </w:tc>
        <w:tc>
          <w:tcPr>
            <w:tcW w:w="939" w:type="dxa"/>
            <w:tcBorders>
              <w:top w:val="nil"/>
              <w:left w:val="nil"/>
              <w:bottom w:val="single" w:sz="4" w:space="0" w:color="auto"/>
              <w:right w:val="nil"/>
            </w:tcBorders>
            <w:shd w:val="clear" w:color="auto" w:fill="auto"/>
            <w:noWrap/>
            <w:vAlign w:val="bottom"/>
            <w:hideMark/>
          </w:tcPr>
          <w:p w14:paraId="7261B55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0.0682</w:t>
            </w:r>
          </w:p>
        </w:tc>
        <w:tc>
          <w:tcPr>
            <w:tcW w:w="908" w:type="dxa"/>
            <w:tcBorders>
              <w:top w:val="nil"/>
              <w:left w:val="nil"/>
              <w:bottom w:val="single" w:sz="4" w:space="0" w:color="auto"/>
              <w:right w:val="nil"/>
            </w:tcBorders>
            <w:shd w:val="clear" w:color="auto" w:fill="auto"/>
            <w:noWrap/>
            <w:vAlign w:val="bottom"/>
            <w:hideMark/>
          </w:tcPr>
          <w:p w14:paraId="29772A5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A68C1B3" w14:textId="77777777" w:rsidTr="001E2057">
        <w:trPr>
          <w:trHeight w:val="300"/>
        </w:trPr>
        <w:tc>
          <w:tcPr>
            <w:tcW w:w="3140" w:type="dxa"/>
            <w:tcBorders>
              <w:top w:val="nil"/>
              <w:left w:val="nil"/>
              <w:bottom w:val="nil"/>
              <w:right w:val="nil"/>
            </w:tcBorders>
            <w:shd w:val="clear" w:color="auto" w:fill="auto"/>
            <w:noWrap/>
            <w:vAlign w:val="bottom"/>
            <w:hideMark/>
          </w:tcPr>
          <w:p w14:paraId="2BFCBEBD"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A2E2FF4"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78F26E91"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0788A31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1FE5914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5034E8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2AE83C94"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2A4BEEBF"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0FDBB1E5" w14:textId="093207CE"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Clam</w:t>
            </w:r>
            <w:r w:rsidR="001E2057">
              <w:rPr>
                <w:rFonts w:ascii="Calibri" w:eastAsia="Times New Roman" w:hAnsi="Calibri" w:cs="Calibri"/>
                <w:color w:val="000000"/>
              </w:rPr>
              <w:t xml:space="preserve"> catch per m2</w:t>
            </w:r>
          </w:p>
        </w:tc>
        <w:tc>
          <w:tcPr>
            <w:tcW w:w="1177" w:type="dxa"/>
            <w:tcBorders>
              <w:top w:val="single" w:sz="4" w:space="0" w:color="auto"/>
              <w:left w:val="nil"/>
              <w:bottom w:val="single" w:sz="4" w:space="0" w:color="auto"/>
              <w:right w:val="nil"/>
            </w:tcBorders>
            <w:shd w:val="clear" w:color="000000" w:fill="D9D9D9"/>
            <w:noWrap/>
            <w:vAlign w:val="bottom"/>
            <w:hideMark/>
          </w:tcPr>
          <w:p w14:paraId="7A4444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80C952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05C35C2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2B218B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756BA75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E003D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8D799EB" w14:textId="77777777" w:rsidTr="001E2057">
        <w:trPr>
          <w:trHeight w:val="300"/>
        </w:trPr>
        <w:tc>
          <w:tcPr>
            <w:tcW w:w="3140" w:type="dxa"/>
            <w:tcBorders>
              <w:top w:val="nil"/>
              <w:left w:val="nil"/>
              <w:bottom w:val="nil"/>
              <w:right w:val="nil"/>
            </w:tcBorders>
            <w:shd w:val="clear" w:color="auto" w:fill="auto"/>
            <w:noWrap/>
            <w:vAlign w:val="center"/>
            <w:hideMark/>
          </w:tcPr>
          <w:p w14:paraId="3E12CC62"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237B1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5DAFDC4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3EA18972"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nil"/>
              <w:right w:val="nil"/>
            </w:tcBorders>
            <w:shd w:val="clear" w:color="auto" w:fill="auto"/>
            <w:noWrap/>
            <w:vAlign w:val="bottom"/>
            <w:hideMark/>
          </w:tcPr>
          <w:p w14:paraId="5622C07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0E3E7E35"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nil"/>
              <w:right w:val="nil"/>
            </w:tcBorders>
            <w:shd w:val="clear" w:color="auto" w:fill="auto"/>
            <w:noWrap/>
            <w:vAlign w:val="bottom"/>
            <w:hideMark/>
          </w:tcPr>
          <w:p w14:paraId="0E7C7D17"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1370DE1D" w14:textId="77777777" w:rsidTr="001E2057">
        <w:trPr>
          <w:trHeight w:val="300"/>
        </w:trPr>
        <w:tc>
          <w:tcPr>
            <w:tcW w:w="3140" w:type="dxa"/>
            <w:tcBorders>
              <w:top w:val="nil"/>
              <w:left w:val="nil"/>
              <w:bottom w:val="nil"/>
              <w:right w:val="nil"/>
            </w:tcBorders>
            <w:shd w:val="clear" w:color="auto" w:fill="auto"/>
            <w:noWrap/>
            <w:vAlign w:val="center"/>
            <w:hideMark/>
          </w:tcPr>
          <w:p w14:paraId="6238BFE9"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36272A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4.791</w:t>
            </w:r>
          </w:p>
        </w:tc>
        <w:tc>
          <w:tcPr>
            <w:tcW w:w="1347" w:type="dxa"/>
            <w:tcBorders>
              <w:top w:val="nil"/>
              <w:left w:val="nil"/>
              <w:bottom w:val="nil"/>
              <w:right w:val="nil"/>
            </w:tcBorders>
            <w:shd w:val="clear" w:color="auto" w:fill="auto"/>
            <w:noWrap/>
            <w:vAlign w:val="bottom"/>
            <w:hideMark/>
          </w:tcPr>
          <w:p w14:paraId="17A6CB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74E4203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23.387</w:t>
            </w:r>
          </w:p>
        </w:tc>
        <w:tc>
          <w:tcPr>
            <w:tcW w:w="908" w:type="dxa"/>
            <w:tcBorders>
              <w:top w:val="nil"/>
              <w:left w:val="nil"/>
              <w:bottom w:val="nil"/>
              <w:right w:val="nil"/>
            </w:tcBorders>
            <w:shd w:val="clear" w:color="auto" w:fill="auto"/>
            <w:noWrap/>
            <w:vAlign w:val="bottom"/>
            <w:hideMark/>
          </w:tcPr>
          <w:p w14:paraId="6EB44A5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4.662</w:t>
            </w:r>
          </w:p>
        </w:tc>
        <w:tc>
          <w:tcPr>
            <w:tcW w:w="939" w:type="dxa"/>
            <w:tcBorders>
              <w:top w:val="nil"/>
              <w:left w:val="nil"/>
              <w:bottom w:val="nil"/>
              <w:right w:val="nil"/>
            </w:tcBorders>
            <w:shd w:val="clear" w:color="auto" w:fill="auto"/>
            <w:noWrap/>
            <w:vAlign w:val="bottom"/>
            <w:hideMark/>
          </w:tcPr>
          <w:p w14:paraId="1595220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1548585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F8904AA" w14:textId="77777777" w:rsidTr="001E2057">
        <w:trPr>
          <w:trHeight w:val="300"/>
        </w:trPr>
        <w:tc>
          <w:tcPr>
            <w:tcW w:w="3140" w:type="dxa"/>
            <w:tcBorders>
              <w:top w:val="nil"/>
              <w:left w:val="nil"/>
              <w:bottom w:val="nil"/>
              <w:right w:val="nil"/>
            </w:tcBorders>
            <w:shd w:val="clear" w:color="auto" w:fill="auto"/>
            <w:noWrap/>
            <w:vAlign w:val="center"/>
            <w:hideMark/>
          </w:tcPr>
          <w:p w14:paraId="6C05CB5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3556830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-0.225</w:t>
            </w:r>
          </w:p>
        </w:tc>
        <w:tc>
          <w:tcPr>
            <w:tcW w:w="1347" w:type="dxa"/>
            <w:tcBorders>
              <w:top w:val="nil"/>
              <w:left w:val="nil"/>
              <w:bottom w:val="nil"/>
              <w:right w:val="nil"/>
            </w:tcBorders>
            <w:shd w:val="clear" w:color="auto" w:fill="auto"/>
            <w:noWrap/>
            <w:vAlign w:val="bottom"/>
            <w:hideMark/>
          </w:tcPr>
          <w:p w14:paraId="52EE574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1.071</w:t>
            </w:r>
          </w:p>
        </w:tc>
        <w:tc>
          <w:tcPr>
            <w:tcW w:w="941" w:type="dxa"/>
            <w:tcBorders>
              <w:top w:val="nil"/>
              <w:left w:val="nil"/>
              <w:bottom w:val="nil"/>
              <w:right w:val="nil"/>
            </w:tcBorders>
            <w:shd w:val="clear" w:color="auto" w:fill="auto"/>
            <w:noWrap/>
            <w:vAlign w:val="bottom"/>
            <w:hideMark/>
          </w:tcPr>
          <w:p w14:paraId="1C96F23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14.446</w:t>
            </w:r>
          </w:p>
        </w:tc>
        <w:tc>
          <w:tcPr>
            <w:tcW w:w="908" w:type="dxa"/>
            <w:tcBorders>
              <w:top w:val="nil"/>
              <w:left w:val="nil"/>
              <w:bottom w:val="nil"/>
              <w:right w:val="nil"/>
            </w:tcBorders>
            <w:shd w:val="clear" w:color="auto" w:fill="auto"/>
            <w:noWrap/>
            <w:vAlign w:val="bottom"/>
            <w:hideMark/>
          </w:tcPr>
          <w:p w14:paraId="65D632D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-0.210</w:t>
            </w:r>
          </w:p>
        </w:tc>
        <w:tc>
          <w:tcPr>
            <w:tcW w:w="939" w:type="dxa"/>
            <w:tcBorders>
              <w:top w:val="nil"/>
              <w:left w:val="nil"/>
              <w:bottom w:val="nil"/>
              <w:right w:val="nil"/>
            </w:tcBorders>
            <w:shd w:val="clear" w:color="auto" w:fill="auto"/>
            <w:noWrap/>
            <w:vAlign w:val="bottom"/>
            <w:hideMark/>
          </w:tcPr>
          <w:p w14:paraId="656A4C2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0.837</w:t>
            </w:r>
          </w:p>
        </w:tc>
        <w:tc>
          <w:tcPr>
            <w:tcW w:w="908" w:type="dxa"/>
            <w:tcBorders>
              <w:top w:val="nil"/>
              <w:left w:val="nil"/>
              <w:bottom w:val="nil"/>
              <w:right w:val="nil"/>
            </w:tcBorders>
            <w:shd w:val="clear" w:color="auto" w:fill="auto"/>
            <w:noWrap/>
            <w:vAlign w:val="bottom"/>
            <w:hideMark/>
          </w:tcPr>
          <w:p w14:paraId="39F88EB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4B68DC7" w14:textId="77777777" w:rsidTr="001E2057">
        <w:trPr>
          <w:trHeight w:val="300"/>
        </w:trPr>
        <w:tc>
          <w:tcPr>
            <w:tcW w:w="3140" w:type="dxa"/>
            <w:tcBorders>
              <w:top w:val="nil"/>
              <w:left w:val="nil"/>
              <w:bottom w:val="nil"/>
              <w:right w:val="nil"/>
            </w:tcBorders>
            <w:shd w:val="clear" w:color="auto" w:fill="auto"/>
            <w:noWrap/>
            <w:vAlign w:val="center"/>
            <w:hideMark/>
          </w:tcPr>
          <w:p w14:paraId="1684A7F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w:t>
            </w:r>
            <w:proofErr w:type="spellStart"/>
            <w:r w:rsidRPr="00437363">
              <w:rPr>
                <w:rFonts w:ascii="Lucida Console" w:eastAsia="Times New Roman" w:hAnsi="Lucida Console" w:cs="Calibri"/>
                <w:color w:val="000000"/>
                <w:sz w:val="20"/>
                <w:szCs w:val="20"/>
              </w:rPr>
              <w:t>Denverton</w:t>
            </w:r>
            <w:proofErr w:type="spellEnd"/>
          </w:p>
        </w:tc>
        <w:tc>
          <w:tcPr>
            <w:tcW w:w="1177" w:type="dxa"/>
            <w:tcBorders>
              <w:top w:val="nil"/>
              <w:left w:val="nil"/>
              <w:bottom w:val="nil"/>
              <w:right w:val="nil"/>
            </w:tcBorders>
            <w:shd w:val="clear" w:color="auto" w:fill="auto"/>
            <w:noWrap/>
            <w:vAlign w:val="bottom"/>
            <w:hideMark/>
          </w:tcPr>
          <w:p w14:paraId="7A2D00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-1.499</w:t>
            </w:r>
          </w:p>
        </w:tc>
        <w:tc>
          <w:tcPr>
            <w:tcW w:w="1347" w:type="dxa"/>
            <w:tcBorders>
              <w:top w:val="nil"/>
              <w:left w:val="nil"/>
              <w:bottom w:val="nil"/>
              <w:right w:val="nil"/>
            </w:tcBorders>
            <w:shd w:val="clear" w:color="auto" w:fill="auto"/>
            <w:noWrap/>
            <w:vAlign w:val="bottom"/>
            <w:hideMark/>
          </w:tcPr>
          <w:p w14:paraId="2B85AB2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1.039</w:t>
            </w:r>
          </w:p>
        </w:tc>
        <w:tc>
          <w:tcPr>
            <w:tcW w:w="941" w:type="dxa"/>
            <w:tcBorders>
              <w:top w:val="nil"/>
              <w:left w:val="nil"/>
              <w:bottom w:val="nil"/>
              <w:right w:val="nil"/>
            </w:tcBorders>
            <w:shd w:val="clear" w:color="auto" w:fill="auto"/>
            <w:noWrap/>
            <w:vAlign w:val="bottom"/>
            <w:hideMark/>
          </w:tcPr>
          <w:p w14:paraId="420374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12.275</w:t>
            </w:r>
          </w:p>
        </w:tc>
        <w:tc>
          <w:tcPr>
            <w:tcW w:w="908" w:type="dxa"/>
            <w:tcBorders>
              <w:top w:val="nil"/>
              <w:left w:val="nil"/>
              <w:bottom w:val="nil"/>
              <w:right w:val="nil"/>
            </w:tcBorders>
            <w:shd w:val="clear" w:color="auto" w:fill="auto"/>
            <w:noWrap/>
            <w:vAlign w:val="bottom"/>
            <w:hideMark/>
          </w:tcPr>
          <w:p w14:paraId="1989AB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518F39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0.174</w:t>
            </w:r>
          </w:p>
        </w:tc>
        <w:tc>
          <w:tcPr>
            <w:tcW w:w="908" w:type="dxa"/>
            <w:tcBorders>
              <w:top w:val="nil"/>
              <w:left w:val="nil"/>
              <w:bottom w:val="nil"/>
              <w:right w:val="nil"/>
            </w:tcBorders>
            <w:shd w:val="clear" w:color="auto" w:fill="auto"/>
            <w:noWrap/>
            <w:vAlign w:val="bottom"/>
            <w:hideMark/>
          </w:tcPr>
          <w:p w14:paraId="7E8B6535"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A8E94CD" w14:textId="77777777" w:rsidTr="001E2057">
        <w:trPr>
          <w:trHeight w:val="300"/>
        </w:trPr>
        <w:tc>
          <w:tcPr>
            <w:tcW w:w="3140" w:type="dxa"/>
            <w:tcBorders>
              <w:top w:val="nil"/>
              <w:left w:val="nil"/>
              <w:bottom w:val="nil"/>
              <w:right w:val="nil"/>
            </w:tcBorders>
            <w:shd w:val="clear" w:color="auto" w:fill="auto"/>
            <w:noWrap/>
            <w:vAlign w:val="center"/>
            <w:hideMark/>
          </w:tcPr>
          <w:p w14:paraId="2A69D7F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398E31C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0.464</w:t>
            </w:r>
          </w:p>
        </w:tc>
        <w:tc>
          <w:tcPr>
            <w:tcW w:w="1347" w:type="dxa"/>
            <w:tcBorders>
              <w:top w:val="nil"/>
              <w:left w:val="nil"/>
              <w:bottom w:val="nil"/>
              <w:right w:val="nil"/>
            </w:tcBorders>
            <w:shd w:val="clear" w:color="auto" w:fill="auto"/>
            <w:noWrap/>
            <w:vAlign w:val="bottom"/>
            <w:hideMark/>
          </w:tcPr>
          <w:p w14:paraId="1F18C1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13D0219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11.876</w:t>
            </w:r>
          </w:p>
        </w:tc>
        <w:tc>
          <w:tcPr>
            <w:tcW w:w="908" w:type="dxa"/>
            <w:tcBorders>
              <w:top w:val="nil"/>
              <w:left w:val="nil"/>
              <w:bottom w:val="nil"/>
              <w:right w:val="nil"/>
            </w:tcBorders>
            <w:shd w:val="clear" w:color="auto" w:fill="auto"/>
            <w:noWrap/>
            <w:vAlign w:val="bottom"/>
            <w:hideMark/>
          </w:tcPr>
          <w:p w14:paraId="32A4FC8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939" w:type="dxa"/>
            <w:tcBorders>
              <w:top w:val="nil"/>
              <w:left w:val="nil"/>
              <w:bottom w:val="nil"/>
              <w:right w:val="nil"/>
            </w:tcBorders>
            <w:shd w:val="clear" w:color="auto" w:fill="auto"/>
            <w:noWrap/>
            <w:vAlign w:val="bottom"/>
            <w:hideMark/>
          </w:tcPr>
          <w:p w14:paraId="7E780DF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0.660</w:t>
            </w:r>
          </w:p>
        </w:tc>
        <w:tc>
          <w:tcPr>
            <w:tcW w:w="908" w:type="dxa"/>
            <w:tcBorders>
              <w:top w:val="nil"/>
              <w:left w:val="nil"/>
              <w:bottom w:val="nil"/>
              <w:right w:val="nil"/>
            </w:tcBorders>
            <w:shd w:val="clear" w:color="auto" w:fill="auto"/>
            <w:noWrap/>
            <w:vAlign w:val="bottom"/>
            <w:hideMark/>
          </w:tcPr>
          <w:p w14:paraId="5EBBED6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9722944" w14:textId="77777777" w:rsidTr="001E2057">
        <w:trPr>
          <w:trHeight w:val="300"/>
        </w:trPr>
        <w:tc>
          <w:tcPr>
            <w:tcW w:w="3140" w:type="dxa"/>
            <w:tcBorders>
              <w:top w:val="nil"/>
              <w:left w:val="nil"/>
              <w:bottom w:val="nil"/>
              <w:right w:val="nil"/>
            </w:tcBorders>
            <w:shd w:val="clear" w:color="auto" w:fill="auto"/>
            <w:noWrap/>
            <w:vAlign w:val="center"/>
            <w:hideMark/>
          </w:tcPr>
          <w:p w14:paraId="7AEF724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4EFF3C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-0.018</w:t>
            </w:r>
          </w:p>
        </w:tc>
        <w:tc>
          <w:tcPr>
            <w:tcW w:w="1347" w:type="dxa"/>
            <w:tcBorders>
              <w:top w:val="nil"/>
              <w:left w:val="nil"/>
              <w:bottom w:val="nil"/>
              <w:right w:val="nil"/>
            </w:tcBorders>
            <w:shd w:val="clear" w:color="auto" w:fill="auto"/>
            <w:noWrap/>
            <w:vAlign w:val="bottom"/>
            <w:hideMark/>
          </w:tcPr>
          <w:p w14:paraId="30C0AAF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0.963</w:t>
            </w:r>
          </w:p>
        </w:tc>
        <w:tc>
          <w:tcPr>
            <w:tcW w:w="941" w:type="dxa"/>
            <w:tcBorders>
              <w:top w:val="nil"/>
              <w:left w:val="nil"/>
              <w:bottom w:val="nil"/>
              <w:right w:val="nil"/>
            </w:tcBorders>
            <w:shd w:val="clear" w:color="auto" w:fill="auto"/>
            <w:noWrap/>
            <w:vAlign w:val="bottom"/>
            <w:hideMark/>
          </w:tcPr>
          <w:p w14:paraId="6A6C26A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9.218</w:t>
            </w:r>
          </w:p>
        </w:tc>
        <w:tc>
          <w:tcPr>
            <w:tcW w:w="908" w:type="dxa"/>
            <w:tcBorders>
              <w:top w:val="nil"/>
              <w:left w:val="nil"/>
              <w:bottom w:val="nil"/>
              <w:right w:val="nil"/>
            </w:tcBorders>
            <w:shd w:val="clear" w:color="auto" w:fill="auto"/>
            <w:noWrap/>
            <w:vAlign w:val="bottom"/>
            <w:hideMark/>
          </w:tcPr>
          <w:p w14:paraId="52142C8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-0.019</w:t>
            </w:r>
          </w:p>
        </w:tc>
        <w:tc>
          <w:tcPr>
            <w:tcW w:w="939" w:type="dxa"/>
            <w:tcBorders>
              <w:top w:val="nil"/>
              <w:left w:val="nil"/>
              <w:bottom w:val="nil"/>
              <w:right w:val="nil"/>
            </w:tcBorders>
            <w:shd w:val="clear" w:color="auto" w:fill="auto"/>
            <w:noWrap/>
            <w:vAlign w:val="bottom"/>
            <w:hideMark/>
          </w:tcPr>
          <w:p w14:paraId="6AFD69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0.985</w:t>
            </w:r>
          </w:p>
        </w:tc>
        <w:tc>
          <w:tcPr>
            <w:tcW w:w="908" w:type="dxa"/>
            <w:tcBorders>
              <w:top w:val="nil"/>
              <w:left w:val="nil"/>
              <w:bottom w:val="nil"/>
              <w:right w:val="nil"/>
            </w:tcBorders>
            <w:shd w:val="clear" w:color="auto" w:fill="auto"/>
            <w:noWrap/>
            <w:vAlign w:val="bottom"/>
            <w:hideMark/>
          </w:tcPr>
          <w:p w14:paraId="16C0470B"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673F33C" w14:textId="77777777" w:rsidTr="001E2057">
        <w:trPr>
          <w:trHeight w:val="300"/>
        </w:trPr>
        <w:tc>
          <w:tcPr>
            <w:tcW w:w="3140" w:type="dxa"/>
            <w:tcBorders>
              <w:top w:val="nil"/>
              <w:left w:val="nil"/>
              <w:bottom w:val="nil"/>
              <w:right w:val="nil"/>
            </w:tcBorders>
            <w:shd w:val="clear" w:color="auto" w:fill="auto"/>
            <w:noWrap/>
            <w:vAlign w:val="center"/>
            <w:hideMark/>
          </w:tcPr>
          <w:p w14:paraId="5BA5FF5A" w14:textId="2DD2C0B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0A41FDE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-4.609</w:t>
            </w:r>
          </w:p>
        </w:tc>
        <w:tc>
          <w:tcPr>
            <w:tcW w:w="1347" w:type="dxa"/>
            <w:tcBorders>
              <w:top w:val="nil"/>
              <w:left w:val="nil"/>
              <w:bottom w:val="nil"/>
              <w:right w:val="nil"/>
            </w:tcBorders>
            <w:shd w:val="clear" w:color="auto" w:fill="auto"/>
            <w:noWrap/>
            <w:vAlign w:val="bottom"/>
            <w:hideMark/>
          </w:tcPr>
          <w:p w14:paraId="20B586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0.925</w:t>
            </w:r>
          </w:p>
        </w:tc>
        <w:tc>
          <w:tcPr>
            <w:tcW w:w="941" w:type="dxa"/>
            <w:tcBorders>
              <w:top w:val="nil"/>
              <w:left w:val="nil"/>
              <w:bottom w:val="nil"/>
              <w:right w:val="nil"/>
            </w:tcBorders>
            <w:shd w:val="clear" w:color="auto" w:fill="auto"/>
            <w:noWrap/>
            <w:vAlign w:val="bottom"/>
            <w:hideMark/>
          </w:tcPr>
          <w:p w14:paraId="6F069C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7.982</w:t>
            </w:r>
          </w:p>
        </w:tc>
        <w:tc>
          <w:tcPr>
            <w:tcW w:w="908" w:type="dxa"/>
            <w:tcBorders>
              <w:top w:val="nil"/>
              <w:left w:val="nil"/>
              <w:bottom w:val="nil"/>
              <w:right w:val="nil"/>
            </w:tcBorders>
            <w:shd w:val="clear" w:color="auto" w:fill="auto"/>
            <w:noWrap/>
            <w:vAlign w:val="bottom"/>
            <w:hideMark/>
          </w:tcPr>
          <w:p w14:paraId="6B9F4F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-4.980</w:t>
            </w:r>
          </w:p>
        </w:tc>
        <w:tc>
          <w:tcPr>
            <w:tcW w:w="939" w:type="dxa"/>
            <w:tcBorders>
              <w:top w:val="nil"/>
              <w:left w:val="nil"/>
              <w:bottom w:val="nil"/>
              <w:right w:val="nil"/>
            </w:tcBorders>
            <w:shd w:val="clear" w:color="auto" w:fill="auto"/>
            <w:noWrap/>
            <w:vAlign w:val="bottom"/>
            <w:hideMark/>
          </w:tcPr>
          <w:p w14:paraId="59A7F2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0.001</w:t>
            </w:r>
          </w:p>
        </w:tc>
        <w:tc>
          <w:tcPr>
            <w:tcW w:w="908" w:type="dxa"/>
            <w:tcBorders>
              <w:top w:val="nil"/>
              <w:left w:val="nil"/>
              <w:bottom w:val="nil"/>
              <w:right w:val="nil"/>
            </w:tcBorders>
            <w:shd w:val="clear" w:color="auto" w:fill="auto"/>
            <w:noWrap/>
            <w:vAlign w:val="bottom"/>
            <w:hideMark/>
          </w:tcPr>
          <w:p w14:paraId="1AFF7D3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54739517" w14:textId="77777777" w:rsidTr="001E2057">
        <w:trPr>
          <w:trHeight w:val="300"/>
        </w:trPr>
        <w:tc>
          <w:tcPr>
            <w:tcW w:w="3140" w:type="dxa"/>
            <w:tcBorders>
              <w:top w:val="nil"/>
              <w:left w:val="nil"/>
              <w:bottom w:val="nil"/>
              <w:right w:val="nil"/>
            </w:tcBorders>
            <w:shd w:val="clear" w:color="auto" w:fill="auto"/>
            <w:noWrap/>
            <w:vAlign w:val="center"/>
            <w:hideMark/>
          </w:tcPr>
          <w:p w14:paraId="3947247B" w14:textId="07C3B244"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4F5AC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-1.642</w:t>
            </w:r>
          </w:p>
        </w:tc>
        <w:tc>
          <w:tcPr>
            <w:tcW w:w="1347" w:type="dxa"/>
            <w:tcBorders>
              <w:top w:val="nil"/>
              <w:left w:val="nil"/>
              <w:bottom w:val="nil"/>
              <w:right w:val="nil"/>
            </w:tcBorders>
            <w:shd w:val="clear" w:color="auto" w:fill="auto"/>
            <w:noWrap/>
            <w:vAlign w:val="bottom"/>
            <w:hideMark/>
          </w:tcPr>
          <w:p w14:paraId="745B35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0.905</w:t>
            </w:r>
          </w:p>
        </w:tc>
        <w:tc>
          <w:tcPr>
            <w:tcW w:w="941" w:type="dxa"/>
            <w:tcBorders>
              <w:top w:val="nil"/>
              <w:left w:val="nil"/>
              <w:bottom w:val="nil"/>
              <w:right w:val="nil"/>
            </w:tcBorders>
            <w:shd w:val="clear" w:color="auto" w:fill="auto"/>
            <w:noWrap/>
            <w:vAlign w:val="bottom"/>
            <w:hideMark/>
          </w:tcPr>
          <w:p w14:paraId="6A199CA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7.409</w:t>
            </w:r>
          </w:p>
        </w:tc>
        <w:tc>
          <w:tcPr>
            <w:tcW w:w="908" w:type="dxa"/>
            <w:tcBorders>
              <w:top w:val="nil"/>
              <w:left w:val="nil"/>
              <w:bottom w:val="nil"/>
              <w:right w:val="nil"/>
            </w:tcBorders>
            <w:shd w:val="clear" w:color="auto" w:fill="auto"/>
            <w:noWrap/>
            <w:vAlign w:val="bottom"/>
            <w:hideMark/>
          </w:tcPr>
          <w:p w14:paraId="739C65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-1.815</w:t>
            </w:r>
          </w:p>
        </w:tc>
        <w:tc>
          <w:tcPr>
            <w:tcW w:w="939" w:type="dxa"/>
            <w:tcBorders>
              <w:top w:val="nil"/>
              <w:left w:val="nil"/>
              <w:bottom w:val="nil"/>
              <w:right w:val="nil"/>
            </w:tcBorders>
            <w:shd w:val="clear" w:color="auto" w:fill="auto"/>
            <w:noWrap/>
            <w:vAlign w:val="bottom"/>
            <w:hideMark/>
          </w:tcPr>
          <w:p w14:paraId="51EEB2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0.110</w:t>
            </w:r>
          </w:p>
        </w:tc>
        <w:tc>
          <w:tcPr>
            <w:tcW w:w="908" w:type="dxa"/>
            <w:tcBorders>
              <w:top w:val="nil"/>
              <w:left w:val="nil"/>
              <w:bottom w:val="nil"/>
              <w:right w:val="nil"/>
            </w:tcBorders>
            <w:shd w:val="clear" w:color="auto" w:fill="auto"/>
            <w:noWrap/>
            <w:vAlign w:val="bottom"/>
            <w:hideMark/>
          </w:tcPr>
          <w:p w14:paraId="4D3DBC74"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83327E6" w14:textId="77777777" w:rsidTr="001E2057">
        <w:trPr>
          <w:trHeight w:val="300"/>
        </w:trPr>
        <w:tc>
          <w:tcPr>
            <w:tcW w:w="3140" w:type="dxa"/>
            <w:tcBorders>
              <w:top w:val="nil"/>
              <w:left w:val="nil"/>
              <w:bottom w:val="nil"/>
              <w:right w:val="nil"/>
            </w:tcBorders>
            <w:shd w:val="clear" w:color="auto" w:fill="auto"/>
            <w:noWrap/>
            <w:vAlign w:val="center"/>
            <w:hideMark/>
          </w:tcPr>
          <w:p w14:paraId="712B8339" w14:textId="10E438D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2D5602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-0.891</w:t>
            </w:r>
          </w:p>
        </w:tc>
        <w:tc>
          <w:tcPr>
            <w:tcW w:w="1347" w:type="dxa"/>
            <w:tcBorders>
              <w:top w:val="nil"/>
              <w:left w:val="nil"/>
              <w:bottom w:val="nil"/>
              <w:right w:val="nil"/>
            </w:tcBorders>
            <w:shd w:val="clear" w:color="auto" w:fill="auto"/>
            <w:noWrap/>
            <w:vAlign w:val="bottom"/>
            <w:hideMark/>
          </w:tcPr>
          <w:p w14:paraId="57B6CEF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0.673</w:t>
            </w:r>
          </w:p>
        </w:tc>
        <w:tc>
          <w:tcPr>
            <w:tcW w:w="941" w:type="dxa"/>
            <w:tcBorders>
              <w:top w:val="nil"/>
              <w:left w:val="nil"/>
              <w:bottom w:val="nil"/>
              <w:right w:val="nil"/>
            </w:tcBorders>
            <w:shd w:val="clear" w:color="auto" w:fill="auto"/>
            <w:noWrap/>
            <w:vAlign w:val="bottom"/>
            <w:hideMark/>
          </w:tcPr>
          <w:p w14:paraId="1B2F89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6.502</w:t>
            </w:r>
          </w:p>
        </w:tc>
        <w:tc>
          <w:tcPr>
            <w:tcW w:w="908" w:type="dxa"/>
            <w:tcBorders>
              <w:top w:val="nil"/>
              <w:left w:val="nil"/>
              <w:bottom w:val="nil"/>
              <w:right w:val="nil"/>
            </w:tcBorders>
            <w:shd w:val="clear" w:color="auto" w:fill="auto"/>
            <w:noWrap/>
            <w:vAlign w:val="bottom"/>
            <w:hideMark/>
          </w:tcPr>
          <w:p w14:paraId="09AEE9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-1.323</w:t>
            </w:r>
          </w:p>
        </w:tc>
        <w:tc>
          <w:tcPr>
            <w:tcW w:w="939" w:type="dxa"/>
            <w:tcBorders>
              <w:top w:val="nil"/>
              <w:left w:val="nil"/>
              <w:bottom w:val="nil"/>
              <w:right w:val="nil"/>
            </w:tcBorders>
            <w:shd w:val="clear" w:color="auto" w:fill="auto"/>
            <w:noWrap/>
            <w:vAlign w:val="bottom"/>
            <w:hideMark/>
          </w:tcPr>
          <w:p w14:paraId="162D9A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0.230</w:t>
            </w:r>
          </w:p>
        </w:tc>
        <w:tc>
          <w:tcPr>
            <w:tcW w:w="908" w:type="dxa"/>
            <w:tcBorders>
              <w:top w:val="nil"/>
              <w:left w:val="nil"/>
              <w:bottom w:val="nil"/>
              <w:right w:val="nil"/>
            </w:tcBorders>
            <w:shd w:val="clear" w:color="auto" w:fill="auto"/>
            <w:noWrap/>
            <w:vAlign w:val="bottom"/>
            <w:hideMark/>
          </w:tcPr>
          <w:p w14:paraId="6E97FF89"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9502EF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D8E8995" w14:textId="5270B796" w:rsidR="00437363" w:rsidRPr="00437363" w:rsidRDefault="001E2057" w:rsidP="0043736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w:t>
            </w:r>
            <w:r w:rsidR="00437363" w:rsidRPr="00437363">
              <w:rPr>
                <w:rFonts w:ascii="Lucida Console" w:eastAsia="Times New Roman" w:hAnsi="Lucida Console" w:cs="Calibri"/>
                <w:color w:val="000000"/>
                <w:sz w:val="20"/>
                <w:szCs w:val="20"/>
              </w:rPr>
              <w:t>ear: 2018</w:t>
            </w:r>
          </w:p>
        </w:tc>
        <w:tc>
          <w:tcPr>
            <w:tcW w:w="1177" w:type="dxa"/>
            <w:tcBorders>
              <w:top w:val="nil"/>
              <w:left w:val="nil"/>
              <w:bottom w:val="single" w:sz="4" w:space="0" w:color="auto"/>
              <w:right w:val="nil"/>
            </w:tcBorders>
            <w:shd w:val="clear" w:color="auto" w:fill="auto"/>
            <w:noWrap/>
            <w:vAlign w:val="bottom"/>
            <w:hideMark/>
          </w:tcPr>
          <w:p w14:paraId="2040E99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1.276</w:t>
            </w:r>
          </w:p>
        </w:tc>
        <w:tc>
          <w:tcPr>
            <w:tcW w:w="1347" w:type="dxa"/>
            <w:tcBorders>
              <w:top w:val="nil"/>
              <w:left w:val="nil"/>
              <w:bottom w:val="single" w:sz="4" w:space="0" w:color="auto"/>
              <w:right w:val="nil"/>
            </w:tcBorders>
            <w:shd w:val="clear" w:color="auto" w:fill="auto"/>
            <w:noWrap/>
            <w:vAlign w:val="bottom"/>
            <w:hideMark/>
          </w:tcPr>
          <w:p w14:paraId="754E95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0.582</w:t>
            </w:r>
          </w:p>
        </w:tc>
        <w:tc>
          <w:tcPr>
            <w:tcW w:w="941" w:type="dxa"/>
            <w:tcBorders>
              <w:top w:val="nil"/>
              <w:left w:val="nil"/>
              <w:bottom w:val="single" w:sz="4" w:space="0" w:color="auto"/>
              <w:right w:val="nil"/>
            </w:tcBorders>
            <w:shd w:val="clear" w:color="auto" w:fill="auto"/>
            <w:noWrap/>
            <w:vAlign w:val="bottom"/>
            <w:hideMark/>
          </w:tcPr>
          <w:p w14:paraId="62DAB5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75.740</w:t>
            </w:r>
          </w:p>
        </w:tc>
        <w:tc>
          <w:tcPr>
            <w:tcW w:w="908" w:type="dxa"/>
            <w:tcBorders>
              <w:top w:val="nil"/>
              <w:left w:val="nil"/>
              <w:bottom w:val="single" w:sz="4" w:space="0" w:color="auto"/>
              <w:right w:val="nil"/>
            </w:tcBorders>
            <w:shd w:val="clear" w:color="auto" w:fill="auto"/>
            <w:noWrap/>
            <w:vAlign w:val="bottom"/>
            <w:hideMark/>
          </w:tcPr>
          <w:p w14:paraId="7B68911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2.193</w:t>
            </w:r>
          </w:p>
        </w:tc>
        <w:tc>
          <w:tcPr>
            <w:tcW w:w="939" w:type="dxa"/>
            <w:tcBorders>
              <w:top w:val="nil"/>
              <w:left w:val="nil"/>
              <w:bottom w:val="single" w:sz="4" w:space="0" w:color="auto"/>
              <w:right w:val="nil"/>
            </w:tcBorders>
            <w:shd w:val="clear" w:color="auto" w:fill="auto"/>
            <w:noWrap/>
            <w:vAlign w:val="bottom"/>
            <w:hideMark/>
          </w:tcPr>
          <w:p w14:paraId="75934A0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0.031</w:t>
            </w:r>
          </w:p>
        </w:tc>
        <w:tc>
          <w:tcPr>
            <w:tcW w:w="908" w:type="dxa"/>
            <w:tcBorders>
              <w:top w:val="nil"/>
              <w:left w:val="nil"/>
              <w:bottom w:val="single" w:sz="4" w:space="0" w:color="auto"/>
              <w:right w:val="nil"/>
            </w:tcBorders>
            <w:shd w:val="clear" w:color="auto" w:fill="auto"/>
            <w:noWrap/>
            <w:vAlign w:val="bottom"/>
            <w:hideMark/>
          </w:tcPr>
          <w:p w14:paraId="2E8C597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E0CE917" w14:textId="77777777" w:rsidTr="001E2057">
        <w:trPr>
          <w:trHeight w:val="300"/>
        </w:trPr>
        <w:tc>
          <w:tcPr>
            <w:tcW w:w="3140" w:type="dxa"/>
            <w:tcBorders>
              <w:top w:val="nil"/>
              <w:left w:val="nil"/>
              <w:bottom w:val="nil"/>
              <w:right w:val="nil"/>
            </w:tcBorders>
            <w:shd w:val="clear" w:color="auto" w:fill="auto"/>
            <w:noWrap/>
            <w:vAlign w:val="bottom"/>
            <w:hideMark/>
          </w:tcPr>
          <w:p w14:paraId="7426E803"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39FA7F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EFB5F5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3C8621D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00CD11A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562AA6E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D52D6F2"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733C98D0"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056F5C4" w14:textId="398F029F"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xml:space="preserve">Chlorophyll </w:t>
            </w:r>
            <w:r w:rsidR="001E2057" w:rsidRPr="00437363">
              <w:rPr>
                <w:rFonts w:ascii="Calibri" w:eastAsia="Times New Roman" w:hAnsi="Calibri" w:cs="Calibri"/>
                <w:color w:val="000000"/>
              </w:rPr>
              <w:t>fluorescence</w:t>
            </w:r>
            <w:r w:rsidR="001E2057">
              <w:rPr>
                <w:rFonts w:ascii="Calibri" w:eastAsia="Times New Roman" w:hAnsi="Calibri" w:cs="Calibri"/>
                <w:color w:val="000000"/>
              </w:rPr>
              <w:t xml:space="preserve"> in </w:t>
            </w:r>
            <w:proofErr w:type="spellStart"/>
            <w:r w:rsidR="001E2057">
              <w:rPr>
                <w:rFonts w:ascii="Calibri" w:eastAsia="Times New Roman" w:hAnsi="Calibri" w:cs="Calibri"/>
                <w:color w:val="000000"/>
              </w:rPr>
              <w:t>ug</w:t>
            </w:r>
            <w:proofErr w:type="spellEnd"/>
            <w:r w:rsidR="001E2057">
              <w:rPr>
                <w:rFonts w:ascii="Calibri" w:eastAsia="Times New Roman" w:hAnsi="Calibri" w:cs="Calibri"/>
                <w:color w:val="000000"/>
              </w:rPr>
              <w:t>/L</w:t>
            </w:r>
          </w:p>
        </w:tc>
        <w:tc>
          <w:tcPr>
            <w:tcW w:w="1177" w:type="dxa"/>
            <w:tcBorders>
              <w:top w:val="single" w:sz="4" w:space="0" w:color="auto"/>
              <w:left w:val="nil"/>
              <w:bottom w:val="single" w:sz="4" w:space="0" w:color="auto"/>
              <w:right w:val="nil"/>
            </w:tcBorders>
            <w:shd w:val="clear" w:color="000000" w:fill="D9D9D9"/>
            <w:noWrap/>
            <w:vAlign w:val="bottom"/>
            <w:hideMark/>
          </w:tcPr>
          <w:p w14:paraId="631F34F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3F3F127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71B41DF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25EDA80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2953E99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334FF8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F17198C" w14:textId="77777777" w:rsidTr="001E2057">
        <w:trPr>
          <w:trHeight w:val="300"/>
        </w:trPr>
        <w:tc>
          <w:tcPr>
            <w:tcW w:w="3140" w:type="dxa"/>
            <w:tcBorders>
              <w:top w:val="nil"/>
              <w:left w:val="nil"/>
              <w:bottom w:val="nil"/>
              <w:right w:val="nil"/>
            </w:tcBorders>
            <w:shd w:val="clear" w:color="auto" w:fill="auto"/>
            <w:noWrap/>
            <w:vAlign w:val="center"/>
            <w:hideMark/>
          </w:tcPr>
          <w:p w14:paraId="76BF668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27CD831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122AE3C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1271C5CE"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nil"/>
              <w:right w:val="nil"/>
            </w:tcBorders>
            <w:shd w:val="clear" w:color="auto" w:fill="auto"/>
            <w:noWrap/>
            <w:vAlign w:val="bottom"/>
            <w:hideMark/>
          </w:tcPr>
          <w:p w14:paraId="31BE284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671B3D32"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nil"/>
              <w:right w:val="nil"/>
            </w:tcBorders>
            <w:shd w:val="clear" w:color="auto" w:fill="auto"/>
            <w:noWrap/>
            <w:vAlign w:val="bottom"/>
            <w:hideMark/>
          </w:tcPr>
          <w:p w14:paraId="1B07A379"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3765BEBF" w14:textId="77777777" w:rsidTr="001E2057">
        <w:trPr>
          <w:trHeight w:val="300"/>
        </w:trPr>
        <w:tc>
          <w:tcPr>
            <w:tcW w:w="3140" w:type="dxa"/>
            <w:tcBorders>
              <w:top w:val="nil"/>
              <w:left w:val="nil"/>
              <w:bottom w:val="nil"/>
              <w:right w:val="nil"/>
            </w:tcBorders>
            <w:shd w:val="clear" w:color="auto" w:fill="auto"/>
            <w:noWrap/>
            <w:vAlign w:val="center"/>
            <w:hideMark/>
          </w:tcPr>
          <w:p w14:paraId="043BD95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w:t>
            </w:r>
          </w:p>
        </w:tc>
        <w:tc>
          <w:tcPr>
            <w:tcW w:w="1177" w:type="dxa"/>
            <w:tcBorders>
              <w:top w:val="nil"/>
              <w:left w:val="nil"/>
              <w:bottom w:val="nil"/>
              <w:right w:val="nil"/>
            </w:tcBorders>
            <w:shd w:val="clear" w:color="auto" w:fill="auto"/>
            <w:noWrap/>
            <w:vAlign w:val="bottom"/>
            <w:hideMark/>
          </w:tcPr>
          <w:p w14:paraId="070EA5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1.577</w:t>
            </w:r>
          </w:p>
        </w:tc>
        <w:tc>
          <w:tcPr>
            <w:tcW w:w="1347" w:type="dxa"/>
            <w:tcBorders>
              <w:top w:val="nil"/>
              <w:left w:val="nil"/>
              <w:bottom w:val="nil"/>
              <w:right w:val="nil"/>
            </w:tcBorders>
            <w:shd w:val="clear" w:color="auto" w:fill="auto"/>
            <w:noWrap/>
            <w:vAlign w:val="bottom"/>
            <w:hideMark/>
          </w:tcPr>
          <w:p w14:paraId="57FF054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0.260</w:t>
            </w:r>
          </w:p>
        </w:tc>
        <w:tc>
          <w:tcPr>
            <w:tcW w:w="941" w:type="dxa"/>
            <w:tcBorders>
              <w:top w:val="nil"/>
              <w:left w:val="nil"/>
              <w:bottom w:val="nil"/>
              <w:right w:val="nil"/>
            </w:tcBorders>
            <w:shd w:val="clear" w:color="auto" w:fill="auto"/>
            <w:noWrap/>
            <w:vAlign w:val="bottom"/>
            <w:hideMark/>
          </w:tcPr>
          <w:p w14:paraId="6D7957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12.062</w:t>
            </w:r>
          </w:p>
        </w:tc>
        <w:tc>
          <w:tcPr>
            <w:tcW w:w="908" w:type="dxa"/>
            <w:tcBorders>
              <w:top w:val="nil"/>
              <w:left w:val="nil"/>
              <w:bottom w:val="nil"/>
              <w:right w:val="nil"/>
            </w:tcBorders>
            <w:shd w:val="clear" w:color="auto" w:fill="auto"/>
            <w:noWrap/>
            <w:vAlign w:val="bottom"/>
            <w:hideMark/>
          </w:tcPr>
          <w:p w14:paraId="632DB86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6.073</w:t>
            </w:r>
          </w:p>
        </w:tc>
        <w:tc>
          <w:tcPr>
            <w:tcW w:w="939" w:type="dxa"/>
            <w:tcBorders>
              <w:top w:val="nil"/>
              <w:left w:val="nil"/>
              <w:bottom w:val="nil"/>
              <w:right w:val="nil"/>
            </w:tcBorders>
            <w:shd w:val="clear" w:color="auto" w:fill="auto"/>
            <w:noWrap/>
            <w:vAlign w:val="bottom"/>
            <w:hideMark/>
          </w:tcPr>
          <w:p w14:paraId="6C07CA3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01E488E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22BDA90" w14:textId="77777777" w:rsidTr="001E2057">
        <w:trPr>
          <w:trHeight w:val="300"/>
        </w:trPr>
        <w:tc>
          <w:tcPr>
            <w:tcW w:w="3140" w:type="dxa"/>
            <w:tcBorders>
              <w:top w:val="nil"/>
              <w:left w:val="nil"/>
              <w:bottom w:val="nil"/>
              <w:right w:val="nil"/>
            </w:tcBorders>
            <w:shd w:val="clear" w:color="auto" w:fill="auto"/>
            <w:noWrap/>
            <w:vAlign w:val="center"/>
            <w:hideMark/>
          </w:tcPr>
          <w:p w14:paraId="55536647" w14:textId="38A57F2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7B8787C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1.475</w:t>
            </w:r>
          </w:p>
        </w:tc>
        <w:tc>
          <w:tcPr>
            <w:tcW w:w="1347" w:type="dxa"/>
            <w:tcBorders>
              <w:top w:val="nil"/>
              <w:left w:val="nil"/>
              <w:bottom w:val="nil"/>
              <w:right w:val="nil"/>
            </w:tcBorders>
            <w:shd w:val="clear" w:color="auto" w:fill="auto"/>
            <w:noWrap/>
            <w:vAlign w:val="bottom"/>
            <w:hideMark/>
          </w:tcPr>
          <w:p w14:paraId="1971FE1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452EB0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12.292</w:t>
            </w:r>
          </w:p>
        </w:tc>
        <w:tc>
          <w:tcPr>
            <w:tcW w:w="908" w:type="dxa"/>
            <w:tcBorders>
              <w:top w:val="nil"/>
              <w:left w:val="nil"/>
              <w:bottom w:val="nil"/>
              <w:right w:val="nil"/>
            </w:tcBorders>
            <w:shd w:val="clear" w:color="auto" w:fill="auto"/>
            <w:noWrap/>
            <w:vAlign w:val="bottom"/>
            <w:hideMark/>
          </w:tcPr>
          <w:p w14:paraId="2B3E6B4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3.462</w:t>
            </w:r>
          </w:p>
        </w:tc>
        <w:tc>
          <w:tcPr>
            <w:tcW w:w="939" w:type="dxa"/>
            <w:tcBorders>
              <w:top w:val="nil"/>
              <w:left w:val="nil"/>
              <w:bottom w:val="nil"/>
              <w:right w:val="nil"/>
            </w:tcBorders>
            <w:shd w:val="clear" w:color="auto" w:fill="auto"/>
            <w:noWrap/>
            <w:vAlign w:val="bottom"/>
            <w:hideMark/>
          </w:tcPr>
          <w:p w14:paraId="14A6FE0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0.005</w:t>
            </w:r>
          </w:p>
        </w:tc>
        <w:tc>
          <w:tcPr>
            <w:tcW w:w="908" w:type="dxa"/>
            <w:tcBorders>
              <w:top w:val="nil"/>
              <w:left w:val="nil"/>
              <w:bottom w:val="nil"/>
              <w:right w:val="nil"/>
            </w:tcBorders>
            <w:shd w:val="clear" w:color="auto" w:fill="auto"/>
            <w:noWrap/>
            <w:vAlign w:val="bottom"/>
            <w:hideMark/>
          </w:tcPr>
          <w:p w14:paraId="656C2D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C4892F0" w14:textId="77777777" w:rsidTr="001E2057">
        <w:trPr>
          <w:trHeight w:val="300"/>
        </w:trPr>
        <w:tc>
          <w:tcPr>
            <w:tcW w:w="3140" w:type="dxa"/>
            <w:tcBorders>
              <w:top w:val="nil"/>
              <w:left w:val="nil"/>
              <w:bottom w:val="nil"/>
              <w:right w:val="nil"/>
            </w:tcBorders>
            <w:shd w:val="clear" w:color="auto" w:fill="auto"/>
            <w:noWrap/>
            <w:vAlign w:val="center"/>
            <w:hideMark/>
          </w:tcPr>
          <w:p w14:paraId="676C6F85" w14:textId="3A08BE2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45FF3D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-0.381</w:t>
            </w:r>
          </w:p>
        </w:tc>
        <w:tc>
          <w:tcPr>
            <w:tcW w:w="1347" w:type="dxa"/>
            <w:tcBorders>
              <w:top w:val="nil"/>
              <w:left w:val="nil"/>
              <w:bottom w:val="nil"/>
              <w:right w:val="nil"/>
            </w:tcBorders>
            <w:shd w:val="clear" w:color="auto" w:fill="auto"/>
            <w:noWrap/>
            <w:vAlign w:val="bottom"/>
            <w:hideMark/>
          </w:tcPr>
          <w:p w14:paraId="6BF1BA7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338AF91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12.232</w:t>
            </w:r>
          </w:p>
        </w:tc>
        <w:tc>
          <w:tcPr>
            <w:tcW w:w="908" w:type="dxa"/>
            <w:tcBorders>
              <w:top w:val="nil"/>
              <w:left w:val="nil"/>
              <w:bottom w:val="nil"/>
              <w:right w:val="nil"/>
            </w:tcBorders>
            <w:shd w:val="clear" w:color="auto" w:fill="auto"/>
            <w:noWrap/>
            <w:vAlign w:val="bottom"/>
            <w:hideMark/>
          </w:tcPr>
          <w:p w14:paraId="7581BD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-0.894</w:t>
            </w:r>
          </w:p>
        </w:tc>
        <w:tc>
          <w:tcPr>
            <w:tcW w:w="939" w:type="dxa"/>
            <w:tcBorders>
              <w:top w:val="nil"/>
              <w:left w:val="nil"/>
              <w:bottom w:val="nil"/>
              <w:right w:val="nil"/>
            </w:tcBorders>
            <w:shd w:val="clear" w:color="auto" w:fill="auto"/>
            <w:noWrap/>
            <w:vAlign w:val="bottom"/>
            <w:hideMark/>
          </w:tcPr>
          <w:p w14:paraId="0D552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0.388</w:t>
            </w:r>
          </w:p>
        </w:tc>
        <w:tc>
          <w:tcPr>
            <w:tcW w:w="908" w:type="dxa"/>
            <w:tcBorders>
              <w:top w:val="nil"/>
              <w:left w:val="nil"/>
              <w:bottom w:val="nil"/>
              <w:right w:val="nil"/>
            </w:tcBorders>
            <w:shd w:val="clear" w:color="auto" w:fill="auto"/>
            <w:noWrap/>
            <w:vAlign w:val="bottom"/>
            <w:hideMark/>
          </w:tcPr>
          <w:p w14:paraId="17A55207"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6099B82"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4739C419" w14:textId="5311D707"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single" w:sz="4" w:space="0" w:color="auto"/>
              <w:right w:val="nil"/>
            </w:tcBorders>
            <w:shd w:val="clear" w:color="auto" w:fill="auto"/>
            <w:noWrap/>
            <w:vAlign w:val="bottom"/>
            <w:hideMark/>
          </w:tcPr>
          <w:p w14:paraId="0E24D4C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1347" w:type="dxa"/>
            <w:tcBorders>
              <w:top w:val="nil"/>
              <w:left w:val="nil"/>
              <w:bottom w:val="single" w:sz="4" w:space="0" w:color="auto"/>
              <w:right w:val="nil"/>
            </w:tcBorders>
            <w:shd w:val="clear" w:color="auto" w:fill="auto"/>
            <w:noWrap/>
            <w:vAlign w:val="bottom"/>
            <w:hideMark/>
          </w:tcPr>
          <w:p w14:paraId="36041DD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0.370</w:t>
            </w:r>
          </w:p>
        </w:tc>
        <w:tc>
          <w:tcPr>
            <w:tcW w:w="941" w:type="dxa"/>
            <w:tcBorders>
              <w:top w:val="nil"/>
              <w:left w:val="nil"/>
              <w:bottom w:val="single" w:sz="4" w:space="0" w:color="auto"/>
              <w:right w:val="nil"/>
            </w:tcBorders>
            <w:shd w:val="clear" w:color="auto" w:fill="auto"/>
            <w:noWrap/>
            <w:vAlign w:val="bottom"/>
            <w:hideMark/>
          </w:tcPr>
          <w:p w14:paraId="56F91CB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12.341</w:t>
            </w:r>
          </w:p>
        </w:tc>
        <w:tc>
          <w:tcPr>
            <w:tcW w:w="908" w:type="dxa"/>
            <w:tcBorders>
              <w:top w:val="nil"/>
              <w:left w:val="nil"/>
              <w:bottom w:val="single" w:sz="4" w:space="0" w:color="auto"/>
              <w:right w:val="nil"/>
            </w:tcBorders>
            <w:shd w:val="clear" w:color="auto" w:fill="auto"/>
            <w:noWrap/>
            <w:vAlign w:val="bottom"/>
            <w:hideMark/>
          </w:tcPr>
          <w:p w14:paraId="2DCE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-0.559</w:t>
            </w:r>
          </w:p>
        </w:tc>
        <w:tc>
          <w:tcPr>
            <w:tcW w:w="939" w:type="dxa"/>
            <w:tcBorders>
              <w:top w:val="nil"/>
              <w:left w:val="nil"/>
              <w:bottom w:val="single" w:sz="4" w:space="0" w:color="auto"/>
              <w:right w:val="nil"/>
            </w:tcBorders>
            <w:shd w:val="clear" w:color="auto" w:fill="auto"/>
            <w:noWrap/>
            <w:vAlign w:val="bottom"/>
            <w:hideMark/>
          </w:tcPr>
          <w:p w14:paraId="664AE51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0.586</w:t>
            </w:r>
          </w:p>
        </w:tc>
        <w:tc>
          <w:tcPr>
            <w:tcW w:w="908" w:type="dxa"/>
            <w:tcBorders>
              <w:top w:val="nil"/>
              <w:left w:val="nil"/>
              <w:bottom w:val="single" w:sz="4" w:space="0" w:color="auto"/>
              <w:right w:val="nil"/>
            </w:tcBorders>
            <w:shd w:val="clear" w:color="auto" w:fill="auto"/>
            <w:noWrap/>
            <w:vAlign w:val="bottom"/>
            <w:hideMark/>
          </w:tcPr>
          <w:p w14:paraId="62446CA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bl>
    <w:p w14:paraId="09533366" w14:textId="57E78ACC" w:rsidR="00437363" w:rsidRDefault="00437363" w:rsidP="00437363"/>
    <w:p w14:paraId="68C49D88" w14:textId="77777777" w:rsidR="00437363" w:rsidRPr="00437363" w:rsidRDefault="00437363" w:rsidP="00437363"/>
    <w:p w14:paraId="442850D4" w14:textId="77777777" w:rsidR="00B82835" w:rsidRDefault="003975AF" w:rsidP="00B82835">
      <w:pPr>
        <w:keepNext/>
      </w:pPr>
      <w:r>
        <w:rPr>
          <w:noProof/>
        </w:rPr>
        <w:lastRenderedPageBreak/>
        <w:drawing>
          <wp:inline distT="0" distB="0" distL="0" distR="0" wp14:anchorId="00D0DFB6" wp14:editId="01A9E308">
            <wp:extent cx="5943600" cy="4677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77410"/>
                    </a:xfrm>
                    <a:prstGeom prst="rect">
                      <a:avLst/>
                    </a:prstGeom>
                  </pic:spPr>
                </pic:pic>
              </a:graphicData>
            </a:graphic>
          </wp:inline>
        </w:drawing>
      </w:r>
    </w:p>
    <w:p w14:paraId="136A5617" w14:textId="1851A5BA" w:rsidR="00BE5423" w:rsidRDefault="00B82835" w:rsidP="00B82835">
      <w:pPr>
        <w:pStyle w:val="Caption"/>
      </w:pPr>
      <w:bookmarkStart w:id="44" w:name="_Ref10461283"/>
      <w:r>
        <w:t xml:space="preserve">Figure </w:t>
      </w:r>
      <w:fldSimple w:instr=" SEQ Figure \* ARABIC ">
        <w:r w:rsidR="0013218D">
          <w:rPr>
            <w:noProof/>
          </w:rPr>
          <w:t>10</w:t>
        </w:r>
      </w:fldSimple>
      <w:bookmarkEnd w:id="44"/>
      <w:r>
        <w:t xml:space="preserve">. </w:t>
      </w:r>
      <w:r w:rsidR="00E62242">
        <w:t>Relative</w:t>
      </w:r>
      <w:r>
        <w:t xml:space="preserve"> composition of macroinvertebrate samples </w:t>
      </w:r>
      <w:r w:rsidR="00E62242">
        <w:t>separated</w:t>
      </w:r>
      <w:r>
        <w:t xml:space="preserve"> by gear type, site, and year.</w:t>
      </w:r>
    </w:p>
    <w:p w14:paraId="1C9235F0" w14:textId="77777777" w:rsidR="008825FD" w:rsidRDefault="008B037D" w:rsidP="008825FD">
      <w:pPr>
        <w:keepNext/>
      </w:pPr>
      <w:r>
        <w:rPr>
          <w:noProof/>
        </w:rPr>
        <w:lastRenderedPageBreak/>
        <w:drawing>
          <wp:inline distT="0" distB="0" distL="0" distR="0" wp14:anchorId="1088189B" wp14:editId="4A44EFA2">
            <wp:extent cx="7335338" cy="377190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41612" cy="3775126"/>
                    </a:xfrm>
                    <a:prstGeom prst="rect">
                      <a:avLst/>
                    </a:prstGeom>
                  </pic:spPr>
                </pic:pic>
              </a:graphicData>
            </a:graphic>
          </wp:inline>
        </w:drawing>
      </w:r>
    </w:p>
    <w:p w14:paraId="72EB857D" w14:textId="6AD3AB1D" w:rsidR="008B037D" w:rsidRDefault="008825FD" w:rsidP="008825FD">
      <w:pPr>
        <w:pStyle w:val="Caption"/>
      </w:pPr>
      <w:bookmarkStart w:id="45" w:name="_Ref10728316"/>
      <w:r>
        <w:t xml:space="preserve">Figure </w:t>
      </w:r>
      <w:fldSimple w:instr=" SEQ Figure \* ARABIC ">
        <w:r w:rsidR="0013218D">
          <w:rPr>
            <w:noProof/>
          </w:rPr>
          <w:t>11</w:t>
        </w:r>
      </w:fldSimple>
      <w:bookmarkEnd w:id="45"/>
      <w:r>
        <w:t xml:space="preserve"> - Stacked bar plot of Zooplankton community composition.</w:t>
      </w:r>
    </w:p>
    <w:p w14:paraId="595FF836" w14:textId="77777777" w:rsidR="008825FD" w:rsidRPr="008825FD" w:rsidRDefault="008825FD" w:rsidP="008825FD"/>
    <w:p w14:paraId="7CA819B9" w14:textId="77777777" w:rsidR="001E4B5E" w:rsidRDefault="001E4B5E" w:rsidP="001E4B5E">
      <w:pPr>
        <w:keepNext/>
      </w:pPr>
      <w:r w:rsidRPr="00C36E09">
        <w:rPr>
          <w:noProof/>
        </w:rPr>
        <w:lastRenderedPageBreak/>
        <w:drawing>
          <wp:inline distT="0" distB="0" distL="0" distR="0" wp14:anchorId="2452F4F7" wp14:editId="1D8C689F">
            <wp:extent cx="6753225" cy="3624690"/>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r="21474" b="25326"/>
                    <a:stretch/>
                  </pic:blipFill>
                  <pic:spPr bwMode="auto">
                    <a:xfrm>
                      <a:off x="0" y="0"/>
                      <a:ext cx="6756638" cy="3626522"/>
                    </a:xfrm>
                    <a:prstGeom prst="rect">
                      <a:avLst/>
                    </a:prstGeom>
                    <a:noFill/>
                    <a:ln>
                      <a:noFill/>
                    </a:ln>
                    <a:extLst>
                      <a:ext uri="{53640926-AAD7-44D8-BBD7-CCE9431645EC}">
                        <a14:shadowObscured xmlns:a14="http://schemas.microsoft.com/office/drawing/2010/main"/>
                      </a:ext>
                    </a:extLst>
                  </pic:spPr>
                </pic:pic>
              </a:graphicData>
            </a:graphic>
          </wp:inline>
        </w:drawing>
      </w:r>
    </w:p>
    <w:p w14:paraId="57EFC485" w14:textId="3BB7CB4E" w:rsidR="001E4B5E" w:rsidRDefault="001E4B5E" w:rsidP="001E4B5E">
      <w:pPr>
        <w:pStyle w:val="Caption"/>
      </w:pPr>
      <w:bookmarkStart w:id="46" w:name="_Ref10728327"/>
      <w:r>
        <w:t xml:space="preserve">Figure </w:t>
      </w:r>
      <w:fldSimple w:instr=" SEQ Figure \* ARABIC ">
        <w:r w:rsidR="0013218D">
          <w:rPr>
            <w:noProof/>
          </w:rPr>
          <w:t>12</w:t>
        </w:r>
      </w:fldSimple>
      <w:bookmarkEnd w:id="46"/>
      <w:r>
        <w:t xml:space="preserve"> - stacked bar plot of phytoplankton community composition, separated by year and site.</w:t>
      </w:r>
    </w:p>
    <w:p w14:paraId="55346D57" w14:textId="77777777" w:rsidR="0017460B" w:rsidRDefault="0017460B" w:rsidP="0017460B">
      <w:pPr>
        <w:pStyle w:val="Caption"/>
      </w:pPr>
      <w:bookmarkStart w:id="47" w:name="_Hlk536708288"/>
      <w:r w:rsidRPr="00BE726B">
        <w:rPr>
          <w:highlight w:val="yellow"/>
        </w:rPr>
        <w:t xml:space="preserve">Table </w:t>
      </w:r>
      <w:r w:rsidRPr="00BE726B">
        <w:rPr>
          <w:noProof/>
          <w:highlight w:val="yellow"/>
        </w:rPr>
        <w:fldChar w:fldCharType="begin"/>
      </w:r>
      <w:r w:rsidRPr="00BE726B">
        <w:rPr>
          <w:noProof/>
          <w:highlight w:val="yellow"/>
        </w:rPr>
        <w:instrText xml:space="preserve"> SEQ Table \* ARABIC </w:instrText>
      </w:r>
      <w:r w:rsidRPr="00BE726B">
        <w:rPr>
          <w:noProof/>
          <w:highlight w:val="yellow"/>
        </w:rPr>
        <w:fldChar w:fldCharType="separate"/>
      </w:r>
      <w:r w:rsidRPr="00BE726B">
        <w:rPr>
          <w:noProof/>
          <w:highlight w:val="yellow"/>
        </w:rPr>
        <w:t>13</w:t>
      </w:r>
      <w:r w:rsidRPr="00BE726B">
        <w:rPr>
          <w:noProof/>
          <w:highlight w:val="yellow"/>
        </w:rPr>
        <w:fldChar w:fldCharType="end"/>
      </w:r>
      <w:r>
        <w:t xml:space="preserve">. </w:t>
      </w:r>
      <w:r>
        <w:rPr>
          <w:b w:val="0"/>
          <w:smallCaps w:val="0"/>
          <w:color w:val="auto"/>
        </w:rPr>
        <w:t>Number of SAV rake s</w:t>
      </w:r>
      <w:r w:rsidRPr="006A7E30">
        <w:rPr>
          <w:b w:val="0"/>
          <w:smallCaps w:val="0"/>
          <w:color w:val="auto"/>
        </w:rPr>
        <w:t>amples collected at each site.</w:t>
      </w:r>
    </w:p>
    <w:tbl>
      <w:tblPr>
        <w:tblStyle w:val="TableGrid"/>
        <w:tblW w:w="9835" w:type="dxa"/>
        <w:tblLook w:val="04A0" w:firstRow="1" w:lastRow="0" w:firstColumn="1" w:lastColumn="0" w:noHBand="0" w:noVBand="1"/>
      </w:tblPr>
      <w:tblGrid>
        <w:gridCol w:w="1095"/>
        <w:gridCol w:w="1515"/>
        <w:gridCol w:w="2213"/>
        <w:gridCol w:w="925"/>
        <w:gridCol w:w="925"/>
        <w:gridCol w:w="925"/>
        <w:gridCol w:w="1078"/>
        <w:gridCol w:w="1159"/>
      </w:tblGrid>
      <w:tr w:rsidR="0017460B" w14:paraId="26C9827F" w14:textId="77777777" w:rsidTr="00484658">
        <w:tc>
          <w:tcPr>
            <w:tcW w:w="1095" w:type="dxa"/>
            <w:tcBorders>
              <w:top w:val="single" w:sz="4" w:space="0" w:color="auto"/>
              <w:left w:val="nil"/>
              <w:bottom w:val="single" w:sz="4" w:space="0" w:color="auto"/>
              <w:right w:val="nil"/>
            </w:tcBorders>
          </w:tcPr>
          <w:p w14:paraId="57537660" w14:textId="77777777" w:rsidR="0017460B" w:rsidRPr="00C87532" w:rsidRDefault="0017460B" w:rsidP="00484658">
            <w:pPr>
              <w:jc w:val="center"/>
              <w:rPr>
                <w:rFonts w:eastAsia="Times New Roman" w:cs="Times New Roman"/>
                <w:b/>
              </w:rPr>
            </w:pPr>
            <w:r w:rsidRPr="00C87532">
              <w:rPr>
                <w:rFonts w:eastAsia="Times New Roman" w:cs="Times New Roman"/>
                <w:b/>
              </w:rPr>
              <w:t>Samples near</w:t>
            </w:r>
          </w:p>
        </w:tc>
        <w:tc>
          <w:tcPr>
            <w:tcW w:w="1515" w:type="dxa"/>
            <w:tcBorders>
              <w:top w:val="single" w:sz="4" w:space="0" w:color="auto"/>
              <w:left w:val="nil"/>
              <w:bottom w:val="single" w:sz="4" w:space="0" w:color="auto"/>
              <w:right w:val="nil"/>
            </w:tcBorders>
          </w:tcPr>
          <w:p w14:paraId="37F11D90" w14:textId="77777777" w:rsidR="0017460B" w:rsidRPr="00C87532" w:rsidRDefault="0017460B" w:rsidP="00484658">
            <w:pPr>
              <w:jc w:val="center"/>
              <w:rPr>
                <w:rFonts w:eastAsia="Times New Roman" w:cs="Times New Roman"/>
                <w:b/>
              </w:rPr>
            </w:pPr>
            <w:r w:rsidRPr="00C87532">
              <w:rPr>
                <w:rFonts w:eastAsia="Times New Roman" w:cs="Times New Roman"/>
                <w:b/>
              </w:rPr>
              <w:t>Region</w:t>
            </w:r>
          </w:p>
        </w:tc>
        <w:tc>
          <w:tcPr>
            <w:tcW w:w="2213" w:type="dxa"/>
            <w:tcBorders>
              <w:top w:val="single" w:sz="4" w:space="0" w:color="auto"/>
              <w:left w:val="nil"/>
              <w:bottom w:val="single" w:sz="4" w:space="0" w:color="auto"/>
              <w:right w:val="nil"/>
            </w:tcBorders>
          </w:tcPr>
          <w:p w14:paraId="3807EB3D" w14:textId="77777777" w:rsidR="0017460B" w:rsidRPr="00C87532" w:rsidRDefault="0017460B" w:rsidP="00484658">
            <w:pPr>
              <w:jc w:val="center"/>
              <w:rPr>
                <w:rFonts w:eastAsia="Times New Roman" w:cs="Times New Roman"/>
                <w:b/>
              </w:rPr>
            </w:pPr>
            <w:r w:rsidRPr="00C87532">
              <w:rPr>
                <w:rFonts w:eastAsia="Times New Roman" w:cs="Times New Roman"/>
                <w:b/>
              </w:rPr>
              <w:t>Site type</w:t>
            </w:r>
          </w:p>
        </w:tc>
        <w:tc>
          <w:tcPr>
            <w:tcW w:w="925" w:type="dxa"/>
            <w:tcBorders>
              <w:top w:val="single" w:sz="4" w:space="0" w:color="auto"/>
              <w:left w:val="nil"/>
              <w:bottom w:val="single" w:sz="4" w:space="0" w:color="auto"/>
              <w:right w:val="nil"/>
            </w:tcBorders>
          </w:tcPr>
          <w:p w14:paraId="22D85968" w14:textId="77777777" w:rsidR="0017460B" w:rsidRPr="00C87532" w:rsidRDefault="0017460B" w:rsidP="00484658">
            <w:pPr>
              <w:jc w:val="center"/>
              <w:rPr>
                <w:rFonts w:eastAsia="Times New Roman" w:cs="Times New Roman"/>
                <w:b/>
              </w:rPr>
            </w:pPr>
            <w:r w:rsidRPr="00C87532">
              <w:rPr>
                <w:rFonts w:eastAsia="Times New Roman" w:cs="Times New Roman"/>
                <w:b/>
              </w:rPr>
              <w:t>Mar</w:t>
            </w:r>
            <w:r>
              <w:rPr>
                <w:rFonts w:eastAsia="Times New Roman" w:cs="Times New Roman"/>
                <w:b/>
              </w:rPr>
              <w:t>, 2018</w:t>
            </w:r>
          </w:p>
        </w:tc>
        <w:tc>
          <w:tcPr>
            <w:tcW w:w="925" w:type="dxa"/>
            <w:tcBorders>
              <w:top w:val="single" w:sz="4" w:space="0" w:color="auto"/>
              <w:left w:val="nil"/>
              <w:bottom w:val="single" w:sz="4" w:space="0" w:color="auto"/>
              <w:right w:val="nil"/>
            </w:tcBorders>
          </w:tcPr>
          <w:p w14:paraId="60EAA0E1" w14:textId="77777777" w:rsidR="0017460B" w:rsidRPr="00C87532" w:rsidRDefault="0017460B" w:rsidP="00484658">
            <w:pPr>
              <w:jc w:val="center"/>
              <w:rPr>
                <w:rFonts w:eastAsia="Times New Roman" w:cs="Times New Roman"/>
                <w:b/>
              </w:rPr>
            </w:pPr>
            <w:r w:rsidRPr="00C87532">
              <w:rPr>
                <w:rFonts w:eastAsia="Times New Roman" w:cs="Times New Roman"/>
                <w:b/>
              </w:rPr>
              <w:t>Aug</w:t>
            </w:r>
            <w:r>
              <w:rPr>
                <w:rFonts w:eastAsia="Times New Roman" w:cs="Times New Roman"/>
                <w:b/>
              </w:rPr>
              <w:t>, 2018</w:t>
            </w:r>
          </w:p>
        </w:tc>
        <w:tc>
          <w:tcPr>
            <w:tcW w:w="925" w:type="dxa"/>
            <w:tcBorders>
              <w:top w:val="single" w:sz="4" w:space="0" w:color="auto"/>
              <w:left w:val="nil"/>
              <w:bottom w:val="single" w:sz="4" w:space="0" w:color="auto"/>
              <w:right w:val="nil"/>
            </w:tcBorders>
          </w:tcPr>
          <w:p w14:paraId="242AB720" w14:textId="77777777" w:rsidR="0017460B" w:rsidRPr="00C87532" w:rsidRDefault="0017460B" w:rsidP="00484658">
            <w:pPr>
              <w:jc w:val="center"/>
              <w:rPr>
                <w:rFonts w:eastAsia="Times New Roman" w:cs="Times New Roman"/>
                <w:b/>
              </w:rPr>
            </w:pPr>
            <w:r w:rsidRPr="00C87532">
              <w:rPr>
                <w:rFonts w:eastAsia="Times New Roman" w:cs="Times New Roman"/>
                <w:b/>
              </w:rPr>
              <w:t>Oct</w:t>
            </w:r>
            <w:r>
              <w:rPr>
                <w:rFonts w:eastAsia="Times New Roman" w:cs="Times New Roman"/>
                <w:b/>
              </w:rPr>
              <w:t>, 2018</w:t>
            </w:r>
          </w:p>
        </w:tc>
        <w:tc>
          <w:tcPr>
            <w:tcW w:w="1078" w:type="dxa"/>
            <w:tcBorders>
              <w:top w:val="single" w:sz="4" w:space="0" w:color="auto"/>
              <w:left w:val="nil"/>
              <w:bottom w:val="single" w:sz="4" w:space="0" w:color="auto"/>
              <w:right w:val="nil"/>
            </w:tcBorders>
          </w:tcPr>
          <w:p w14:paraId="15C002DF" w14:textId="77777777" w:rsidR="0017460B" w:rsidRPr="00C87532" w:rsidRDefault="0017460B" w:rsidP="00484658">
            <w:pPr>
              <w:jc w:val="center"/>
              <w:rPr>
                <w:rFonts w:eastAsia="Times New Roman" w:cs="Times New Roman"/>
                <w:b/>
              </w:rPr>
            </w:pPr>
            <w:r w:rsidRPr="00C87532">
              <w:rPr>
                <w:rFonts w:eastAsia="Times New Roman" w:cs="Times New Roman"/>
                <w:b/>
              </w:rPr>
              <w:t>Jan</w:t>
            </w:r>
            <w:r>
              <w:rPr>
                <w:rFonts w:eastAsia="Times New Roman" w:cs="Times New Roman"/>
                <w:b/>
              </w:rPr>
              <w:t>, 2019</w:t>
            </w:r>
          </w:p>
        </w:tc>
        <w:tc>
          <w:tcPr>
            <w:tcW w:w="1159" w:type="dxa"/>
            <w:tcBorders>
              <w:top w:val="single" w:sz="4" w:space="0" w:color="auto"/>
              <w:left w:val="nil"/>
              <w:bottom w:val="single" w:sz="4" w:space="0" w:color="auto"/>
              <w:right w:val="nil"/>
            </w:tcBorders>
          </w:tcPr>
          <w:p w14:paraId="023AD9FD" w14:textId="77777777" w:rsidR="0017460B" w:rsidRPr="00C87532" w:rsidRDefault="0017460B" w:rsidP="00484658">
            <w:pPr>
              <w:jc w:val="center"/>
              <w:rPr>
                <w:rFonts w:eastAsia="Times New Roman" w:cs="Times New Roman"/>
                <w:b/>
              </w:rPr>
            </w:pPr>
            <w:r w:rsidRPr="00C87532">
              <w:rPr>
                <w:rFonts w:eastAsia="Times New Roman" w:cs="Times New Roman"/>
                <w:b/>
              </w:rPr>
              <w:t>Total</w:t>
            </w:r>
          </w:p>
        </w:tc>
      </w:tr>
      <w:tr w:rsidR="0017460B" w14:paraId="1B4C10A0" w14:textId="77777777" w:rsidTr="00484658">
        <w:tc>
          <w:tcPr>
            <w:tcW w:w="1095" w:type="dxa"/>
            <w:tcBorders>
              <w:top w:val="nil"/>
              <w:left w:val="nil"/>
              <w:bottom w:val="nil"/>
              <w:right w:val="nil"/>
            </w:tcBorders>
          </w:tcPr>
          <w:p w14:paraId="1BA015D6" w14:textId="77777777" w:rsidR="0017460B" w:rsidRPr="00C87532" w:rsidRDefault="0017460B" w:rsidP="00484658">
            <w:pPr>
              <w:jc w:val="right"/>
              <w:rPr>
                <w:rFonts w:eastAsia="Times New Roman" w:cs="Times New Roman"/>
              </w:rPr>
            </w:pPr>
            <w:r>
              <w:rPr>
                <w:rFonts w:eastAsia="Times New Roman" w:cs="Times New Roman"/>
              </w:rPr>
              <w:t>Liberty Island</w:t>
            </w:r>
          </w:p>
        </w:tc>
        <w:tc>
          <w:tcPr>
            <w:tcW w:w="1515" w:type="dxa"/>
            <w:tcBorders>
              <w:top w:val="nil"/>
              <w:left w:val="nil"/>
              <w:bottom w:val="nil"/>
              <w:right w:val="nil"/>
            </w:tcBorders>
          </w:tcPr>
          <w:p w14:paraId="67727919" w14:textId="77777777" w:rsidR="0017460B" w:rsidRPr="00C87532" w:rsidRDefault="0017460B" w:rsidP="00484658">
            <w:pPr>
              <w:jc w:val="right"/>
              <w:rPr>
                <w:rFonts w:eastAsia="Times New Roman" w:cs="Times New Roman"/>
              </w:rPr>
            </w:pPr>
            <w:r>
              <w:rPr>
                <w:rFonts w:eastAsia="Times New Roman" w:cs="Times New Roman"/>
              </w:rPr>
              <w:t>Cache Slough</w:t>
            </w:r>
          </w:p>
        </w:tc>
        <w:tc>
          <w:tcPr>
            <w:tcW w:w="2213" w:type="dxa"/>
            <w:tcBorders>
              <w:top w:val="nil"/>
              <w:left w:val="nil"/>
              <w:bottom w:val="nil"/>
              <w:right w:val="nil"/>
            </w:tcBorders>
          </w:tcPr>
          <w:p w14:paraId="2D9CA36D" w14:textId="77777777" w:rsidR="0017460B" w:rsidRPr="00C87532" w:rsidRDefault="0017460B" w:rsidP="00484658">
            <w:pPr>
              <w:jc w:val="right"/>
              <w:rPr>
                <w:rFonts w:eastAsia="Times New Roman" w:cs="Times New Roman"/>
              </w:rPr>
            </w:pPr>
            <w:r>
              <w:rPr>
                <w:rFonts w:eastAsia="Times New Roman" w:cs="Times New Roman"/>
              </w:rPr>
              <w:t>Tidal Wetland</w:t>
            </w:r>
          </w:p>
        </w:tc>
        <w:tc>
          <w:tcPr>
            <w:tcW w:w="925" w:type="dxa"/>
            <w:tcBorders>
              <w:top w:val="nil"/>
              <w:left w:val="nil"/>
              <w:bottom w:val="nil"/>
              <w:right w:val="nil"/>
            </w:tcBorders>
          </w:tcPr>
          <w:p w14:paraId="6D36634A" w14:textId="77777777" w:rsidR="0017460B" w:rsidRPr="00C87532" w:rsidRDefault="0017460B" w:rsidP="00484658">
            <w:pPr>
              <w:jc w:val="right"/>
              <w:rPr>
                <w:rFonts w:eastAsia="Times New Roman" w:cs="Times New Roman"/>
              </w:rPr>
            </w:pPr>
            <w:r>
              <w:rPr>
                <w:rFonts w:eastAsia="Times New Roman" w:cs="Times New Roman"/>
              </w:rPr>
              <w:t>62</w:t>
            </w:r>
          </w:p>
        </w:tc>
        <w:tc>
          <w:tcPr>
            <w:tcW w:w="925" w:type="dxa"/>
            <w:tcBorders>
              <w:top w:val="nil"/>
              <w:left w:val="nil"/>
              <w:bottom w:val="nil"/>
              <w:right w:val="nil"/>
            </w:tcBorders>
          </w:tcPr>
          <w:p w14:paraId="5A8BEDCA" w14:textId="77777777" w:rsidR="0017460B" w:rsidRPr="00C87532" w:rsidRDefault="0017460B" w:rsidP="00484658">
            <w:pPr>
              <w:jc w:val="right"/>
              <w:rPr>
                <w:rFonts w:eastAsia="Times New Roman" w:cs="Times New Roman"/>
              </w:rPr>
            </w:pPr>
            <w:r>
              <w:rPr>
                <w:rFonts w:eastAsia="Times New Roman" w:cs="Times New Roman"/>
              </w:rPr>
              <w:t>0</w:t>
            </w:r>
          </w:p>
        </w:tc>
        <w:tc>
          <w:tcPr>
            <w:tcW w:w="925" w:type="dxa"/>
            <w:tcBorders>
              <w:top w:val="nil"/>
              <w:left w:val="nil"/>
              <w:bottom w:val="nil"/>
              <w:right w:val="nil"/>
            </w:tcBorders>
          </w:tcPr>
          <w:p w14:paraId="452E4B67" w14:textId="77777777" w:rsidR="0017460B" w:rsidRPr="00C87532" w:rsidRDefault="0017460B" w:rsidP="00484658">
            <w:pPr>
              <w:jc w:val="right"/>
              <w:rPr>
                <w:rFonts w:eastAsia="Times New Roman" w:cs="Times New Roman"/>
              </w:rPr>
            </w:pPr>
            <w:r>
              <w:rPr>
                <w:rFonts w:eastAsia="Times New Roman" w:cs="Times New Roman"/>
              </w:rPr>
              <w:t>0</w:t>
            </w:r>
          </w:p>
        </w:tc>
        <w:tc>
          <w:tcPr>
            <w:tcW w:w="1078" w:type="dxa"/>
            <w:tcBorders>
              <w:top w:val="nil"/>
              <w:left w:val="nil"/>
              <w:bottom w:val="nil"/>
              <w:right w:val="nil"/>
            </w:tcBorders>
          </w:tcPr>
          <w:p w14:paraId="1C0F9346" w14:textId="77777777" w:rsidR="0017460B" w:rsidRPr="00C87532" w:rsidRDefault="0017460B" w:rsidP="00484658">
            <w:pPr>
              <w:jc w:val="right"/>
              <w:rPr>
                <w:rFonts w:eastAsia="Times New Roman" w:cs="Times New Roman"/>
              </w:rPr>
            </w:pPr>
            <w:r>
              <w:rPr>
                <w:rFonts w:eastAsia="Times New Roman" w:cs="Times New Roman"/>
              </w:rPr>
              <w:t>0</w:t>
            </w:r>
          </w:p>
        </w:tc>
        <w:tc>
          <w:tcPr>
            <w:tcW w:w="1159" w:type="dxa"/>
            <w:tcBorders>
              <w:top w:val="nil"/>
              <w:left w:val="nil"/>
              <w:bottom w:val="nil"/>
              <w:right w:val="nil"/>
            </w:tcBorders>
          </w:tcPr>
          <w:p w14:paraId="1C91AAA4" w14:textId="77777777" w:rsidR="0017460B" w:rsidRPr="00C87532" w:rsidRDefault="0017460B" w:rsidP="00484658">
            <w:pPr>
              <w:jc w:val="right"/>
              <w:rPr>
                <w:rFonts w:eastAsia="Times New Roman" w:cs="Times New Roman"/>
              </w:rPr>
            </w:pPr>
            <w:r>
              <w:rPr>
                <w:rFonts w:eastAsia="Times New Roman" w:cs="Times New Roman"/>
              </w:rPr>
              <w:t>62</w:t>
            </w:r>
          </w:p>
        </w:tc>
      </w:tr>
      <w:tr w:rsidR="0017460B" w14:paraId="61DCBF40" w14:textId="77777777" w:rsidTr="00484658">
        <w:tc>
          <w:tcPr>
            <w:tcW w:w="1095" w:type="dxa"/>
            <w:tcBorders>
              <w:top w:val="nil"/>
              <w:left w:val="nil"/>
              <w:bottom w:val="nil"/>
              <w:right w:val="nil"/>
            </w:tcBorders>
          </w:tcPr>
          <w:p w14:paraId="502682B2" w14:textId="77777777" w:rsidR="0017460B" w:rsidRPr="00C87532" w:rsidRDefault="0017460B" w:rsidP="00484658">
            <w:pPr>
              <w:jc w:val="right"/>
              <w:rPr>
                <w:rFonts w:eastAsia="Times New Roman" w:cs="Times New Roman"/>
              </w:rPr>
            </w:pPr>
            <w:r>
              <w:rPr>
                <w:rFonts w:eastAsia="Times New Roman" w:cs="Times New Roman"/>
              </w:rPr>
              <w:t>Prospect Island</w:t>
            </w:r>
          </w:p>
        </w:tc>
        <w:tc>
          <w:tcPr>
            <w:tcW w:w="1515" w:type="dxa"/>
            <w:tcBorders>
              <w:top w:val="nil"/>
              <w:left w:val="nil"/>
              <w:bottom w:val="nil"/>
              <w:right w:val="nil"/>
            </w:tcBorders>
          </w:tcPr>
          <w:p w14:paraId="7070C5D2" w14:textId="77777777" w:rsidR="0017460B" w:rsidRPr="00C87532" w:rsidRDefault="0017460B" w:rsidP="00484658">
            <w:pPr>
              <w:jc w:val="right"/>
              <w:rPr>
                <w:rFonts w:eastAsia="Times New Roman" w:cs="Times New Roman"/>
              </w:rPr>
            </w:pPr>
            <w:r>
              <w:rPr>
                <w:rFonts w:eastAsia="Times New Roman" w:cs="Times New Roman"/>
              </w:rPr>
              <w:t>Cache Slough</w:t>
            </w:r>
          </w:p>
        </w:tc>
        <w:tc>
          <w:tcPr>
            <w:tcW w:w="2213" w:type="dxa"/>
            <w:tcBorders>
              <w:top w:val="nil"/>
              <w:left w:val="nil"/>
              <w:bottom w:val="nil"/>
              <w:right w:val="nil"/>
            </w:tcBorders>
          </w:tcPr>
          <w:p w14:paraId="3161FD5B" w14:textId="77777777" w:rsidR="0017460B" w:rsidRPr="00C87532" w:rsidRDefault="0017460B" w:rsidP="00484658">
            <w:pPr>
              <w:jc w:val="right"/>
              <w:rPr>
                <w:rFonts w:eastAsia="Times New Roman" w:cs="Times New Roman"/>
              </w:rPr>
            </w:pPr>
            <w:r>
              <w:rPr>
                <w:rFonts w:eastAsia="Times New Roman" w:cs="Times New Roman"/>
              </w:rPr>
              <w:t>Muted tidal Wetland</w:t>
            </w:r>
          </w:p>
        </w:tc>
        <w:tc>
          <w:tcPr>
            <w:tcW w:w="925" w:type="dxa"/>
            <w:tcBorders>
              <w:top w:val="nil"/>
              <w:left w:val="nil"/>
              <w:bottom w:val="nil"/>
              <w:right w:val="nil"/>
            </w:tcBorders>
          </w:tcPr>
          <w:p w14:paraId="17414D79" w14:textId="77777777" w:rsidR="0017460B" w:rsidRPr="00C87532" w:rsidRDefault="0017460B" w:rsidP="00484658">
            <w:pPr>
              <w:jc w:val="right"/>
              <w:rPr>
                <w:rFonts w:eastAsia="Times New Roman" w:cs="Times New Roman"/>
              </w:rPr>
            </w:pPr>
            <w:r>
              <w:rPr>
                <w:rFonts w:eastAsia="Times New Roman" w:cs="Times New Roman"/>
              </w:rPr>
              <w:t>119</w:t>
            </w:r>
          </w:p>
        </w:tc>
        <w:tc>
          <w:tcPr>
            <w:tcW w:w="925" w:type="dxa"/>
            <w:tcBorders>
              <w:top w:val="nil"/>
              <w:left w:val="nil"/>
              <w:bottom w:val="nil"/>
              <w:right w:val="nil"/>
            </w:tcBorders>
          </w:tcPr>
          <w:p w14:paraId="3F45E463" w14:textId="77777777" w:rsidR="0017460B" w:rsidRPr="00C87532" w:rsidRDefault="0017460B" w:rsidP="00484658">
            <w:pPr>
              <w:jc w:val="right"/>
              <w:rPr>
                <w:rFonts w:eastAsia="Times New Roman" w:cs="Times New Roman"/>
              </w:rPr>
            </w:pPr>
            <w:r>
              <w:rPr>
                <w:rFonts w:eastAsia="Times New Roman" w:cs="Times New Roman"/>
              </w:rPr>
              <w:t>60</w:t>
            </w:r>
          </w:p>
        </w:tc>
        <w:tc>
          <w:tcPr>
            <w:tcW w:w="925" w:type="dxa"/>
            <w:tcBorders>
              <w:top w:val="nil"/>
              <w:left w:val="nil"/>
              <w:bottom w:val="nil"/>
              <w:right w:val="nil"/>
            </w:tcBorders>
          </w:tcPr>
          <w:p w14:paraId="7757841A" w14:textId="77777777" w:rsidR="0017460B" w:rsidRPr="00C87532" w:rsidRDefault="0017460B" w:rsidP="00484658">
            <w:pPr>
              <w:jc w:val="right"/>
              <w:rPr>
                <w:rFonts w:eastAsia="Times New Roman" w:cs="Times New Roman"/>
              </w:rPr>
            </w:pPr>
            <w:r>
              <w:rPr>
                <w:rFonts w:eastAsia="Times New Roman" w:cs="Times New Roman"/>
              </w:rPr>
              <w:t>0</w:t>
            </w:r>
          </w:p>
        </w:tc>
        <w:tc>
          <w:tcPr>
            <w:tcW w:w="1078" w:type="dxa"/>
            <w:tcBorders>
              <w:top w:val="nil"/>
              <w:left w:val="nil"/>
              <w:bottom w:val="nil"/>
              <w:right w:val="nil"/>
            </w:tcBorders>
          </w:tcPr>
          <w:p w14:paraId="7373C6FD" w14:textId="77777777" w:rsidR="0017460B" w:rsidRPr="00C87532" w:rsidRDefault="0017460B" w:rsidP="00484658">
            <w:pPr>
              <w:jc w:val="right"/>
              <w:rPr>
                <w:rFonts w:eastAsia="Times New Roman" w:cs="Times New Roman"/>
              </w:rPr>
            </w:pPr>
            <w:r>
              <w:rPr>
                <w:rFonts w:eastAsia="Times New Roman" w:cs="Times New Roman"/>
              </w:rPr>
              <w:t>0</w:t>
            </w:r>
          </w:p>
        </w:tc>
        <w:tc>
          <w:tcPr>
            <w:tcW w:w="1159" w:type="dxa"/>
            <w:tcBorders>
              <w:top w:val="nil"/>
              <w:left w:val="nil"/>
              <w:bottom w:val="nil"/>
              <w:right w:val="nil"/>
            </w:tcBorders>
          </w:tcPr>
          <w:p w14:paraId="3BA5C754" w14:textId="77777777" w:rsidR="0017460B" w:rsidRPr="00C87532" w:rsidRDefault="0017460B" w:rsidP="00484658">
            <w:pPr>
              <w:jc w:val="right"/>
              <w:rPr>
                <w:rFonts w:eastAsia="Times New Roman" w:cs="Times New Roman"/>
              </w:rPr>
            </w:pPr>
            <w:r>
              <w:rPr>
                <w:rFonts w:eastAsia="Times New Roman" w:cs="Times New Roman"/>
              </w:rPr>
              <w:t>179</w:t>
            </w:r>
          </w:p>
        </w:tc>
      </w:tr>
      <w:tr w:rsidR="0017460B" w14:paraId="1E0A00DC" w14:textId="77777777" w:rsidTr="00484658">
        <w:tc>
          <w:tcPr>
            <w:tcW w:w="1095" w:type="dxa"/>
            <w:tcBorders>
              <w:top w:val="nil"/>
              <w:left w:val="nil"/>
              <w:bottom w:val="nil"/>
              <w:right w:val="nil"/>
            </w:tcBorders>
          </w:tcPr>
          <w:p w14:paraId="6CA1DD01" w14:textId="77777777" w:rsidR="0017460B" w:rsidRPr="00C87532" w:rsidRDefault="0017460B" w:rsidP="00484658">
            <w:pPr>
              <w:jc w:val="right"/>
              <w:rPr>
                <w:rFonts w:eastAsia="Times New Roman" w:cs="Times New Roman"/>
              </w:rPr>
            </w:pPr>
            <w:r w:rsidRPr="00C87532">
              <w:rPr>
                <w:rFonts w:eastAsia="Times New Roman" w:cs="Times New Roman"/>
              </w:rPr>
              <w:t>Winter Island</w:t>
            </w:r>
          </w:p>
        </w:tc>
        <w:tc>
          <w:tcPr>
            <w:tcW w:w="1515" w:type="dxa"/>
            <w:tcBorders>
              <w:top w:val="nil"/>
              <w:left w:val="nil"/>
              <w:bottom w:val="nil"/>
              <w:right w:val="nil"/>
            </w:tcBorders>
          </w:tcPr>
          <w:p w14:paraId="18A858A4" w14:textId="77777777" w:rsidR="0017460B" w:rsidRPr="00C87532" w:rsidRDefault="0017460B" w:rsidP="00484658">
            <w:pPr>
              <w:jc w:val="right"/>
              <w:rPr>
                <w:rFonts w:eastAsia="Times New Roman" w:cs="Times New Roman"/>
              </w:rPr>
            </w:pPr>
            <w:r w:rsidRPr="00C87532">
              <w:rPr>
                <w:rFonts w:eastAsia="Times New Roman" w:cs="Times New Roman"/>
              </w:rPr>
              <w:t>Confluence</w:t>
            </w:r>
          </w:p>
        </w:tc>
        <w:tc>
          <w:tcPr>
            <w:tcW w:w="2213" w:type="dxa"/>
            <w:tcBorders>
              <w:top w:val="nil"/>
              <w:left w:val="nil"/>
              <w:bottom w:val="nil"/>
              <w:right w:val="nil"/>
            </w:tcBorders>
          </w:tcPr>
          <w:p w14:paraId="0D5D4700" w14:textId="77777777" w:rsidR="0017460B" w:rsidRPr="00C87532" w:rsidRDefault="0017460B" w:rsidP="00484658">
            <w:pPr>
              <w:jc w:val="right"/>
              <w:rPr>
                <w:rFonts w:eastAsia="Times New Roman" w:cs="Times New Roman"/>
              </w:rPr>
            </w:pPr>
            <w:r>
              <w:rPr>
                <w:rFonts w:eastAsia="Times New Roman" w:cs="Times New Roman"/>
              </w:rPr>
              <w:t xml:space="preserve">Muted </w:t>
            </w:r>
            <w:r w:rsidRPr="00C87532">
              <w:rPr>
                <w:rFonts w:eastAsia="Times New Roman" w:cs="Times New Roman"/>
              </w:rPr>
              <w:t>Tidal wetland</w:t>
            </w:r>
          </w:p>
        </w:tc>
        <w:tc>
          <w:tcPr>
            <w:tcW w:w="925" w:type="dxa"/>
            <w:tcBorders>
              <w:top w:val="nil"/>
              <w:left w:val="nil"/>
              <w:bottom w:val="nil"/>
              <w:right w:val="nil"/>
            </w:tcBorders>
          </w:tcPr>
          <w:p w14:paraId="4E79800C" w14:textId="77777777" w:rsidR="0017460B" w:rsidRPr="00C87532" w:rsidRDefault="0017460B" w:rsidP="00484658">
            <w:pPr>
              <w:jc w:val="right"/>
              <w:rPr>
                <w:rFonts w:eastAsia="Times New Roman" w:cs="Times New Roman"/>
              </w:rPr>
            </w:pPr>
            <w:r>
              <w:rPr>
                <w:rFonts w:eastAsia="Times New Roman" w:cs="Times New Roman"/>
              </w:rPr>
              <w:t>86</w:t>
            </w:r>
          </w:p>
        </w:tc>
        <w:tc>
          <w:tcPr>
            <w:tcW w:w="925" w:type="dxa"/>
            <w:tcBorders>
              <w:top w:val="nil"/>
              <w:left w:val="nil"/>
              <w:bottom w:val="nil"/>
              <w:right w:val="nil"/>
            </w:tcBorders>
          </w:tcPr>
          <w:p w14:paraId="26323D47" w14:textId="77777777" w:rsidR="0017460B" w:rsidRPr="00C87532" w:rsidRDefault="0017460B" w:rsidP="00484658">
            <w:pPr>
              <w:jc w:val="right"/>
              <w:rPr>
                <w:rFonts w:eastAsia="Times New Roman" w:cs="Times New Roman"/>
              </w:rPr>
            </w:pPr>
            <w:r>
              <w:rPr>
                <w:rFonts w:eastAsia="Times New Roman" w:cs="Times New Roman"/>
              </w:rPr>
              <w:t>84</w:t>
            </w:r>
          </w:p>
        </w:tc>
        <w:tc>
          <w:tcPr>
            <w:tcW w:w="925" w:type="dxa"/>
            <w:tcBorders>
              <w:top w:val="nil"/>
              <w:left w:val="nil"/>
              <w:bottom w:val="nil"/>
              <w:right w:val="nil"/>
            </w:tcBorders>
          </w:tcPr>
          <w:p w14:paraId="70659C5D" w14:textId="77777777" w:rsidR="0017460B" w:rsidRPr="00C87532" w:rsidRDefault="0017460B" w:rsidP="00484658">
            <w:pPr>
              <w:jc w:val="right"/>
              <w:rPr>
                <w:rFonts w:eastAsia="Times New Roman" w:cs="Times New Roman"/>
              </w:rPr>
            </w:pPr>
            <w:r>
              <w:rPr>
                <w:rFonts w:eastAsia="Times New Roman" w:cs="Times New Roman"/>
              </w:rPr>
              <w:t>73</w:t>
            </w:r>
          </w:p>
        </w:tc>
        <w:tc>
          <w:tcPr>
            <w:tcW w:w="1078" w:type="dxa"/>
            <w:tcBorders>
              <w:top w:val="nil"/>
              <w:left w:val="nil"/>
              <w:bottom w:val="nil"/>
              <w:right w:val="nil"/>
            </w:tcBorders>
          </w:tcPr>
          <w:p w14:paraId="052C983F" w14:textId="77777777" w:rsidR="0017460B" w:rsidRPr="00C87532" w:rsidRDefault="0017460B" w:rsidP="00484658">
            <w:pPr>
              <w:jc w:val="right"/>
              <w:rPr>
                <w:rFonts w:eastAsia="Times New Roman" w:cs="Times New Roman"/>
              </w:rPr>
            </w:pPr>
            <w:r>
              <w:rPr>
                <w:rFonts w:eastAsia="Times New Roman" w:cs="Times New Roman"/>
              </w:rPr>
              <w:t>74</w:t>
            </w:r>
          </w:p>
        </w:tc>
        <w:tc>
          <w:tcPr>
            <w:tcW w:w="1159" w:type="dxa"/>
            <w:tcBorders>
              <w:top w:val="nil"/>
              <w:left w:val="nil"/>
              <w:bottom w:val="nil"/>
              <w:right w:val="nil"/>
            </w:tcBorders>
          </w:tcPr>
          <w:p w14:paraId="1AD95120" w14:textId="77777777" w:rsidR="0017460B" w:rsidRPr="00C87532" w:rsidRDefault="0017460B" w:rsidP="00484658">
            <w:pPr>
              <w:jc w:val="right"/>
              <w:rPr>
                <w:rFonts w:eastAsia="Times New Roman" w:cs="Times New Roman"/>
              </w:rPr>
            </w:pPr>
            <w:r>
              <w:rPr>
                <w:rFonts w:eastAsia="Times New Roman" w:cs="Times New Roman"/>
              </w:rPr>
              <w:t>317</w:t>
            </w:r>
          </w:p>
        </w:tc>
      </w:tr>
      <w:tr w:rsidR="0017460B" w14:paraId="51B649BF" w14:textId="77777777" w:rsidTr="00484658">
        <w:tc>
          <w:tcPr>
            <w:tcW w:w="1095" w:type="dxa"/>
            <w:tcBorders>
              <w:top w:val="nil"/>
              <w:left w:val="nil"/>
              <w:bottom w:val="single" w:sz="4" w:space="0" w:color="auto"/>
              <w:right w:val="nil"/>
            </w:tcBorders>
          </w:tcPr>
          <w:p w14:paraId="00CFAF4C" w14:textId="77777777" w:rsidR="0017460B" w:rsidRPr="00C87532" w:rsidRDefault="0017460B" w:rsidP="00484658">
            <w:pPr>
              <w:jc w:val="right"/>
              <w:rPr>
                <w:rFonts w:eastAsia="Times New Roman" w:cs="Times New Roman"/>
              </w:rPr>
            </w:pPr>
            <w:r w:rsidRPr="00C87532">
              <w:rPr>
                <w:rFonts w:eastAsia="Times New Roman" w:cs="Times New Roman"/>
              </w:rPr>
              <w:t>Browns Island</w:t>
            </w:r>
          </w:p>
        </w:tc>
        <w:tc>
          <w:tcPr>
            <w:tcW w:w="1515" w:type="dxa"/>
            <w:tcBorders>
              <w:top w:val="nil"/>
              <w:left w:val="nil"/>
              <w:bottom w:val="single" w:sz="4" w:space="0" w:color="auto"/>
              <w:right w:val="nil"/>
            </w:tcBorders>
          </w:tcPr>
          <w:p w14:paraId="3A84B301" w14:textId="77777777" w:rsidR="0017460B" w:rsidRPr="00C87532" w:rsidRDefault="0017460B" w:rsidP="00484658">
            <w:pPr>
              <w:jc w:val="right"/>
              <w:rPr>
                <w:rFonts w:eastAsia="Times New Roman" w:cs="Times New Roman"/>
              </w:rPr>
            </w:pPr>
            <w:r w:rsidRPr="00C87532">
              <w:rPr>
                <w:rFonts w:eastAsia="Times New Roman" w:cs="Times New Roman"/>
              </w:rPr>
              <w:t>Confluence</w:t>
            </w:r>
          </w:p>
        </w:tc>
        <w:tc>
          <w:tcPr>
            <w:tcW w:w="2213" w:type="dxa"/>
            <w:tcBorders>
              <w:top w:val="nil"/>
              <w:left w:val="nil"/>
              <w:bottom w:val="single" w:sz="4" w:space="0" w:color="auto"/>
              <w:right w:val="nil"/>
            </w:tcBorders>
          </w:tcPr>
          <w:p w14:paraId="0FD3F047" w14:textId="77777777" w:rsidR="0017460B" w:rsidRPr="00C87532" w:rsidRDefault="0017460B" w:rsidP="00484658">
            <w:pPr>
              <w:jc w:val="right"/>
              <w:rPr>
                <w:rFonts w:eastAsia="Times New Roman" w:cs="Times New Roman"/>
              </w:rPr>
            </w:pPr>
            <w:r w:rsidRPr="00C87532">
              <w:rPr>
                <w:rFonts w:eastAsia="Times New Roman" w:cs="Times New Roman"/>
              </w:rPr>
              <w:t>Tidal wetland</w:t>
            </w:r>
          </w:p>
        </w:tc>
        <w:tc>
          <w:tcPr>
            <w:tcW w:w="925" w:type="dxa"/>
            <w:tcBorders>
              <w:top w:val="nil"/>
              <w:left w:val="nil"/>
              <w:bottom w:val="single" w:sz="4" w:space="0" w:color="auto"/>
              <w:right w:val="nil"/>
            </w:tcBorders>
          </w:tcPr>
          <w:p w14:paraId="50B59A99" w14:textId="77777777" w:rsidR="0017460B" w:rsidRPr="00C87532" w:rsidRDefault="0017460B" w:rsidP="00484658">
            <w:pPr>
              <w:jc w:val="right"/>
              <w:rPr>
                <w:rFonts w:eastAsia="Times New Roman" w:cs="Times New Roman"/>
              </w:rPr>
            </w:pPr>
            <w:r>
              <w:rPr>
                <w:rFonts w:eastAsia="Times New Roman" w:cs="Times New Roman"/>
              </w:rPr>
              <w:t>82</w:t>
            </w:r>
          </w:p>
        </w:tc>
        <w:tc>
          <w:tcPr>
            <w:tcW w:w="925" w:type="dxa"/>
            <w:tcBorders>
              <w:top w:val="nil"/>
              <w:left w:val="nil"/>
              <w:bottom w:val="single" w:sz="4" w:space="0" w:color="auto"/>
              <w:right w:val="nil"/>
            </w:tcBorders>
          </w:tcPr>
          <w:p w14:paraId="61F8D25F" w14:textId="77777777" w:rsidR="0017460B" w:rsidRPr="00C87532" w:rsidRDefault="0017460B" w:rsidP="00484658">
            <w:pPr>
              <w:jc w:val="right"/>
              <w:rPr>
                <w:rFonts w:eastAsia="Times New Roman" w:cs="Times New Roman"/>
              </w:rPr>
            </w:pPr>
            <w:r>
              <w:rPr>
                <w:rFonts w:eastAsia="Times New Roman" w:cs="Times New Roman"/>
              </w:rPr>
              <w:t>74</w:t>
            </w:r>
          </w:p>
        </w:tc>
        <w:tc>
          <w:tcPr>
            <w:tcW w:w="925" w:type="dxa"/>
            <w:tcBorders>
              <w:top w:val="nil"/>
              <w:left w:val="nil"/>
              <w:bottom w:val="single" w:sz="4" w:space="0" w:color="auto"/>
              <w:right w:val="nil"/>
            </w:tcBorders>
          </w:tcPr>
          <w:p w14:paraId="21AB6AD8" w14:textId="77777777" w:rsidR="0017460B" w:rsidRPr="00C87532" w:rsidRDefault="0017460B" w:rsidP="00484658">
            <w:pPr>
              <w:jc w:val="right"/>
              <w:rPr>
                <w:rFonts w:eastAsia="Times New Roman" w:cs="Times New Roman"/>
              </w:rPr>
            </w:pPr>
            <w:r>
              <w:rPr>
                <w:rFonts w:eastAsia="Times New Roman" w:cs="Times New Roman"/>
              </w:rPr>
              <w:t>65</w:t>
            </w:r>
          </w:p>
        </w:tc>
        <w:tc>
          <w:tcPr>
            <w:tcW w:w="1078" w:type="dxa"/>
            <w:tcBorders>
              <w:top w:val="nil"/>
              <w:left w:val="nil"/>
              <w:bottom w:val="single" w:sz="4" w:space="0" w:color="auto"/>
              <w:right w:val="nil"/>
            </w:tcBorders>
          </w:tcPr>
          <w:p w14:paraId="482E9C43" w14:textId="77777777" w:rsidR="0017460B" w:rsidRPr="00C87532" w:rsidRDefault="0017460B" w:rsidP="00484658">
            <w:pPr>
              <w:jc w:val="right"/>
              <w:rPr>
                <w:rFonts w:eastAsia="Times New Roman" w:cs="Times New Roman"/>
              </w:rPr>
            </w:pPr>
            <w:r>
              <w:rPr>
                <w:rFonts w:eastAsia="Times New Roman" w:cs="Times New Roman"/>
              </w:rPr>
              <w:t>62</w:t>
            </w:r>
          </w:p>
        </w:tc>
        <w:tc>
          <w:tcPr>
            <w:tcW w:w="1159" w:type="dxa"/>
            <w:tcBorders>
              <w:top w:val="nil"/>
              <w:left w:val="nil"/>
              <w:bottom w:val="single" w:sz="4" w:space="0" w:color="auto"/>
              <w:right w:val="nil"/>
            </w:tcBorders>
          </w:tcPr>
          <w:p w14:paraId="3F2D8E3B" w14:textId="77777777" w:rsidR="0017460B" w:rsidRPr="00C87532" w:rsidRDefault="0017460B" w:rsidP="00484658">
            <w:pPr>
              <w:jc w:val="right"/>
              <w:rPr>
                <w:rFonts w:eastAsia="Times New Roman" w:cs="Times New Roman"/>
              </w:rPr>
            </w:pPr>
            <w:r>
              <w:rPr>
                <w:rFonts w:eastAsia="Times New Roman" w:cs="Times New Roman"/>
              </w:rPr>
              <w:t>283</w:t>
            </w:r>
          </w:p>
        </w:tc>
      </w:tr>
      <w:tr w:rsidR="0017460B" w14:paraId="64D7C132" w14:textId="77777777" w:rsidTr="00484658">
        <w:tc>
          <w:tcPr>
            <w:tcW w:w="1095" w:type="dxa"/>
            <w:tcBorders>
              <w:top w:val="single" w:sz="4" w:space="0" w:color="auto"/>
              <w:left w:val="nil"/>
              <w:bottom w:val="nil"/>
              <w:right w:val="nil"/>
            </w:tcBorders>
          </w:tcPr>
          <w:p w14:paraId="5937F5D5" w14:textId="77777777" w:rsidR="0017460B" w:rsidRPr="00C87532" w:rsidRDefault="0017460B" w:rsidP="00484658">
            <w:pPr>
              <w:jc w:val="center"/>
              <w:rPr>
                <w:rFonts w:eastAsia="Times New Roman" w:cs="Times New Roman"/>
              </w:rPr>
            </w:pPr>
          </w:p>
        </w:tc>
        <w:tc>
          <w:tcPr>
            <w:tcW w:w="1515" w:type="dxa"/>
            <w:tcBorders>
              <w:top w:val="single" w:sz="4" w:space="0" w:color="auto"/>
              <w:left w:val="nil"/>
              <w:bottom w:val="nil"/>
              <w:right w:val="nil"/>
            </w:tcBorders>
          </w:tcPr>
          <w:p w14:paraId="52DED73A" w14:textId="77777777" w:rsidR="0017460B" w:rsidRPr="00C87532" w:rsidRDefault="0017460B" w:rsidP="00484658">
            <w:pPr>
              <w:jc w:val="center"/>
              <w:rPr>
                <w:rFonts w:eastAsia="Times New Roman" w:cs="Times New Roman"/>
              </w:rPr>
            </w:pPr>
          </w:p>
        </w:tc>
        <w:tc>
          <w:tcPr>
            <w:tcW w:w="2213" w:type="dxa"/>
            <w:tcBorders>
              <w:top w:val="single" w:sz="4" w:space="0" w:color="auto"/>
              <w:left w:val="nil"/>
              <w:bottom w:val="single" w:sz="4" w:space="0" w:color="auto"/>
              <w:right w:val="nil"/>
            </w:tcBorders>
          </w:tcPr>
          <w:p w14:paraId="49F3A6A9" w14:textId="77777777" w:rsidR="0017460B" w:rsidRPr="00C87532" w:rsidRDefault="0017460B" w:rsidP="00484658">
            <w:pPr>
              <w:jc w:val="center"/>
              <w:rPr>
                <w:rFonts w:eastAsia="Times New Roman" w:cs="Times New Roman"/>
                <w:b/>
              </w:rPr>
            </w:pPr>
            <w:r w:rsidRPr="00C87532">
              <w:rPr>
                <w:rFonts w:eastAsia="Times New Roman" w:cs="Times New Roman"/>
                <w:b/>
              </w:rPr>
              <w:t>Total</w:t>
            </w:r>
          </w:p>
        </w:tc>
        <w:tc>
          <w:tcPr>
            <w:tcW w:w="925" w:type="dxa"/>
            <w:tcBorders>
              <w:top w:val="single" w:sz="4" w:space="0" w:color="auto"/>
              <w:left w:val="nil"/>
              <w:bottom w:val="single" w:sz="4" w:space="0" w:color="auto"/>
              <w:right w:val="nil"/>
            </w:tcBorders>
          </w:tcPr>
          <w:p w14:paraId="234D6C06" w14:textId="77777777" w:rsidR="0017460B" w:rsidRPr="00C87532" w:rsidRDefault="0017460B" w:rsidP="00484658">
            <w:pPr>
              <w:jc w:val="right"/>
              <w:rPr>
                <w:rFonts w:eastAsia="Times New Roman" w:cs="Times New Roman"/>
              </w:rPr>
            </w:pPr>
            <w:r>
              <w:rPr>
                <w:rFonts w:eastAsia="Times New Roman" w:cs="Times New Roman"/>
              </w:rPr>
              <w:t>349</w:t>
            </w:r>
          </w:p>
        </w:tc>
        <w:tc>
          <w:tcPr>
            <w:tcW w:w="925" w:type="dxa"/>
            <w:tcBorders>
              <w:top w:val="single" w:sz="4" w:space="0" w:color="auto"/>
              <w:left w:val="nil"/>
              <w:bottom w:val="single" w:sz="4" w:space="0" w:color="auto"/>
              <w:right w:val="nil"/>
            </w:tcBorders>
          </w:tcPr>
          <w:p w14:paraId="6C35F8B8" w14:textId="77777777" w:rsidR="0017460B" w:rsidRPr="00C87532" w:rsidRDefault="0017460B" w:rsidP="00484658">
            <w:pPr>
              <w:jc w:val="right"/>
              <w:rPr>
                <w:rFonts w:eastAsia="Times New Roman" w:cs="Times New Roman"/>
              </w:rPr>
            </w:pPr>
            <w:r>
              <w:rPr>
                <w:rFonts w:eastAsia="Times New Roman" w:cs="Times New Roman"/>
              </w:rPr>
              <w:t>218</w:t>
            </w:r>
          </w:p>
        </w:tc>
        <w:tc>
          <w:tcPr>
            <w:tcW w:w="925" w:type="dxa"/>
            <w:tcBorders>
              <w:top w:val="single" w:sz="4" w:space="0" w:color="auto"/>
              <w:left w:val="nil"/>
              <w:bottom w:val="single" w:sz="4" w:space="0" w:color="auto"/>
              <w:right w:val="nil"/>
            </w:tcBorders>
          </w:tcPr>
          <w:p w14:paraId="6D93A32D" w14:textId="77777777" w:rsidR="0017460B" w:rsidRPr="00C87532" w:rsidRDefault="0017460B" w:rsidP="00484658">
            <w:pPr>
              <w:jc w:val="right"/>
              <w:rPr>
                <w:rFonts w:eastAsia="Times New Roman" w:cs="Times New Roman"/>
              </w:rPr>
            </w:pPr>
            <w:r>
              <w:rPr>
                <w:rFonts w:eastAsia="Times New Roman" w:cs="Times New Roman"/>
              </w:rPr>
              <w:t>138</w:t>
            </w:r>
          </w:p>
        </w:tc>
        <w:tc>
          <w:tcPr>
            <w:tcW w:w="1078" w:type="dxa"/>
            <w:tcBorders>
              <w:top w:val="single" w:sz="4" w:space="0" w:color="auto"/>
              <w:left w:val="nil"/>
              <w:bottom w:val="single" w:sz="4" w:space="0" w:color="auto"/>
              <w:right w:val="nil"/>
            </w:tcBorders>
          </w:tcPr>
          <w:p w14:paraId="53E7EAC2" w14:textId="77777777" w:rsidR="0017460B" w:rsidRDefault="0017460B" w:rsidP="00484658">
            <w:pPr>
              <w:jc w:val="right"/>
              <w:rPr>
                <w:rFonts w:eastAsia="Times New Roman" w:cs="Times New Roman"/>
              </w:rPr>
            </w:pPr>
            <w:r>
              <w:rPr>
                <w:rFonts w:eastAsia="Times New Roman" w:cs="Times New Roman"/>
              </w:rPr>
              <w:t>136</w:t>
            </w:r>
          </w:p>
        </w:tc>
        <w:tc>
          <w:tcPr>
            <w:tcW w:w="1159" w:type="dxa"/>
            <w:tcBorders>
              <w:top w:val="single" w:sz="4" w:space="0" w:color="auto"/>
              <w:left w:val="nil"/>
              <w:bottom w:val="single" w:sz="4" w:space="0" w:color="auto"/>
              <w:right w:val="nil"/>
            </w:tcBorders>
          </w:tcPr>
          <w:p w14:paraId="03260699" w14:textId="77777777" w:rsidR="0017460B" w:rsidRPr="00C87532" w:rsidRDefault="0017460B" w:rsidP="00484658">
            <w:pPr>
              <w:jc w:val="right"/>
              <w:rPr>
                <w:rFonts w:eastAsia="Times New Roman" w:cs="Times New Roman"/>
              </w:rPr>
            </w:pPr>
            <w:r>
              <w:rPr>
                <w:rFonts w:eastAsia="Times New Roman" w:cs="Times New Roman"/>
              </w:rPr>
              <w:t>841</w:t>
            </w:r>
          </w:p>
        </w:tc>
      </w:tr>
    </w:tbl>
    <w:p w14:paraId="441B7C0C" w14:textId="77777777" w:rsidR="0017460B" w:rsidRPr="00FE3027" w:rsidRDefault="0017460B" w:rsidP="0017460B">
      <w:pPr>
        <w:ind w:firstLine="720"/>
        <w:rPr>
          <w:rFonts w:eastAsia="Times New Roman" w:cs="Times New Roman"/>
          <w:sz w:val="24"/>
          <w:szCs w:val="24"/>
        </w:rPr>
      </w:pPr>
    </w:p>
    <w:bookmarkEnd w:id="47"/>
    <w:p w14:paraId="067975C7" w14:textId="77777777" w:rsidR="001E4B5E" w:rsidRPr="001E4B5E" w:rsidRDefault="001E4B5E" w:rsidP="001E4B5E"/>
    <w:p w14:paraId="3641A935" w14:textId="2E6AED88" w:rsidR="00835089" w:rsidRDefault="00835089" w:rsidP="00835089">
      <w:pPr>
        <w:pStyle w:val="Caption"/>
        <w:keepNext/>
      </w:pPr>
      <w:bookmarkStart w:id="48" w:name="_Ref10728855"/>
      <w:bookmarkStart w:id="49" w:name="_Ref10728851"/>
      <w:r>
        <w:t xml:space="preserve">Table </w:t>
      </w:r>
      <w:fldSimple w:instr=" SEQ Table \* ARABIC ">
        <w:r w:rsidR="00F4333E">
          <w:rPr>
            <w:noProof/>
          </w:rPr>
          <w:t>7</w:t>
        </w:r>
      </w:fldSimple>
      <w:bookmarkEnd w:id="48"/>
      <w:r>
        <w:t xml:space="preserve"> - Multilevel patter</w:t>
      </w:r>
      <w:r w:rsidR="00383111">
        <w:t>n</w:t>
      </w:r>
      <w:r>
        <w:t xml:space="preserve"> analysis</w:t>
      </w:r>
      <w:bookmarkEnd w:id="49"/>
      <w:r w:rsidR="00253860">
        <w:t xml:space="preserve"> of invertebrate associations with wetlands of differing types. </w:t>
      </w:r>
    </w:p>
    <w:tbl>
      <w:tblPr>
        <w:tblW w:w="5923" w:type="dxa"/>
        <w:tblLook w:val="04A0" w:firstRow="1" w:lastRow="0" w:firstColumn="1" w:lastColumn="0" w:noHBand="0" w:noVBand="1"/>
      </w:tblPr>
      <w:tblGrid>
        <w:gridCol w:w="3043"/>
        <w:gridCol w:w="960"/>
        <w:gridCol w:w="960"/>
        <w:gridCol w:w="960"/>
      </w:tblGrid>
      <w:tr w:rsidR="00835089" w:rsidRPr="00835089" w14:paraId="710188B7" w14:textId="77777777" w:rsidTr="00835089">
        <w:trPr>
          <w:trHeight w:val="288"/>
        </w:trPr>
        <w:tc>
          <w:tcPr>
            <w:tcW w:w="3043" w:type="dxa"/>
            <w:tcBorders>
              <w:top w:val="single" w:sz="4" w:space="0" w:color="auto"/>
              <w:left w:val="nil"/>
              <w:bottom w:val="nil"/>
              <w:right w:val="nil"/>
            </w:tcBorders>
            <w:shd w:val="clear" w:color="000000" w:fill="E7E6E6"/>
            <w:noWrap/>
            <w:vAlign w:val="bottom"/>
            <w:hideMark/>
          </w:tcPr>
          <w:p w14:paraId="7FC849FB" w14:textId="77777777" w:rsidR="00835089" w:rsidRPr="00835089" w:rsidRDefault="00835089" w:rsidP="00835089">
            <w:pPr>
              <w:spacing w:after="0" w:line="240" w:lineRule="auto"/>
              <w:rPr>
                <w:rFonts w:ascii="Calibri" w:eastAsia="Times New Roman" w:hAnsi="Calibri" w:cs="Calibri"/>
                <w:color w:val="000000"/>
              </w:rPr>
            </w:pPr>
            <w:bookmarkStart w:id="50" w:name="_Toc536509181"/>
            <w:r w:rsidRPr="00835089">
              <w:rPr>
                <w:rFonts w:ascii="Calibri" w:eastAsia="Times New Roman" w:hAnsi="Calibri" w:cs="Calibri"/>
                <w:color w:val="000000"/>
              </w:rPr>
              <w:t>Diked Wetlands</w:t>
            </w:r>
          </w:p>
        </w:tc>
        <w:tc>
          <w:tcPr>
            <w:tcW w:w="960" w:type="dxa"/>
            <w:tcBorders>
              <w:top w:val="single" w:sz="4" w:space="0" w:color="auto"/>
              <w:left w:val="nil"/>
              <w:bottom w:val="nil"/>
              <w:right w:val="nil"/>
            </w:tcBorders>
            <w:shd w:val="clear" w:color="000000" w:fill="E7E6E6"/>
            <w:noWrap/>
            <w:vAlign w:val="bottom"/>
            <w:hideMark/>
          </w:tcPr>
          <w:p w14:paraId="41CB0CB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25B4472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101AD8F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3A79DAF6" w14:textId="77777777" w:rsidTr="00835089">
        <w:trPr>
          <w:trHeight w:val="288"/>
        </w:trPr>
        <w:tc>
          <w:tcPr>
            <w:tcW w:w="3043" w:type="dxa"/>
            <w:tcBorders>
              <w:top w:val="single" w:sz="4" w:space="0" w:color="auto"/>
              <w:left w:val="nil"/>
              <w:bottom w:val="single" w:sz="4" w:space="0" w:color="auto"/>
              <w:right w:val="nil"/>
            </w:tcBorders>
            <w:shd w:val="clear" w:color="auto" w:fill="auto"/>
            <w:noWrap/>
            <w:vAlign w:val="bottom"/>
            <w:hideMark/>
          </w:tcPr>
          <w:p w14:paraId="62E6B549"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7C5A56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single" w:sz="4" w:space="0" w:color="auto"/>
              <w:left w:val="nil"/>
              <w:bottom w:val="single" w:sz="4" w:space="0" w:color="auto"/>
              <w:right w:val="nil"/>
            </w:tcBorders>
            <w:shd w:val="clear" w:color="auto" w:fill="auto"/>
            <w:noWrap/>
            <w:vAlign w:val="bottom"/>
            <w:hideMark/>
          </w:tcPr>
          <w:p w14:paraId="04686D18"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52DD60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50AE3EB5" w14:textId="77777777" w:rsidTr="00835089">
        <w:trPr>
          <w:trHeight w:val="288"/>
        </w:trPr>
        <w:tc>
          <w:tcPr>
            <w:tcW w:w="3043" w:type="dxa"/>
            <w:tcBorders>
              <w:top w:val="nil"/>
              <w:left w:val="nil"/>
              <w:bottom w:val="nil"/>
              <w:right w:val="nil"/>
            </w:tcBorders>
            <w:shd w:val="clear" w:color="auto" w:fill="auto"/>
            <w:noWrap/>
            <w:vAlign w:val="center"/>
            <w:hideMark/>
          </w:tcPr>
          <w:p w14:paraId="6FD1DD37" w14:textId="5D31C038" w:rsidR="00835089" w:rsidRPr="00835089" w:rsidRDefault="00835089" w:rsidP="00835089">
            <w:pPr>
              <w:spacing w:after="0" w:line="240" w:lineRule="auto"/>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Eogammarus</w:t>
            </w:r>
            <w:r w:rsidR="006A6983">
              <w:rPr>
                <w:rFonts w:ascii="Lucida Console" w:eastAsia="Times New Roman" w:hAnsi="Lucida Console" w:cs="Calibri"/>
                <w:i/>
                <w:color w:val="000000"/>
                <w:sz w:val="20"/>
                <w:szCs w:val="20"/>
              </w:rPr>
              <w:t xml:space="preserve"> </w:t>
            </w:r>
            <w:r w:rsidR="006A6983"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61207C9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0.361</w:t>
            </w:r>
          </w:p>
        </w:tc>
        <w:tc>
          <w:tcPr>
            <w:tcW w:w="960" w:type="dxa"/>
            <w:tcBorders>
              <w:top w:val="nil"/>
              <w:left w:val="nil"/>
              <w:bottom w:val="nil"/>
              <w:right w:val="nil"/>
            </w:tcBorders>
            <w:shd w:val="clear" w:color="auto" w:fill="auto"/>
            <w:noWrap/>
            <w:vAlign w:val="bottom"/>
            <w:hideMark/>
          </w:tcPr>
          <w:p w14:paraId="36599A2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67AD0F0"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0DB3956" w14:textId="77777777" w:rsidTr="00835089">
        <w:trPr>
          <w:trHeight w:val="288"/>
        </w:trPr>
        <w:tc>
          <w:tcPr>
            <w:tcW w:w="3043" w:type="dxa"/>
            <w:tcBorders>
              <w:top w:val="nil"/>
              <w:left w:val="nil"/>
              <w:bottom w:val="nil"/>
              <w:right w:val="nil"/>
            </w:tcBorders>
            <w:shd w:val="clear" w:color="auto" w:fill="auto"/>
            <w:noWrap/>
            <w:vAlign w:val="center"/>
            <w:hideMark/>
          </w:tcPr>
          <w:p w14:paraId="47A89672"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Dytiscidae</w:t>
            </w:r>
          </w:p>
        </w:tc>
        <w:tc>
          <w:tcPr>
            <w:tcW w:w="960" w:type="dxa"/>
            <w:tcBorders>
              <w:top w:val="nil"/>
              <w:left w:val="nil"/>
              <w:bottom w:val="nil"/>
              <w:right w:val="nil"/>
            </w:tcBorders>
            <w:shd w:val="clear" w:color="auto" w:fill="auto"/>
            <w:noWrap/>
            <w:vAlign w:val="bottom"/>
            <w:hideMark/>
          </w:tcPr>
          <w:p w14:paraId="29A0747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0.306</w:t>
            </w:r>
          </w:p>
        </w:tc>
        <w:tc>
          <w:tcPr>
            <w:tcW w:w="960" w:type="dxa"/>
            <w:tcBorders>
              <w:top w:val="nil"/>
              <w:left w:val="nil"/>
              <w:bottom w:val="nil"/>
              <w:right w:val="nil"/>
            </w:tcBorders>
            <w:shd w:val="clear" w:color="auto" w:fill="auto"/>
            <w:noWrap/>
            <w:vAlign w:val="bottom"/>
            <w:hideMark/>
          </w:tcPr>
          <w:p w14:paraId="0BA01BE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85A076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58D7EE4" w14:textId="77777777" w:rsidTr="00835089">
        <w:trPr>
          <w:trHeight w:val="288"/>
        </w:trPr>
        <w:tc>
          <w:tcPr>
            <w:tcW w:w="3043" w:type="dxa"/>
            <w:tcBorders>
              <w:top w:val="nil"/>
              <w:left w:val="nil"/>
              <w:bottom w:val="nil"/>
              <w:right w:val="nil"/>
            </w:tcBorders>
            <w:shd w:val="clear" w:color="auto" w:fill="auto"/>
            <w:noWrap/>
            <w:vAlign w:val="center"/>
            <w:hideMark/>
          </w:tcPr>
          <w:p w14:paraId="05336B3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Mosquitofish</w:t>
            </w:r>
          </w:p>
        </w:tc>
        <w:tc>
          <w:tcPr>
            <w:tcW w:w="960" w:type="dxa"/>
            <w:tcBorders>
              <w:top w:val="nil"/>
              <w:left w:val="nil"/>
              <w:bottom w:val="nil"/>
              <w:right w:val="nil"/>
            </w:tcBorders>
            <w:shd w:val="clear" w:color="auto" w:fill="auto"/>
            <w:noWrap/>
            <w:vAlign w:val="bottom"/>
            <w:hideMark/>
          </w:tcPr>
          <w:p w14:paraId="20A3ED3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4BCF92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75310B5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E902CC4" w14:textId="77777777" w:rsidTr="00835089">
        <w:trPr>
          <w:trHeight w:val="288"/>
        </w:trPr>
        <w:tc>
          <w:tcPr>
            <w:tcW w:w="3043" w:type="dxa"/>
            <w:tcBorders>
              <w:top w:val="nil"/>
              <w:left w:val="nil"/>
              <w:bottom w:val="nil"/>
              <w:right w:val="nil"/>
            </w:tcBorders>
            <w:shd w:val="clear" w:color="auto" w:fill="auto"/>
            <w:noWrap/>
            <w:vAlign w:val="center"/>
            <w:hideMark/>
          </w:tcPr>
          <w:p w14:paraId="5049F32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Hydrophilidae</w:t>
            </w:r>
          </w:p>
        </w:tc>
        <w:tc>
          <w:tcPr>
            <w:tcW w:w="960" w:type="dxa"/>
            <w:tcBorders>
              <w:top w:val="nil"/>
              <w:left w:val="nil"/>
              <w:bottom w:val="nil"/>
              <w:right w:val="nil"/>
            </w:tcBorders>
            <w:shd w:val="clear" w:color="auto" w:fill="auto"/>
            <w:noWrap/>
            <w:vAlign w:val="bottom"/>
            <w:hideMark/>
          </w:tcPr>
          <w:p w14:paraId="40010E0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038428F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0246054"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1575CA" w14:textId="77777777" w:rsidTr="00835089">
        <w:trPr>
          <w:trHeight w:val="288"/>
        </w:trPr>
        <w:tc>
          <w:tcPr>
            <w:tcW w:w="3043" w:type="dxa"/>
            <w:tcBorders>
              <w:top w:val="nil"/>
              <w:left w:val="nil"/>
              <w:bottom w:val="nil"/>
              <w:right w:val="nil"/>
            </w:tcBorders>
            <w:shd w:val="clear" w:color="auto" w:fill="auto"/>
            <w:noWrap/>
            <w:vAlign w:val="center"/>
            <w:hideMark/>
          </w:tcPr>
          <w:p w14:paraId="4C122229"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lastRenderedPageBreak/>
              <w:t>Corixidae</w:t>
            </w:r>
          </w:p>
        </w:tc>
        <w:tc>
          <w:tcPr>
            <w:tcW w:w="960" w:type="dxa"/>
            <w:tcBorders>
              <w:top w:val="nil"/>
              <w:left w:val="nil"/>
              <w:bottom w:val="nil"/>
              <w:right w:val="nil"/>
            </w:tcBorders>
            <w:shd w:val="clear" w:color="auto" w:fill="auto"/>
            <w:noWrap/>
            <w:vAlign w:val="bottom"/>
            <w:hideMark/>
          </w:tcPr>
          <w:p w14:paraId="6EB5679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40554449"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229725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C132F40" w14:textId="77777777" w:rsidTr="00835089">
        <w:trPr>
          <w:trHeight w:val="288"/>
        </w:trPr>
        <w:tc>
          <w:tcPr>
            <w:tcW w:w="3043" w:type="dxa"/>
            <w:tcBorders>
              <w:top w:val="nil"/>
              <w:left w:val="nil"/>
              <w:bottom w:val="nil"/>
              <w:right w:val="nil"/>
            </w:tcBorders>
            <w:shd w:val="clear" w:color="auto" w:fill="auto"/>
            <w:noWrap/>
            <w:vAlign w:val="center"/>
            <w:hideMark/>
          </w:tcPr>
          <w:p w14:paraId="7589DB54"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Threespine Stickleback</w:t>
            </w:r>
          </w:p>
        </w:tc>
        <w:tc>
          <w:tcPr>
            <w:tcW w:w="960" w:type="dxa"/>
            <w:tcBorders>
              <w:top w:val="nil"/>
              <w:left w:val="nil"/>
              <w:bottom w:val="nil"/>
              <w:right w:val="nil"/>
            </w:tcBorders>
            <w:shd w:val="clear" w:color="auto" w:fill="auto"/>
            <w:noWrap/>
            <w:vAlign w:val="bottom"/>
            <w:hideMark/>
          </w:tcPr>
          <w:p w14:paraId="44B01C8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0.244</w:t>
            </w:r>
          </w:p>
        </w:tc>
        <w:tc>
          <w:tcPr>
            <w:tcW w:w="960" w:type="dxa"/>
            <w:tcBorders>
              <w:top w:val="nil"/>
              <w:left w:val="nil"/>
              <w:bottom w:val="nil"/>
              <w:right w:val="nil"/>
            </w:tcBorders>
            <w:shd w:val="clear" w:color="auto" w:fill="auto"/>
            <w:noWrap/>
            <w:vAlign w:val="bottom"/>
            <w:hideMark/>
          </w:tcPr>
          <w:p w14:paraId="334245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06E21C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0FB5402" w14:textId="77777777" w:rsidTr="00835089">
        <w:trPr>
          <w:trHeight w:val="288"/>
        </w:trPr>
        <w:tc>
          <w:tcPr>
            <w:tcW w:w="3043" w:type="dxa"/>
            <w:tcBorders>
              <w:top w:val="nil"/>
              <w:left w:val="nil"/>
              <w:bottom w:val="nil"/>
              <w:right w:val="nil"/>
            </w:tcBorders>
            <w:shd w:val="clear" w:color="auto" w:fill="auto"/>
            <w:noWrap/>
            <w:vAlign w:val="center"/>
            <w:hideMark/>
          </w:tcPr>
          <w:p w14:paraId="3708A788" w14:textId="55C3514D" w:rsidR="00835089" w:rsidRPr="00BF525A" w:rsidRDefault="00BF525A" w:rsidP="00835089">
            <w:pPr>
              <w:spacing w:after="0" w:line="240" w:lineRule="auto"/>
              <w:rPr>
                <w:rFonts w:ascii="Lucida Console" w:eastAsia="Times New Roman" w:hAnsi="Lucida Console" w:cs="Calibri"/>
                <w:i/>
                <w:color w:val="000000"/>
                <w:sz w:val="20"/>
                <w:szCs w:val="20"/>
              </w:rPr>
            </w:pPr>
            <w:r w:rsidRPr="00BF525A">
              <w:rPr>
                <w:rFonts w:ascii="Lucida Console" w:eastAsia="Times New Roman" w:hAnsi="Lucida Console" w:cs="Calibri"/>
                <w:i/>
                <w:color w:val="000000"/>
                <w:sz w:val="20"/>
                <w:szCs w:val="20"/>
              </w:rPr>
              <w:t>Procambarus clarkii</w:t>
            </w:r>
          </w:p>
        </w:tc>
        <w:tc>
          <w:tcPr>
            <w:tcW w:w="960" w:type="dxa"/>
            <w:tcBorders>
              <w:top w:val="nil"/>
              <w:left w:val="nil"/>
              <w:bottom w:val="nil"/>
              <w:right w:val="nil"/>
            </w:tcBorders>
            <w:shd w:val="clear" w:color="auto" w:fill="auto"/>
            <w:noWrap/>
            <w:vAlign w:val="bottom"/>
            <w:hideMark/>
          </w:tcPr>
          <w:p w14:paraId="620FDAD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0.233</w:t>
            </w:r>
          </w:p>
        </w:tc>
        <w:tc>
          <w:tcPr>
            <w:tcW w:w="960" w:type="dxa"/>
            <w:tcBorders>
              <w:top w:val="nil"/>
              <w:left w:val="nil"/>
              <w:bottom w:val="nil"/>
              <w:right w:val="nil"/>
            </w:tcBorders>
            <w:shd w:val="clear" w:color="auto" w:fill="auto"/>
            <w:noWrap/>
            <w:vAlign w:val="bottom"/>
            <w:hideMark/>
          </w:tcPr>
          <w:p w14:paraId="154BE43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B7EF7F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A102DF" w14:textId="77777777" w:rsidTr="00835089">
        <w:trPr>
          <w:trHeight w:val="288"/>
        </w:trPr>
        <w:tc>
          <w:tcPr>
            <w:tcW w:w="3043" w:type="dxa"/>
            <w:tcBorders>
              <w:top w:val="nil"/>
              <w:left w:val="nil"/>
              <w:bottom w:val="nil"/>
              <w:right w:val="nil"/>
            </w:tcBorders>
            <w:shd w:val="clear" w:color="auto" w:fill="auto"/>
            <w:noWrap/>
            <w:vAlign w:val="center"/>
            <w:hideMark/>
          </w:tcPr>
          <w:p w14:paraId="74D2C10B"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Prickly Sculpin</w:t>
            </w:r>
          </w:p>
        </w:tc>
        <w:tc>
          <w:tcPr>
            <w:tcW w:w="960" w:type="dxa"/>
            <w:tcBorders>
              <w:top w:val="nil"/>
              <w:left w:val="nil"/>
              <w:bottom w:val="nil"/>
              <w:right w:val="nil"/>
            </w:tcBorders>
            <w:shd w:val="clear" w:color="auto" w:fill="auto"/>
            <w:noWrap/>
            <w:vAlign w:val="bottom"/>
            <w:hideMark/>
          </w:tcPr>
          <w:p w14:paraId="5444A7A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0.226</w:t>
            </w:r>
          </w:p>
        </w:tc>
        <w:tc>
          <w:tcPr>
            <w:tcW w:w="960" w:type="dxa"/>
            <w:tcBorders>
              <w:top w:val="nil"/>
              <w:left w:val="nil"/>
              <w:bottom w:val="nil"/>
              <w:right w:val="nil"/>
            </w:tcBorders>
            <w:shd w:val="clear" w:color="auto" w:fill="auto"/>
            <w:noWrap/>
            <w:vAlign w:val="bottom"/>
            <w:hideMark/>
          </w:tcPr>
          <w:p w14:paraId="68DF7CD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0C61F0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142A690" w14:textId="77777777" w:rsidTr="00835089">
        <w:trPr>
          <w:trHeight w:val="288"/>
        </w:trPr>
        <w:tc>
          <w:tcPr>
            <w:tcW w:w="3043" w:type="dxa"/>
            <w:tcBorders>
              <w:top w:val="nil"/>
              <w:left w:val="nil"/>
              <w:bottom w:val="nil"/>
              <w:right w:val="nil"/>
            </w:tcBorders>
            <w:shd w:val="clear" w:color="auto" w:fill="auto"/>
            <w:noWrap/>
            <w:vAlign w:val="center"/>
            <w:hideMark/>
          </w:tcPr>
          <w:p w14:paraId="5AF7E8BF" w14:textId="77777777" w:rsidR="00835089" w:rsidRPr="006A6983" w:rsidRDefault="00835089" w:rsidP="00835089">
            <w:pPr>
              <w:spacing w:after="0" w:line="240" w:lineRule="auto"/>
              <w:rPr>
                <w:rFonts w:ascii="Lucida Console" w:eastAsia="Times New Roman" w:hAnsi="Lucida Console" w:cs="Calibri"/>
                <w:i/>
                <w:color w:val="000000"/>
                <w:sz w:val="20"/>
                <w:szCs w:val="20"/>
              </w:rPr>
            </w:pPr>
            <w:r w:rsidRPr="006A6983">
              <w:rPr>
                <w:rFonts w:ascii="Lucida Console" w:eastAsia="Times New Roman" w:hAnsi="Lucida Console" w:cs="Calibri"/>
                <w:i/>
                <w:color w:val="000000"/>
                <w:sz w:val="20"/>
                <w:szCs w:val="20"/>
              </w:rPr>
              <w:t>Americorophium spinicorne</w:t>
            </w:r>
          </w:p>
        </w:tc>
        <w:tc>
          <w:tcPr>
            <w:tcW w:w="960" w:type="dxa"/>
            <w:tcBorders>
              <w:top w:val="nil"/>
              <w:left w:val="nil"/>
              <w:bottom w:val="nil"/>
              <w:right w:val="nil"/>
            </w:tcBorders>
            <w:shd w:val="clear" w:color="auto" w:fill="auto"/>
            <w:noWrap/>
            <w:vAlign w:val="bottom"/>
            <w:hideMark/>
          </w:tcPr>
          <w:p w14:paraId="73A8C90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0.218</w:t>
            </w:r>
          </w:p>
        </w:tc>
        <w:tc>
          <w:tcPr>
            <w:tcW w:w="960" w:type="dxa"/>
            <w:tcBorders>
              <w:top w:val="nil"/>
              <w:left w:val="nil"/>
              <w:bottom w:val="nil"/>
              <w:right w:val="nil"/>
            </w:tcBorders>
            <w:shd w:val="clear" w:color="auto" w:fill="auto"/>
            <w:noWrap/>
            <w:vAlign w:val="bottom"/>
            <w:hideMark/>
          </w:tcPr>
          <w:p w14:paraId="2D3492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4DD1A31"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461530" w14:textId="77777777" w:rsidTr="00835089">
        <w:trPr>
          <w:trHeight w:val="288"/>
        </w:trPr>
        <w:tc>
          <w:tcPr>
            <w:tcW w:w="3043" w:type="dxa"/>
            <w:tcBorders>
              <w:top w:val="nil"/>
              <w:left w:val="nil"/>
              <w:bottom w:val="nil"/>
              <w:right w:val="nil"/>
            </w:tcBorders>
            <w:shd w:val="clear" w:color="auto" w:fill="auto"/>
            <w:noWrap/>
            <w:vAlign w:val="center"/>
            <w:hideMark/>
          </w:tcPr>
          <w:p w14:paraId="34FCB735"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Notonectidae</w:t>
            </w:r>
          </w:p>
        </w:tc>
        <w:tc>
          <w:tcPr>
            <w:tcW w:w="960" w:type="dxa"/>
            <w:tcBorders>
              <w:top w:val="nil"/>
              <w:left w:val="nil"/>
              <w:bottom w:val="nil"/>
              <w:right w:val="nil"/>
            </w:tcBorders>
            <w:shd w:val="clear" w:color="auto" w:fill="auto"/>
            <w:noWrap/>
            <w:vAlign w:val="bottom"/>
            <w:hideMark/>
          </w:tcPr>
          <w:p w14:paraId="5E0D3E6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0.195</w:t>
            </w:r>
          </w:p>
        </w:tc>
        <w:tc>
          <w:tcPr>
            <w:tcW w:w="960" w:type="dxa"/>
            <w:tcBorders>
              <w:top w:val="nil"/>
              <w:left w:val="nil"/>
              <w:bottom w:val="nil"/>
              <w:right w:val="nil"/>
            </w:tcBorders>
            <w:shd w:val="clear" w:color="auto" w:fill="auto"/>
            <w:noWrap/>
            <w:vAlign w:val="bottom"/>
            <w:hideMark/>
          </w:tcPr>
          <w:p w14:paraId="3D1EC5B6"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6093B2F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02B6D1D" w14:textId="77777777" w:rsidTr="00835089">
        <w:trPr>
          <w:trHeight w:val="288"/>
        </w:trPr>
        <w:tc>
          <w:tcPr>
            <w:tcW w:w="3043" w:type="dxa"/>
            <w:tcBorders>
              <w:top w:val="nil"/>
              <w:left w:val="nil"/>
              <w:bottom w:val="nil"/>
              <w:right w:val="nil"/>
            </w:tcBorders>
            <w:shd w:val="clear" w:color="auto" w:fill="auto"/>
            <w:noWrap/>
            <w:vAlign w:val="center"/>
            <w:hideMark/>
          </w:tcPr>
          <w:p w14:paraId="7BD0896D"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Hydrobiidae</w:t>
            </w:r>
          </w:p>
        </w:tc>
        <w:tc>
          <w:tcPr>
            <w:tcW w:w="960" w:type="dxa"/>
            <w:tcBorders>
              <w:top w:val="nil"/>
              <w:left w:val="nil"/>
              <w:bottom w:val="nil"/>
              <w:right w:val="nil"/>
            </w:tcBorders>
            <w:shd w:val="clear" w:color="auto" w:fill="auto"/>
            <w:noWrap/>
            <w:vAlign w:val="bottom"/>
            <w:hideMark/>
          </w:tcPr>
          <w:p w14:paraId="0A35030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0.159</w:t>
            </w:r>
          </w:p>
        </w:tc>
        <w:tc>
          <w:tcPr>
            <w:tcW w:w="960" w:type="dxa"/>
            <w:tcBorders>
              <w:top w:val="nil"/>
              <w:left w:val="nil"/>
              <w:bottom w:val="nil"/>
              <w:right w:val="nil"/>
            </w:tcBorders>
            <w:shd w:val="clear" w:color="auto" w:fill="auto"/>
            <w:noWrap/>
            <w:vAlign w:val="bottom"/>
            <w:hideMark/>
          </w:tcPr>
          <w:p w14:paraId="2EC2C5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0117913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8D44AA3" w14:textId="77777777" w:rsidTr="00835089">
        <w:trPr>
          <w:trHeight w:val="288"/>
        </w:trPr>
        <w:tc>
          <w:tcPr>
            <w:tcW w:w="3043" w:type="dxa"/>
            <w:tcBorders>
              <w:top w:val="nil"/>
              <w:left w:val="nil"/>
              <w:bottom w:val="nil"/>
              <w:right w:val="nil"/>
            </w:tcBorders>
            <w:shd w:val="clear" w:color="auto" w:fill="auto"/>
            <w:noWrap/>
            <w:vAlign w:val="center"/>
            <w:hideMark/>
          </w:tcPr>
          <w:p w14:paraId="1D059B80"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Hydroscaphidae</w:t>
            </w:r>
          </w:p>
        </w:tc>
        <w:tc>
          <w:tcPr>
            <w:tcW w:w="960" w:type="dxa"/>
            <w:tcBorders>
              <w:top w:val="nil"/>
              <w:left w:val="nil"/>
              <w:bottom w:val="nil"/>
              <w:right w:val="nil"/>
            </w:tcBorders>
            <w:shd w:val="clear" w:color="auto" w:fill="auto"/>
            <w:noWrap/>
            <w:vAlign w:val="bottom"/>
            <w:hideMark/>
          </w:tcPr>
          <w:p w14:paraId="7B2B31A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0.152</w:t>
            </w:r>
          </w:p>
        </w:tc>
        <w:tc>
          <w:tcPr>
            <w:tcW w:w="960" w:type="dxa"/>
            <w:tcBorders>
              <w:top w:val="nil"/>
              <w:left w:val="nil"/>
              <w:bottom w:val="nil"/>
              <w:right w:val="nil"/>
            </w:tcBorders>
            <w:shd w:val="clear" w:color="auto" w:fill="auto"/>
            <w:noWrap/>
            <w:vAlign w:val="bottom"/>
            <w:hideMark/>
          </w:tcPr>
          <w:p w14:paraId="431DF325"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0.007</w:t>
            </w:r>
          </w:p>
        </w:tc>
        <w:tc>
          <w:tcPr>
            <w:tcW w:w="960" w:type="dxa"/>
            <w:tcBorders>
              <w:top w:val="nil"/>
              <w:left w:val="nil"/>
              <w:bottom w:val="nil"/>
              <w:right w:val="nil"/>
            </w:tcBorders>
            <w:shd w:val="clear" w:color="auto" w:fill="auto"/>
            <w:noWrap/>
            <w:vAlign w:val="bottom"/>
            <w:hideMark/>
          </w:tcPr>
          <w:p w14:paraId="6F05B3E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07EB09"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13402A4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Hemiptera Other</w:t>
            </w:r>
          </w:p>
        </w:tc>
        <w:tc>
          <w:tcPr>
            <w:tcW w:w="960" w:type="dxa"/>
            <w:tcBorders>
              <w:top w:val="nil"/>
              <w:left w:val="nil"/>
              <w:bottom w:val="single" w:sz="4" w:space="0" w:color="auto"/>
              <w:right w:val="nil"/>
            </w:tcBorders>
            <w:shd w:val="clear" w:color="auto" w:fill="auto"/>
            <w:noWrap/>
            <w:vAlign w:val="bottom"/>
            <w:hideMark/>
          </w:tcPr>
          <w:p w14:paraId="1FA1CDB1"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0.137</w:t>
            </w:r>
          </w:p>
        </w:tc>
        <w:tc>
          <w:tcPr>
            <w:tcW w:w="960" w:type="dxa"/>
            <w:tcBorders>
              <w:top w:val="nil"/>
              <w:left w:val="nil"/>
              <w:bottom w:val="single" w:sz="4" w:space="0" w:color="auto"/>
              <w:right w:val="nil"/>
            </w:tcBorders>
            <w:shd w:val="clear" w:color="auto" w:fill="auto"/>
            <w:noWrap/>
            <w:vAlign w:val="bottom"/>
            <w:hideMark/>
          </w:tcPr>
          <w:p w14:paraId="1D5CBD1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09CFFC1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6A9781F" w14:textId="77777777" w:rsidTr="00835089">
        <w:trPr>
          <w:trHeight w:val="288"/>
        </w:trPr>
        <w:tc>
          <w:tcPr>
            <w:tcW w:w="3043" w:type="dxa"/>
            <w:tcBorders>
              <w:top w:val="nil"/>
              <w:left w:val="nil"/>
              <w:bottom w:val="nil"/>
              <w:right w:val="nil"/>
            </w:tcBorders>
            <w:shd w:val="clear" w:color="auto" w:fill="auto"/>
            <w:noWrap/>
            <w:vAlign w:val="bottom"/>
            <w:hideMark/>
          </w:tcPr>
          <w:p w14:paraId="49D06D78"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C046D15"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D9AC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B4C2FF"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835089" w14:paraId="291397D2"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7E71FBAC"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Muted 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75D1017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6E317E4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7BC754F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27936495"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FB41227"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A294B37"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4D37704B"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nil"/>
              <w:left w:val="nil"/>
              <w:bottom w:val="single" w:sz="4" w:space="0" w:color="auto"/>
              <w:right w:val="nil"/>
            </w:tcBorders>
            <w:shd w:val="clear" w:color="auto" w:fill="auto"/>
            <w:noWrap/>
            <w:vAlign w:val="bottom"/>
            <w:hideMark/>
          </w:tcPr>
          <w:p w14:paraId="62DBDBF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7F16C48F" w14:textId="77777777" w:rsidTr="00835089">
        <w:trPr>
          <w:trHeight w:val="288"/>
        </w:trPr>
        <w:tc>
          <w:tcPr>
            <w:tcW w:w="3043" w:type="dxa"/>
            <w:tcBorders>
              <w:top w:val="nil"/>
              <w:left w:val="nil"/>
              <w:bottom w:val="nil"/>
              <w:right w:val="nil"/>
            </w:tcBorders>
            <w:shd w:val="clear" w:color="auto" w:fill="auto"/>
            <w:noWrap/>
            <w:vAlign w:val="center"/>
            <w:hideMark/>
          </w:tcPr>
          <w:p w14:paraId="5C8682A4"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Mesoveliidae</w:t>
            </w:r>
          </w:p>
        </w:tc>
        <w:tc>
          <w:tcPr>
            <w:tcW w:w="960" w:type="dxa"/>
            <w:tcBorders>
              <w:top w:val="nil"/>
              <w:left w:val="nil"/>
              <w:bottom w:val="nil"/>
              <w:right w:val="nil"/>
            </w:tcBorders>
            <w:shd w:val="clear" w:color="auto" w:fill="auto"/>
            <w:noWrap/>
            <w:vAlign w:val="bottom"/>
            <w:hideMark/>
          </w:tcPr>
          <w:p w14:paraId="2F4EB79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79E6699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76E574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BF7DF5" w14:textId="77777777" w:rsidTr="00835089">
        <w:trPr>
          <w:trHeight w:val="288"/>
        </w:trPr>
        <w:tc>
          <w:tcPr>
            <w:tcW w:w="3043" w:type="dxa"/>
            <w:tcBorders>
              <w:top w:val="nil"/>
              <w:left w:val="nil"/>
              <w:bottom w:val="nil"/>
              <w:right w:val="nil"/>
            </w:tcBorders>
            <w:shd w:val="clear" w:color="auto" w:fill="auto"/>
            <w:noWrap/>
            <w:vAlign w:val="center"/>
            <w:hideMark/>
          </w:tcPr>
          <w:p w14:paraId="277FA1A1" w14:textId="2109A09F" w:rsidR="00835089" w:rsidRPr="00835089" w:rsidRDefault="00835089" w:rsidP="00835089">
            <w:pPr>
              <w:spacing w:after="0" w:line="240" w:lineRule="auto"/>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Palaemonetes</w:t>
            </w:r>
            <w:r w:rsidR="006A6983">
              <w:rPr>
                <w:rFonts w:ascii="Lucida Console" w:eastAsia="Times New Roman" w:hAnsi="Lucida Console" w:cs="Calibri"/>
                <w:i/>
                <w:color w:val="000000"/>
                <w:sz w:val="20"/>
                <w:szCs w:val="20"/>
              </w:rPr>
              <w:t xml:space="preserve"> </w:t>
            </w:r>
            <w:r w:rsidR="006A6983"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666864B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0.203</w:t>
            </w:r>
          </w:p>
        </w:tc>
        <w:tc>
          <w:tcPr>
            <w:tcW w:w="960" w:type="dxa"/>
            <w:tcBorders>
              <w:top w:val="nil"/>
              <w:left w:val="nil"/>
              <w:bottom w:val="nil"/>
              <w:right w:val="nil"/>
            </w:tcBorders>
            <w:shd w:val="clear" w:color="auto" w:fill="auto"/>
            <w:noWrap/>
            <w:vAlign w:val="bottom"/>
            <w:hideMark/>
          </w:tcPr>
          <w:p w14:paraId="4DEDC34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0.002</w:t>
            </w:r>
          </w:p>
        </w:tc>
        <w:tc>
          <w:tcPr>
            <w:tcW w:w="960" w:type="dxa"/>
            <w:tcBorders>
              <w:top w:val="nil"/>
              <w:left w:val="nil"/>
              <w:bottom w:val="nil"/>
              <w:right w:val="nil"/>
            </w:tcBorders>
            <w:shd w:val="clear" w:color="auto" w:fill="auto"/>
            <w:noWrap/>
            <w:vAlign w:val="bottom"/>
            <w:hideMark/>
          </w:tcPr>
          <w:p w14:paraId="3568ACF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8A21265" w14:textId="77777777" w:rsidTr="00835089">
        <w:trPr>
          <w:trHeight w:val="288"/>
        </w:trPr>
        <w:tc>
          <w:tcPr>
            <w:tcW w:w="3043" w:type="dxa"/>
            <w:tcBorders>
              <w:top w:val="nil"/>
              <w:left w:val="nil"/>
              <w:bottom w:val="nil"/>
              <w:right w:val="nil"/>
            </w:tcBorders>
            <w:shd w:val="clear" w:color="auto" w:fill="auto"/>
            <w:noWrap/>
            <w:vAlign w:val="center"/>
            <w:hideMark/>
          </w:tcPr>
          <w:p w14:paraId="4C4FE2C4" w14:textId="7C2A090D" w:rsidR="00835089" w:rsidRPr="00835089" w:rsidRDefault="00BF525A" w:rsidP="00835089">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Hymenoptera adult</w:t>
            </w:r>
          </w:p>
        </w:tc>
        <w:tc>
          <w:tcPr>
            <w:tcW w:w="960" w:type="dxa"/>
            <w:tcBorders>
              <w:top w:val="nil"/>
              <w:left w:val="nil"/>
              <w:bottom w:val="nil"/>
              <w:right w:val="nil"/>
            </w:tcBorders>
            <w:shd w:val="clear" w:color="auto" w:fill="auto"/>
            <w:noWrap/>
            <w:vAlign w:val="bottom"/>
            <w:hideMark/>
          </w:tcPr>
          <w:p w14:paraId="2FBB4CF9"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0.168</w:t>
            </w:r>
          </w:p>
        </w:tc>
        <w:tc>
          <w:tcPr>
            <w:tcW w:w="960" w:type="dxa"/>
            <w:tcBorders>
              <w:top w:val="nil"/>
              <w:left w:val="nil"/>
              <w:bottom w:val="nil"/>
              <w:right w:val="nil"/>
            </w:tcBorders>
            <w:shd w:val="clear" w:color="auto" w:fill="auto"/>
            <w:noWrap/>
            <w:vAlign w:val="bottom"/>
            <w:hideMark/>
          </w:tcPr>
          <w:p w14:paraId="3F84C925"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0.015</w:t>
            </w:r>
          </w:p>
        </w:tc>
        <w:tc>
          <w:tcPr>
            <w:tcW w:w="960" w:type="dxa"/>
            <w:tcBorders>
              <w:top w:val="nil"/>
              <w:left w:val="nil"/>
              <w:bottom w:val="nil"/>
              <w:right w:val="nil"/>
            </w:tcBorders>
            <w:shd w:val="clear" w:color="auto" w:fill="auto"/>
            <w:noWrap/>
            <w:vAlign w:val="bottom"/>
            <w:hideMark/>
          </w:tcPr>
          <w:p w14:paraId="64255E5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F5990CA" w14:textId="77777777" w:rsidTr="00835089">
        <w:trPr>
          <w:trHeight w:val="288"/>
        </w:trPr>
        <w:tc>
          <w:tcPr>
            <w:tcW w:w="3043" w:type="dxa"/>
            <w:tcBorders>
              <w:top w:val="nil"/>
              <w:left w:val="nil"/>
              <w:bottom w:val="nil"/>
              <w:right w:val="nil"/>
            </w:tcBorders>
            <w:shd w:val="clear" w:color="auto" w:fill="auto"/>
            <w:noWrap/>
            <w:vAlign w:val="center"/>
            <w:hideMark/>
          </w:tcPr>
          <w:p w14:paraId="4CA862CA" w14:textId="7CA10132"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Libellulidae</w:t>
            </w:r>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72E2BEC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0.162</w:t>
            </w:r>
          </w:p>
        </w:tc>
        <w:tc>
          <w:tcPr>
            <w:tcW w:w="960" w:type="dxa"/>
            <w:tcBorders>
              <w:top w:val="nil"/>
              <w:left w:val="nil"/>
              <w:bottom w:val="nil"/>
              <w:right w:val="nil"/>
            </w:tcBorders>
            <w:shd w:val="clear" w:color="auto" w:fill="auto"/>
            <w:noWrap/>
            <w:vAlign w:val="bottom"/>
            <w:hideMark/>
          </w:tcPr>
          <w:p w14:paraId="7FBD47C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1B78AB8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099695E" w14:textId="77777777" w:rsidTr="00835089">
        <w:trPr>
          <w:trHeight w:val="288"/>
        </w:trPr>
        <w:tc>
          <w:tcPr>
            <w:tcW w:w="3043" w:type="dxa"/>
            <w:tcBorders>
              <w:top w:val="nil"/>
              <w:left w:val="nil"/>
              <w:bottom w:val="nil"/>
              <w:right w:val="nil"/>
            </w:tcBorders>
            <w:shd w:val="clear" w:color="auto" w:fill="auto"/>
            <w:noWrap/>
            <w:vAlign w:val="center"/>
            <w:hideMark/>
          </w:tcPr>
          <w:p w14:paraId="2A149669"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Coenagrionidae</w:t>
            </w:r>
            <w:proofErr w:type="spellEnd"/>
            <w:r w:rsidRPr="00835089">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72DB0BE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0.157</w:t>
            </w:r>
          </w:p>
        </w:tc>
        <w:tc>
          <w:tcPr>
            <w:tcW w:w="960" w:type="dxa"/>
            <w:tcBorders>
              <w:top w:val="nil"/>
              <w:left w:val="nil"/>
              <w:bottom w:val="nil"/>
              <w:right w:val="nil"/>
            </w:tcBorders>
            <w:shd w:val="clear" w:color="auto" w:fill="auto"/>
            <w:noWrap/>
            <w:vAlign w:val="bottom"/>
            <w:hideMark/>
          </w:tcPr>
          <w:p w14:paraId="58640A2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0.016</w:t>
            </w:r>
          </w:p>
        </w:tc>
        <w:tc>
          <w:tcPr>
            <w:tcW w:w="960" w:type="dxa"/>
            <w:tcBorders>
              <w:top w:val="nil"/>
              <w:left w:val="nil"/>
              <w:bottom w:val="nil"/>
              <w:right w:val="nil"/>
            </w:tcBorders>
            <w:shd w:val="clear" w:color="auto" w:fill="auto"/>
            <w:noWrap/>
            <w:vAlign w:val="bottom"/>
            <w:hideMark/>
          </w:tcPr>
          <w:p w14:paraId="10E79DB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843840E" w14:textId="77777777" w:rsidTr="00835089">
        <w:trPr>
          <w:trHeight w:val="288"/>
        </w:trPr>
        <w:tc>
          <w:tcPr>
            <w:tcW w:w="3043" w:type="dxa"/>
            <w:tcBorders>
              <w:top w:val="nil"/>
              <w:left w:val="nil"/>
              <w:bottom w:val="nil"/>
              <w:right w:val="nil"/>
            </w:tcBorders>
            <w:shd w:val="clear" w:color="auto" w:fill="auto"/>
            <w:noWrap/>
            <w:vAlign w:val="center"/>
            <w:hideMark/>
          </w:tcPr>
          <w:p w14:paraId="386BFB5D"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Diptera adult</w:t>
            </w:r>
          </w:p>
        </w:tc>
        <w:tc>
          <w:tcPr>
            <w:tcW w:w="960" w:type="dxa"/>
            <w:tcBorders>
              <w:top w:val="nil"/>
              <w:left w:val="nil"/>
              <w:bottom w:val="nil"/>
              <w:right w:val="nil"/>
            </w:tcBorders>
            <w:shd w:val="clear" w:color="auto" w:fill="auto"/>
            <w:noWrap/>
            <w:vAlign w:val="bottom"/>
            <w:hideMark/>
          </w:tcPr>
          <w:p w14:paraId="2196EBD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0.153</w:t>
            </w:r>
          </w:p>
        </w:tc>
        <w:tc>
          <w:tcPr>
            <w:tcW w:w="960" w:type="dxa"/>
            <w:tcBorders>
              <w:top w:val="nil"/>
              <w:left w:val="nil"/>
              <w:bottom w:val="nil"/>
              <w:right w:val="nil"/>
            </w:tcBorders>
            <w:shd w:val="clear" w:color="auto" w:fill="auto"/>
            <w:noWrap/>
            <w:vAlign w:val="bottom"/>
            <w:hideMark/>
          </w:tcPr>
          <w:p w14:paraId="35E159E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0.029</w:t>
            </w:r>
          </w:p>
        </w:tc>
        <w:tc>
          <w:tcPr>
            <w:tcW w:w="960" w:type="dxa"/>
            <w:tcBorders>
              <w:top w:val="nil"/>
              <w:left w:val="nil"/>
              <w:bottom w:val="nil"/>
              <w:right w:val="nil"/>
            </w:tcBorders>
            <w:shd w:val="clear" w:color="auto" w:fill="auto"/>
            <w:noWrap/>
            <w:vAlign w:val="bottom"/>
            <w:hideMark/>
          </w:tcPr>
          <w:p w14:paraId="2143273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956A19E" w14:textId="77777777" w:rsidTr="00835089">
        <w:trPr>
          <w:trHeight w:val="288"/>
        </w:trPr>
        <w:tc>
          <w:tcPr>
            <w:tcW w:w="3043" w:type="dxa"/>
            <w:tcBorders>
              <w:top w:val="nil"/>
              <w:left w:val="nil"/>
              <w:bottom w:val="nil"/>
              <w:right w:val="nil"/>
            </w:tcBorders>
            <w:shd w:val="clear" w:color="auto" w:fill="auto"/>
            <w:noWrap/>
            <w:vAlign w:val="center"/>
            <w:hideMark/>
          </w:tcPr>
          <w:p w14:paraId="412DCD3A" w14:textId="32E907E5" w:rsidR="00835089" w:rsidRPr="006A6983" w:rsidRDefault="006A6983" w:rsidP="00835089">
            <w:pPr>
              <w:spacing w:after="0" w:line="240" w:lineRule="auto"/>
              <w:rPr>
                <w:rFonts w:ascii="Lucida Console" w:eastAsia="Times New Roman" w:hAnsi="Lucida Console" w:cs="Calibri"/>
                <w:i/>
                <w:color w:val="000000"/>
                <w:sz w:val="20"/>
                <w:szCs w:val="20"/>
              </w:rPr>
            </w:pPr>
            <w:r w:rsidRPr="006A6983">
              <w:rPr>
                <w:rFonts w:ascii="Lucida Console" w:eastAsia="Times New Roman" w:hAnsi="Lucida Console" w:cs="Calibri"/>
                <w:i/>
                <w:color w:val="000000"/>
                <w:sz w:val="20"/>
                <w:szCs w:val="20"/>
              </w:rPr>
              <w:t>Ferrissia</w:t>
            </w:r>
            <w:r>
              <w:rPr>
                <w:rFonts w:ascii="Lucida Console" w:eastAsia="Times New Roman" w:hAnsi="Lucida Console" w:cs="Calibri"/>
                <w:i/>
                <w:color w:val="000000"/>
                <w:sz w:val="20"/>
                <w:szCs w:val="20"/>
              </w:rPr>
              <w:t xml:space="preserve"> </w:t>
            </w:r>
            <w:r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1526F02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11D6F576"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0.034</w:t>
            </w:r>
          </w:p>
        </w:tc>
        <w:tc>
          <w:tcPr>
            <w:tcW w:w="960" w:type="dxa"/>
            <w:tcBorders>
              <w:top w:val="nil"/>
              <w:left w:val="nil"/>
              <w:bottom w:val="nil"/>
              <w:right w:val="nil"/>
            </w:tcBorders>
            <w:shd w:val="clear" w:color="auto" w:fill="auto"/>
            <w:noWrap/>
            <w:vAlign w:val="bottom"/>
            <w:hideMark/>
          </w:tcPr>
          <w:p w14:paraId="7E9370A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61278A" w14:textId="77777777" w:rsidTr="00835089">
        <w:trPr>
          <w:trHeight w:val="288"/>
        </w:trPr>
        <w:tc>
          <w:tcPr>
            <w:tcW w:w="3043" w:type="dxa"/>
            <w:tcBorders>
              <w:top w:val="nil"/>
              <w:left w:val="nil"/>
              <w:bottom w:val="nil"/>
              <w:right w:val="nil"/>
            </w:tcBorders>
            <w:shd w:val="clear" w:color="auto" w:fill="auto"/>
            <w:noWrap/>
            <w:vAlign w:val="center"/>
            <w:hideMark/>
          </w:tcPr>
          <w:p w14:paraId="0B832582" w14:textId="05460142"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Ceratopogonidae</w:t>
            </w:r>
            <w:r w:rsidR="00BF525A">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4142B07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3679711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0.021</w:t>
            </w:r>
          </w:p>
        </w:tc>
        <w:tc>
          <w:tcPr>
            <w:tcW w:w="960" w:type="dxa"/>
            <w:tcBorders>
              <w:top w:val="nil"/>
              <w:left w:val="nil"/>
              <w:bottom w:val="nil"/>
              <w:right w:val="nil"/>
            </w:tcBorders>
            <w:shd w:val="clear" w:color="auto" w:fill="auto"/>
            <w:noWrap/>
            <w:vAlign w:val="bottom"/>
            <w:hideMark/>
          </w:tcPr>
          <w:p w14:paraId="6BF47CB5"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28E2757" w14:textId="77777777" w:rsidTr="00835089">
        <w:trPr>
          <w:trHeight w:val="288"/>
        </w:trPr>
        <w:tc>
          <w:tcPr>
            <w:tcW w:w="3043" w:type="dxa"/>
            <w:tcBorders>
              <w:top w:val="nil"/>
              <w:left w:val="nil"/>
              <w:bottom w:val="nil"/>
              <w:right w:val="nil"/>
            </w:tcBorders>
            <w:shd w:val="clear" w:color="auto" w:fill="auto"/>
            <w:noWrap/>
            <w:vAlign w:val="center"/>
            <w:hideMark/>
          </w:tcPr>
          <w:p w14:paraId="33368F4F" w14:textId="15A245FB"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Tipulidae</w:t>
            </w:r>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4F2489B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47C303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1F6721F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9DA5DF6"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32881A0F" w14:textId="061ABF9E"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Vellidae</w:t>
            </w:r>
            <w:r w:rsidR="00BF525A">
              <w:rPr>
                <w:rFonts w:ascii="Lucida Console" w:eastAsia="Times New Roman" w:hAnsi="Lucida Console" w:cs="Calibri"/>
                <w:color w:val="000000"/>
                <w:sz w:val="20"/>
                <w:szCs w:val="20"/>
              </w:rPr>
              <w:t xml:space="preserve"> adult</w:t>
            </w:r>
          </w:p>
        </w:tc>
        <w:tc>
          <w:tcPr>
            <w:tcW w:w="960" w:type="dxa"/>
            <w:tcBorders>
              <w:top w:val="nil"/>
              <w:left w:val="nil"/>
              <w:bottom w:val="single" w:sz="4" w:space="0" w:color="auto"/>
              <w:right w:val="nil"/>
            </w:tcBorders>
            <w:shd w:val="clear" w:color="auto" w:fill="auto"/>
            <w:noWrap/>
            <w:vAlign w:val="bottom"/>
            <w:hideMark/>
          </w:tcPr>
          <w:p w14:paraId="2A5C890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0.127</w:t>
            </w:r>
          </w:p>
        </w:tc>
        <w:tc>
          <w:tcPr>
            <w:tcW w:w="960" w:type="dxa"/>
            <w:tcBorders>
              <w:top w:val="nil"/>
              <w:left w:val="nil"/>
              <w:bottom w:val="single" w:sz="4" w:space="0" w:color="auto"/>
              <w:right w:val="nil"/>
            </w:tcBorders>
            <w:shd w:val="clear" w:color="auto" w:fill="auto"/>
            <w:noWrap/>
            <w:vAlign w:val="bottom"/>
            <w:hideMark/>
          </w:tcPr>
          <w:p w14:paraId="3B022B6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0.028</w:t>
            </w:r>
          </w:p>
        </w:tc>
        <w:tc>
          <w:tcPr>
            <w:tcW w:w="960" w:type="dxa"/>
            <w:tcBorders>
              <w:top w:val="nil"/>
              <w:left w:val="nil"/>
              <w:bottom w:val="single" w:sz="4" w:space="0" w:color="auto"/>
              <w:right w:val="nil"/>
            </w:tcBorders>
            <w:shd w:val="clear" w:color="auto" w:fill="auto"/>
            <w:noWrap/>
            <w:vAlign w:val="bottom"/>
            <w:hideMark/>
          </w:tcPr>
          <w:p w14:paraId="5D492341"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F9BE008" w14:textId="77777777" w:rsidTr="00835089">
        <w:trPr>
          <w:trHeight w:val="288"/>
        </w:trPr>
        <w:tc>
          <w:tcPr>
            <w:tcW w:w="3043" w:type="dxa"/>
            <w:tcBorders>
              <w:top w:val="nil"/>
              <w:left w:val="nil"/>
              <w:bottom w:val="nil"/>
              <w:right w:val="nil"/>
            </w:tcBorders>
            <w:shd w:val="clear" w:color="auto" w:fill="auto"/>
            <w:noWrap/>
            <w:vAlign w:val="center"/>
            <w:hideMark/>
          </w:tcPr>
          <w:p w14:paraId="29538F0B"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5A369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0C3DD6"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AD2CC9"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835089" w14:paraId="230A8CB0"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9EE518D" w14:textId="0C802979"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16BB3C0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27F9CB8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501D9B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01E4E55E"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6C406C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09455ED5"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4553D6FD"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nil"/>
              <w:left w:val="nil"/>
              <w:bottom w:val="single" w:sz="4" w:space="0" w:color="auto"/>
              <w:right w:val="nil"/>
            </w:tcBorders>
            <w:shd w:val="clear" w:color="auto" w:fill="auto"/>
            <w:noWrap/>
            <w:vAlign w:val="bottom"/>
            <w:hideMark/>
          </w:tcPr>
          <w:p w14:paraId="3C6B77E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17515C33" w14:textId="77777777" w:rsidTr="00835089">
        <w:trPr>
          <w:trHeight w:val="288"/>
        </w:trPr>
        <w:tc>
          <w:tcPr>
            <w:tcW w:w="3043" w:type="dxa"/>
            <w:tcBorders>
              <w:top w:val="nil"/>
              <w:left w:val="nil"/>
              <w:bottom w:val="nil"/>
              <w:right w:val="nil"/>
            </w:tcBorders>
            <w:shd w:val="clear" w:color="auto" w:fill="auto"/>
            <w:noWrap/>
            <w:vAlign w:val="center"/>
            <w:hideMark/>
          </w:tcPr>
          <w:p w14:paraId="453FFCF2" w14:textId="77777777" w:rsidR="00835089" w:rsidRPr="00835089" w:rsidRDefault="00835089" w:rsidP="00835089">
            <w:pPr>
              <w:spacing w:after="0" w:line="240" w:lineRule="auto"/>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Gnorimosphaeroma</w:t>
            </w:r>
          </w:p>
        </w:tc>
        <w:tc>
          <w:tcPr>
            <w:tcW w:w="960" w:type="dxa"/>
            <w:tcBorders>
              <w:top w:val="nil"/>
              <w:left w:val="nil"/>
              <w:bottom w:val="nil"/>
              <w:right w:val="nil"/>
            </w:tcBorders>
            <w:shd w:val="clear" w:color="auto" w:fill="auto"/>
            <w:noWrap/>
            <w:vAlign w:val="bottom"/>
            <w:hideMark/>
          </w:tcPr>
          <w:p w14:paraId="42D7B9C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68FF5E1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7CA4F4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337A96AC" w14:textId="77777777" w:rsidTr="00835089">
        <w:trPr>
          <w:trHeight w:val="288"/>
        </w:trPr>
        <w:tc>
          <w:tcPr>
            <w:tcW w:w="3043" w:type="dxa"/>
            <w:tcBorders>
              <w:top w:val="nil"/>
              <w:left w:val="nil"/>
              <w:bottom w:val="nil"/>
              <w:right w:val="nil"/>
            </w:tcBorders>
            <w:shd w:val="clear" w:color="auto" w:fill="auto"/>
            <w:noWrap/>
            <w:vAlign w:val="center"/>
            <w:hideMark/>
          </w:tcPr>
          <w:p w14:paraId="274AC37B"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Collembola</w:t>
            </w:r>
          </w:p>
        </w:tc>
        <w:tc>
          <w:tcPr>
            <w:tcW w:w="960" w:type="dxa"/>
            <w:tcBorders>
              <w:top w:val="nil"/>
              <w:left w:val="nil"/>
              <w:bottom w:val="nil"/>
              <w:right w:val="nil"/>
            </w:tcBorders>
            <w:shd w:val="clear" w:color="auto" w:fill="auto"/>
            <w:noWrap/>
            <w:vAlign w:val="bottom"/>
            <w:hideMark/>
          </w:tcPr>
          <w:p w14:paraId="7A3A0CF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0.151</w:t>
            </w:r>
          </w:p>
        </w:tc>
        <w:tc>
          <w:tcPr>
            <w:tcW w:w="960" w:type="dxa"/>
            <w:tcBorders>
              <w:top w:val="nil"/>
              <w:left w:val="nil"/>
              <w:bottom w:val="nil"/>
              <w:right w:val="nil"/>
            </w:tcBorders>
            <w:shd w:val="clear" w:color="auto" w:fill="auto"/>
            <w:noWrap/>
            <w:vAlign w:val="bottom"/>
            <w:hideMark/>
          </w:tcPr>
          <w:p w14:paraId="200F496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0580A65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4ABC641"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00F3255F" w14:textId="1560C46F"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Tanaid</w:t>
            </w:r>
            <w:r w:rsidR="00BF525A">
              <w:rPr>
                <w:rFonts w:ascii="Lucida Console" w:eastAsia="Times New Roman" w:hAnsi="Lucida Console" w:cs="Calibri"/>
                <w:color w:val="000000"/>
                <w:sz w:val="20"/>
                <w:szCs w:val="20"/>
              </w:rPr>
              <w:t>acea</w:t>
            </w:r>
          </w:p>
        </w:tc>
        <w:tc>
          <w:tcPr>
            <w:tcW w:w="960" w:type="dxa"/>
            <w:tcBorders>
              <w:top w:val="nil"/>
              <w:left w:val="nil"/>
              <w:bottom w:val="single" w:sz="4" w:space="0" w:color="auto"/>
              <w:right w:val="nil"/>
            </w:tcBorders>
            <w:shd w:val="clear" w:color="auto" w:fill="auto"/>
            <w:noWrap/>
            <w:vAlign w:val="bottom"/>
            <w:hideMark/>
          </w:tcPr>
          <w:p w14:paraId="0AED5BA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0.131</w:t>
            </w:r>
          </w:p>
        </w:tc>
        <w:tc>
          <w:tcPr>
            <w:tcW w:w="960" w:type="dxa"/>
            <w:tcBorders>
              <w:top w:val="nil"/>
              <w:left w:val="nil"/>
              <w:bottom w:val="single" w:sz="4" w:space="0" w:color="auto"/>
              <w:right w:val="nil"/>
            </w:tcBorders>
            <w:shd w:val="clear" w:color="auto" w:fill="auto"/>
            <w:noWrap/>
            <w:vAlign w:val="bottom"/>
            <w:hideMark/>
          </w:tcPr>
          <w:p w14:paraId="4EE284C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630C29C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bl>
    <w:p w14:paraId="46EB7967" w14:textId="77777777" w:rsidR="00835089" w:rsidRDefault="00835089" w:rsidP="00463B5C">
      <w:pPr>
        <w:pStyle w:val="Heading2"/>
      </w:pPr>
    </w:p>
    <w:p w14:paraId="34F74937" w14:textId="77777777" w:rsidR="00E56397" w:rsidRDefault="00E56397" w:rsidP="00E56397">
      <w:pPr>
        <w:pStyle w:val="Heading2"/>
      </w:pPr>
      <w:commentRangeStart w:id="51"/>
      <w:r w:rsidRPr="00E56397">
        <w:rPr>
          <w:noProof/>
        </w:rPr>
        <w:drawing>
          <wp:inline distT="0" distB="0" distL="0" distR="0" wp14:anchorId="2793C4A5" wp14:editId="294E8FC0">
            <wp:extent cx="44577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9277" r="14128" b="30983"/>
                    <a:stretch/>
                  </pic:blipFill>
                  <pic:spPr bwMode="auto">
                    <a:xfrm>
                      <a:off x="0" y="0"/>
                      <a:ext cx="4457700" cy="3067050"/>
                    </a:xfrm>
                    <a:prstGeom prst="rect">
                      <a:avLst/>
                    </a:prstGeom>
                    <a:noFill/>
                    <a:ln>
                      <a:noFill/>
                    </a:ln>
                    <a:extLst>
                      <a:ext uri="{53640926-AAD7-44D8-BBD7-CCE9431645EC}">
                        <a14:shadowObscured xmlns:a14="http://schemas.microsoft.com/office/drawing/2010/main"/>
                      </a:ext>
                    </a:extLst>
                  </pic:spPr>
                </pic:pic>
              </a:graphicData>
            </a:graphic>
          </wp:inline>
        </w:drawing>
      </w:r>
      <w:commentRangeEnd w:id="51"/>
      <w:r w:rsidR="006B1764">
        <w:rPr>
          <w:rStyle w:val="CommentReference"/>
          <w:rFonts w:asciiTheme="minorHAnsi" w:eastAsiaTheme="minorEastAsia" w:hAnsiTheme="minorHAnsi" w:cstheme="minorBidi"/>
          <w:color w:val="auto"/>
        </w:rPr>
        <w:commentReference w:id="51"/>
      </w:r>
    </w:p>
    <w:p w14:paraId="74F18114" w14:textId="41F3B387" w:rsidR="00835089" w:rsidRDefault="00E56397" w:rsidP="00E56397">
      <w:pPr>
        <w:pStyle w:val="Caption"/>
      </w:pPr>
      <w:bookmarkStart w:id="52" w:name="_Ref10728720"/>
      <w:r>
        <w:t xml:space="preserve">Figure </w:t>
      </w:r>
      <w:fldSimple w:instr=" SEQ Figure \* ARABIC ">
        <w:r w:rsidR="0013218D">
          <w:rPr>
            <w:noProof/>
          </w:rPr>
          <w:t>13</w:t>
        </w:r>
      </w:fldSimple>
      <w:bookmarkEnd w:id="52"/>
      <w:r>
        <w:t xml:space="preserve"> - Mysid NDMS, stress = 0.2276</w:t>
      </w:r>
      <w:r w:rsidR="006E6AD6">
        <w:t xml:space="preserve">. Two convergent solutions found after </w:t>
      </w:r>
      <w:r w:rsidR="00AE15AA">
        <w:t>100 tries.</w:t>
      </w:r>
    </w:p>
    <w:p w14:paraId="606C23A2" w14:textId="77777777" w:rsidR="00AE15AA" w:rsidRDefault="00AE15AA" w:rsidP="00AE15AA">
      <w:pPr>
        <w:keepNext/>
      </w:pPr>
      <w:r w:rsidRPr="00AE15AA">
        <w:rPr>
          <w:noProof/>
        </w:rPr>
        <w:drawing>
          <wp:inline distT="0" distB="0" distL="0" distR="0" wp14:anchorId="4434AB72" wp14:editId="6DA0E57D">
            <wp:extent cx="393382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r="24220" b="27458"/>
                    <a:stretch/>
                  </pic:blipFill>
                  <pic:spPr bwMode="auto">
                    <a:xfrm>
                      <a:off x="0" y="0"/>
                      <a:ext cx="39338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3B8A3983" w14:textId="3E692F41" w:rsidR="00AE15AA" w:rsidRDefault="00AE15AA" w:rsidP="00AE15AA">
      <w:pPr>
        <w:pStyle w:val="Caption"/>
        <w:rPr>
          <w:noProof/>
        </w:rPr>
      </w:pPr>
      <w:bookmarkStart w:id="53" w:name="_Ref10728721"/>
      <w:r>
        <w:t xml:space="preserve">Figure </w:t>
      </w:r>
      <w:fldSimple w:instr=" SEQ Figure \* ARABIC ">
        <w:r w:rsidR="0013218D">
          <w:rPr>
            <w:noProof/>
          </w:rPr>
          <w:t>14</w:t>
        </w:r>
      </w:fldSimple>
      <w:bookmarkEnd w:id="53"/>
      <w:r>
        <w:t xml:space="preserve"> - NMDS of neuston tow samples. Stress </w:t>
      </w:r>
      <w:proofErr w:type="gramStart"/>
      <w:r>
        <w:t xml:space="preserve">= </w:t>
      </w:r>
      <w:r>
        <w:rPr>
          <w:noProof/>
        </w:rPr>
        <w:t xml:space="preserve"> 0.122.</w:t>
      </w:r>
      <w:proofErr w:type="gramEnd"/>
      <w:r>
        <w:rPr>
          <w:noProof/>
        </w:rPr>
        <w:t xml:space="preserve"> Two convergent solutions found after 63 tries.</w:t>
      </w:r>
    </w:p>
    <w:p w14:paraId="7862A93B" w14:textId="77777777" w:rsidR="00C36E09" w:rsidRDefault="00AE15AA" w:rsidP="00C36E09">
      <w:pPr>
        <w:keepNext/>
      </w:pPr>
      <w:r w:rsidRPr="00AE15AA">
        <w:rPr>
          <w:noProof/>
        </w:rPr>
        <w:lastRenderedPageBreak/>
        <w:drawing>
          <wp:inline distT="0" distB="0" distL="0" distR="0" wp14:anchorId="7A9CB43F" wp14:editId="1BAABE0E">
            <wp:extent cx="4629150" cy="3228975"/>
            <wp:effectExtent l="0" t="0" r="0" b="9525"/>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10019" r="10826" b="27087"/>
                    <a:stretch/>
                  </pic:blipFill>
                  <pic:spPr bwMode="auto">
                    <a:xfrm>
                      <a:off x="0" y="0"/>
                      <a:ext cx="462915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3F92F837" w14:textId="1E8D7318" w:rsidR="00AE15AA" w:rsidRDefault="00C36E09" w:rsidP="00C36E09">
      <w:pPr>
        <w:pStyle w:val="Caption"/>
        <w:rPr>
          <w:noProof/>
        </w:rPr>
      </w:pPr>
      <w:bookmarkStart w:id="54" w:name="_Ref10728722"/>
      <w:r>
        <w:t xml:space="preserve">Figure </w:t>
      </w:r>
      <w:fldSimple w:instr=" SEQ Figure \* ARABIC ">
        <w:r w:rsidR="0013218D">
          <w:rPr>
            <w:noProof/>
          </w:rPr>
          <w:t>15</w:t>
        </w:r>
      </w:fldSimple>
      <w:bookmarkEnd w:id="54"/>
      <w:r>
        <w:t xml:space="preserve"> - NMDS of sweep net data (2018 only). </w:t>
      </w:r>
      <w:proofErr w:type="gramStart"/>
      <w:r>
        <w:t xml:space="preserve">Stress </w:t>
      </w:r>
      <w:r>
        <w:rPr>
          <w:noProof/>
        </w:rPr>
        <w:t xml:space="preserve"> =</w:t>
      </w:r>
      <w:proofErr w:type="gramEnd"/>
      <w:r>
        <w:rPr>
          <w:noProof/>
        </w:rPr>
        <w:t xml:space="preserve"> 0.153. Two convergent solutions found fter 624 tries.</w:t>
      </w:r>
    </w:p>
    <w:p w14:paraId="2A0EECFE" w14:textId="77777777" w:rsidR="001E4B5E" w:rsidRDefault="001E4B5E" w:rsidP="001E4B5E">
      <w:pPr>
        <w:keepNext/>
      </w:pPr>
      <w:r w:rsidRPr="00056F69">
        <w:rPr>
          <w:noProof/>
        </w:rPr>
        <w:drawing>
          <wp:inline distT="0" distB="0" distL="0" distR="0" wp14:anchorId="24854EA8" wp14:editId="29273EAD">
            <wp:extent cx="4591050" cy="2714625"/>
            <wp:effectExtent l="0" t="0" r="0" b="9525"/>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t="11910" r="22756" b="31520"/>
                    <a:stretch/>
                  </pic:blipFill>
                  <pic:spPr bwMode="auto">
                    <a:xfrm>
                      <a:off x="0" y="0"/>
                      <a:ext cx="459105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19A68692" w14:textId="377A66C4" w:rsidR="001E4B5E" w:rsidRPr="00056F69" w:rsidRDefault="001E4B5E" w:rsidP="001E4B5E">
      <w:pPr>
        <w:pStyle w:val="Caption"/>
      </w:pPr>
      <w:bookmarkStart w:id="55" w:name="_Ref10728723"/>
      <w:r>
        <w:t xml:space="preserve">Figure </w:t>
      </w:r>
      <w:fldSimple w:instr=" SEQ Figure \* ARABIC ">
        <w:r w:rsidR="0013218D">
          <w:rPr>
            <w:noProof/>
          </w:rPr>
          <w:t>16</w:t>
        </w:r>
      </w:fldSimple>
      <w:bookmarkEnd w:id="55"/>
      <w:r>
        <w:t xml:space="preserve"> - NMDS of phytoplankton </w:t>
      </w:r>
      <w:proofErr w:type="gramStart"/>
      <w:r>
        <w:t>taxa  scaling</w:t>
      </w:r>
      <w:proofErr w:type="gramEnd"/>
      <w:r>
        <w:t xml:space="preserve"> using Bray-Curtis Dissimilarity index. Stress = 0.227. Two convergent solutions after 99 tries.</w:t>
      </w:r>
    </w:p>
    <w:p w14:paraId="46AE5C12" w14:textId="77777777" w:rsidR="001E4B5E" w:rsidRPr="001E4B5E" w:rsidRDefault="001E4B5E" w:rsidP="001E4B5E"/>
    <w:p w14:paraId="642A788A" w14:textId="4F6F13ED" w:rsidR="00CF6AD6" w:rsidRDefault="00CF6AD6" w:rsidP="00CF6AD6">
      <w:pPr>
        <w:pStyle w:val="Caption"/>
        <w:keepNext/>
      </w:pPr>
      <w:bookmarkStart w:id="56" w:name="_Ref10457875"/>
      <w:r>
        <w:t xml:space="preserve">Table </w:t>
      </w:r>
      <w:fldSimple w:instr=" SEQ Table \* ARABIC ">
        <w:r w:rsidR="00F4333E">
          <w:rPr>
            <w:noProof/>
          </w:rPr>
          <w:t>8</w:t>
        </w:r>
      </w:fldSimple>
      <w:bookmarkEnd w:id="56"/>
      <w:r>
        <w:t xml:space="preserve"> – </w:t>
      </w:r>
      <w:proofErr w:type="spellStart"/>
      <w:r>
        <w:t>PerMANOVA</w:t>
      </w:r>
      <w:proofErr w:type="spellEnd"/>
      <w:r>
        <w:t xml:space="preserve"> of relative percent composition of taxa for each ecosystem component.</w:t>
      </w:r>
    </w:p>
    <w:tbl>
      <w:tblPr>
        <w:tblW w:w="9740" w:type="dxa"/>
        <w:tblLook w:val="04A0" w:firstRow="1" w:lastRow="0" w:firstColumn="1" w:lastColumn="0" w:noHBand="0" w:noVBand="1"/>
      </w:tblPr>
      <w:tblGrid>
        <w:gridCol w:w="2120"/>
        <w:gridCol w:w="960"/>
        <w:gridCol w:w="1340"/>
        <w:gridCol w:w="1120"/>
        <w:gridCol w:w="1160"/>
        <w:gridCol w:w="1120"/>
        <w:gridCol w:w="960"/>
        <w:gridCol w:w="960"/>
      </w:tblGrid>
      <w:tr w:rsidR="006B0D73" w:rsidRPr="006B0D73" w14:paraId="107C7799"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8C6CDE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xml:space="preserve">Mysids </w:t>
            </w:r>
          </w:p>
        </w:tc>
        <w:tc>
          <w:tcPr>
            <w:tcW w:w="960" w:type="dxa"/>
            <w:tcBorders>
              <w:top w:val="single" w:sz="4" w:space="0" w:color="auto"/>
              <w:left w:val="nil"/>
              <w:bottom w:val="single" w:sz="4" w:space="0" w:color="auto"/>
              <w:right w:val="nil"/>
            </w:tcBorders>
            <w:shd w:val="clear" w:color="000000" w:fill="D9D9D9"/>
            <w:noWrap/>
            <w:vAlign w:val="bottom"/>
            <w:hideMark/>
          </w:tcPr>
          <w:p w14:paraId="3DD537C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37C90A75"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6A3037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26C7F73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062F74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4FB54EE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79A02A1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7EC14B96" w14:textId="77777777" w:rsidTr="006B0D73">
        <w:trPr>
          <w:trHeight w:val="300"/>
        </w:trPr>
        <w:tc>
          <w:tcPr>
            <w:tcW w:w="2120" w:type="dxa"/>
            <w:tcBorders>
              <w:top w:val="nil"/>
              <w:left w:val="nil"/>
              <w:bottom w:val="nil"/>
              <w:right w:val="nil"/>
            </w:tcBorders>
            <w:shd w:val="clear" w:color="auto" w:fill="auto"/>
            <w:noWrap/>
            <w:vAlign w:val="center"/>
            <w:hideMark/>
          </w:tcPr>
          <w:p w14:paraId="1204F324"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2F0554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Df</w:t>
            </w:r>
            <w:proofErr w:type="spellEnd"/>
          </w:p>
        </w:tc>
        <w:tc>
          <w:tcPr>
            <w:tcW w:w="1340" w:type="dxa"/>
            <w:tcBorders>
              <w:top w:val="nil"/>
              <w:left w:val="nil"/>
              <w:bottom w:val="nil"/>
              <w:right w:val="nil"/>
            </w:tcBorders>
            <w:shd w:val="clear" w:color="auto" w:fill="auto"/>
            <w:noWrap/>
            <w:vAlign w:val="bottom"/>
            <w:hideMark/>
          </w:tcPr>
          <w:p w14:paraId="3904CDF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085EBE5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35B91D98"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19B1321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DDAE54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119AE7F5"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219904D4" w14:textId="77777777" w:rsidTr="006B0D73">
        <w:trPr>
          <w:trHeight w:val="300"/>
        </w:trPr>
        <w:tc>
          <w:tcPr>
            <w:tcW w:w="2120" w:type="dxa"/>
            <w:tcBorders>
              <w:top w:val="nil"/>
              <w:left w:val="nil"/>
              <w:bottom w:val="nil"/>
              <w:right w:val="nil"/>
            </w:tcBorders>
            <w:shd w:val="clear" w:color="auto" w:fill="auto"/>
            <w:noWrap/>
            <w:vAlign w:val="center"/>
            <w:hideMark/>
          </w:tcPr>
          <w:p w14:paraId="587DB26D" w14:textId="17E6CEC4"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 type</w:t>
            </w:r>
          </w:p>
        </w:tc>
        <w:tc>
          <w:tcPr>
            <w:tcW w:w="960" w:type="dxa"/>
            <w:tcBorders>
              <w:top w:val="nil"/>
              <w:left w:val="nil"/>
              <w:bottom w:val="nil"/>
              <w:right w:val="nil"/>
            </w:tcBorders>
            <w:shd w:val="clear" w:color="auto" w:fill="auto"/>
            <w:noWrap/>
            <w:vAlign w:val="bottom"/>
            <w:hideMark/>
          </w:tcPr>
          <w:p w14:paraId="6932E00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w:t>
            </w:r>
          </w:p>
        </w:tc>
        <w:tc>
          <w:tcPr>
            <w:tcW w:w="1340" w:type="dxa"/>
            <w:tcBorders>
              <w:top w:val="nil"/>
              <w:left w:val="nil"/>
              <w:bottom w:val="nil"/>
              <w:right w:val="nil"/>
            </w:tcBorders>
            <w:shd w:val="clear" w:color="auto" w:fill="auto"/>
            <w:noWrap/>
            <w:vAlign w:val="bottom"/>
            <w:hideMark/>
          </w:tcPr>
          <w:p w14:paraId="5FC963F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2.210</w:t>
            </w:r>
          </w:p>
        </w:tc>
        <w:tc>
          <w:tcPr>
            <w:tcW w:w="1120" w:type="dxa"/>
            <w:tcBorders>
              <w:top w:val="nil"/>
              <w:left w:val="nil"/>
              <w:bottom w:val="nil"/>
              <w:right w:val="nil"/>
            </w:tcBorders>
            <w:shd w:val="clear" w:color="auto" w:fill="auto"/>
            <w:noWrap/>
            <w:vAlign w:val="bottom"/>
            <w:hideMark/>
          </w:tcPr>
          <w:p w14:paraId="4C0D5C3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1.105</w:t>
            </w:r>
          </w:p>
        </w:tc>
        <w:tc>
          <w:tcPr>
            <w:tcW w:w="1160" w:type="dxa"/>
            <w:tcBorders>
              <w:top w:val="nil"/>
              <w:left w:val="nil"/>
              <w:bottom w:val="nil"/>
              <w:right w:val="nil"/>
            </w:tcBorders>
            <w:shd w:val="clear" w:color="auto" w:fill="auto"/>
            <w:noWrap/>
            <w:vAlign w:val="bottom"/>
            <w:hideMark/>
          </w:tcPr>
          <w:p w14:paraId="37968CA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5.753</w:t>
            </w:r>
          </w:p>
        </w:tc>
        <w:tc>
          <w:tcPr>
            <w:tcW w:w="1120" w:type="dxa"/>
            <w:tcBorders>
              <w:top w:val="nil"/>
              <w:left w:val="nil"/>
              <w:bottom w:val="nil"/>
              <w:right w:val="nil"/>
            </w:tcBorders>
            <w:shd w:val="clear" w:color="auto" w:fill="auto"/>
            <w:noWrap/>
            <w:vAlign w:val="bottom"/>
            <w:hideMark/>
          </w:tcPr>
          <w:p w14:paraId="259DEB9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0.068</w:t>
            </w:r>
          </w:p>
        </w:tc>
        <w:tc>
          <w:tcPr>
            <w:tcW w:w="960" w:type="dxa"/>
            <w:tcBorders>
              <w:top w:val="nil"/>
              <w:left w:val="nil"/>
              <w:bottom w:val="nil"/>
              <w:right w:val="nil"/>
            </w:tcBorders>
            <w:shd w:val="clear" w:color="auto" w:fill="auto"/>
            <w:noWrap/>
            <w:vAlign w:val="bottom"/>
            <w:hideMark/>
          </w:tcPr>
          <w:p w14:paraId="3664817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8C751C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561B6FB7" w14:textId="77777777" w:rsidTr="006B0D73">
        <w:trPr>
          <w:trHeight w:val="300"/>
        </w:trPr>
        <w:tc>
          <w:tcPr>
            <w:tcW w:w="2120" w:type="dxa"/>
            <w:tcBorders>
              <w:top w:val="nil"/>
              <w:left w:val="nil"/>
              <w:bottom w:val="nil"/>
              <w:right w:val="nil"/>
            </w:tcBorders>
            <w:shd w:val="clear" w:color="auto" w:fill="auto"/>
            <w:noWrap/>
            <w:vAlign w:val="center"/>
            <w:hideMark/>
          </w:tcPr>
          <w:p w14:paraId="065B0213"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lastRenderedPageBreak/>
              <w:t>Year</w:t>
            </w:r>
          </w:p>
        </w:tc>
        <w:tc>
          <w:tcPr>
            <w:tcW w:w="960" w:type="dxa"/>
            <w:tcBorders>
              <w:top w:val="nil"/>
              <w:left w:val="nil"/>
              <w:bottom w:val="nil"/>
              <w:right w:val="nil"/>
            </w:tcBorders>
            <w:shd w:val="clear" w:color="auto" w:fill="auto"/>
            <w:noWrap/>
            <w:vAlign w:val="bottom"/>
            <w:hideMark/>
          </w:tcPr>
          <w:p w14:paraId="6C6B4A3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6B0A625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0.767</w:t>
            </w:r>
          </w:p>
        </w:tc>
        <w:tc>
          <w:tcPr>
            <w:tcW w:w="1120" w:type="dxa"/>
            <w:tcBorders>
              <w:top w:val="nil"/>
              <w:left w:val="nil"/>
              <w:bottom w:val="nil"/>
              <w:right w:val="nil"/>
            </w:tcBorders>
            <w:shd w:val="clear" w:color="auto" w:fill="auto"/>
            <w:noWrap/>
            <w:vAlign w:val="bottom"/>
            <w:hideMark/>
          </w:tcPr>
          <w:p w14:paraId="086A848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0.767</w:t>
            </w:r>
          </w:p>
        </w:tc>
        <w:tc>
          <w:tcPr>
            <w:tcW w:w="1160" w:type="dxa"/>
            <w:tcBorders>
              <w:top w:val="nil"/>
              <w:left w:val="nil"/>
              <w:bottom w:val="nil"/>
              <w:right w:val="nil"/>
            </w:tcBorders>
            <w:shd w:val="clear" w:color="auto" w:fill="auto"/>
            <w:noWrap/>
            <w:vAlign w:val="bottom"/>
            <w:hideMark/>
          </w:tcPr>
          <w:p w14:paraId="796B3DC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3.995</w:t>
            </w:r>
          </w:p>
        </w:tc>
        <w:tc>
          <w:tcPr>
            <w:tcW w:w="1120" w:type="dxa"/>
            <w:tcBorders>
              <w:top w:val="nil"/>
              <w:left w:val="nil"/>
              <w:bottom w:val="nil"/>
              <w:right w:val="nil"/>
            </w:tcBorders>
            <w:shd w:val="clear" w:color="auto" w:fill="auto"/>
            <w:noWrap/>
            <w:vAlign w:val="bottom"/>
            <w:hideMark/>
          </w:tcPr>
          <w:p w14:paraId="222DFC7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0.024</w:t>
            </w:r>
          </w:p>
        </w:tc>
        <w:tc>
          <w:tcPr>
            <w:tcW w:w="960" w:type="dxa"/>
            <w:tcBorders>
              <w:top w:val="nil"/>
              <w:left w:val="nil"/>
              <w:bottom w:val="nil"/>
              <w:right w:val="nil"/>
            </w:tcBorders>
            <w:shd w:val="clear" w:color="auto" w:fill="auto"/>
            <w:noWrap/>
            <w:vAlign w:val="bottom"/>
            <w:hideMark/>
          </w:tcPr>
          <w:p w14:paraId="593B672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56F0272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2A7FC866" w14:textId="77777777" w:rsidTr="006B0D73">
        <w:trPr>
          <w:trHeight w:val="300"/>
        </w:trPr>
        <w:tc>
          <w:tcPr>
            <w:tcW w:w="2120" w:type="dxa"/>
            <w:tcBorders>
              <w:top w:val="nil"/>
              <w:left w:val="nil"/>
              <w:bottom w:val="nil"/>
              <w:right w:val="nil"/>
            </w:tcBorders>
            <w:shd w:val="clear" w:color="auto" w:fill="auto"/>
            <w:noWrap/>
            <w:vAlign w:val="center"/>
            <w:hideMark/>
          </w:tcPr>
          <w:p w14:paraId="7599AA2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2322735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7BB089B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3.085</w:t>
            </w:r>
          </w:p>
        </w:tc>
        <w:tc>
          <w:tcPr>
            <w:tcW w:w="1120" w:type="dxa"/>
            <w:tcBorders>
              <w:top w:val="nil"/>
              <w:left w:val="nil"/>
              <w:bottom w:val="nil"/>
              <w:right w:val="nil"/>
            </w:tcBorders>
            <w:shd w:val="clear" w:color="auto" w:fill="auto"/>
            <w:noWrap/>
            <w:vAlign w:val="bottom"/>
            <w:hideMark/>
          </w:tcPr>
          <w:p w14:paraId="3EA0A7B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0.771</w:t>
            </w:r>
          </w:p>
        </w:tc>
        <w:tc>
          <w:tcPr>
            <w:tcW w:w="1160" w:type="dxa"/>
            <w:tcBorders>
              <w:top w:val="nil"/>
              <w:left w:val="nil"/>
              <w:bottom w:val="nil"/>
              <w:right w:val="nil"/>
            </w:tcBorders>
            <w:shd w:val="clear" w:color="auto" w:fill="auto"/>
            <w:noWrap/>
            <w:vAlign w:val="bottom"/>
            <w:hideMark/>
          </w:tcPr>
          <w:p w14:paraId="344E2CB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4.016</w:t>
            </w:r>
          </w:p>
        </w:tc>
        <w:tc>
          <w:tcPr>
            <w:tcW w:w="1120" w:type="dxa"/>
            <w:tcBorders>
              <w:top w:val="nil"/>
              <w:left w:val="nil"/>
              <w:bottom w:val="nil"/>
              <w:right w:val="nil"/>
            </w:tcBorders>
            <w:shd w:val="clear" w:color="auto" w:fill="auto"/>
            <w:noWrap/>
            <w:vAlign w:val="bottom"/>
            <w:hideMark/>
          </w:tcPr>
          <w:p w14:paraId="3615FBD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0.096</w:t>
            </w:r>
          </w:p>
        </w:tc>
        <w:tc>
          <w:tcPr>
            <w:tcW w:w="960" w:type="dxa"/>
            <w:tcBorders>
              <w:top w:val="nil"/>
              <w:left w:val="nil"/>
              <w:bottom w:val="nil"/>
              <w:right w:val="nil"/>
            </w:tcBorders>
            <w:shd w:val="clear" w:color="auto" w:fill="auto"/>
            <w:noWrap/>
            <w:vAlign w:val="bottom"/>
            <w:hideMark/>
          </w:tcPr>
          <w:p w14:paraId="046A2F2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789FEE2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179011B" w14:textId="77777777" w:rsidTr="006B0D73">
        <w:trPr>
          <w:trHeight w:val="300"/>
        </w:trPr>
        <w:tc>
          <w:tcPr>
            <w:tcW w:w="2120" w:type="dxa"/>
            <w:tcBorders>
              <w:top w:val="nil"/>
              <w:left w:val="nil"/>
              <w:bottom w:val="nil"/>
              <w:right w:val="nil"/>
            </w:tcBorders>
            <w:shd w:val="clear" w:color="auto" w:fill="auto"/>
            <w:noWrap/>
            <w:vAlign w:val="center"/>
            <w:hideMark/>
          </w:tcPr>
          <w:p w14:paraId="0337CB7F" w14:textId="14A2AA4D"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0E8683D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w:t>
            </w:r>
          </w:p>
        </w:tc>
        <w:tc>
          <w:tcPr>
            <w:tcW w:w="1340" w:type="dxa"/>
            <w:tcBorders>
              <w:top w:val="nil"/>
              <w:left w:val="nil"/>
              <w:bottom w:val="nil"/>
              <w:right w:val="nil"/>
            </w:tcBorders>
            <w:shd w:val="clear" w:color="auto" w:fill="auto"/>
            <w:noWrap/>
            <w:vAlign w:val="bottom"/>
            <w:hideMark/>
          </w:tcPr>
          <w:p w14:paraId="597C3AC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3.160</w:t>
            </w:r>
          </w:p>
        </w:tc>
        <w:tc>
          <w:tcPr>
            <w:tcW w:w="1120" w:type="dxa"/>
            <w:tcBorders>
              <w:top w:val="nil"/>
              <w:left w:val="nil"/>
              <w:bottom w:val="nil"/>
              <w:right w:val="nil"/>
            </w:tcBorders>
            <w:shd w:val="clear" w:color="auto" w:fill="auto"/>
            <w:noWrap/>
            <w:vAlign w:val="bottom"/>
            <w:hideMark/>
          </w:tcPr>
          <w:p w14:paraId="0DE8B2B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0.527</w:t>
            </w:r>
          </w:p>
        </w:tc>
        <w:tc>
          <w:tcPr>
            <w:tcW w:w="1160" w:type="dxa"/>
            <w:tcBorders>
              <w:top w:val="nil"/>
              <w:left w:val="nil"/>
              <w:bottom w:val="nil"/>
              <w:right w:val="nil"/>
            </w:tcBorders>
            <w:shd w:val="clear" w:color="auto" w:fill="auto"/>
            <w:noWrap/>
            <w:vAlign w:val="bottom"/>
            <w:hideMark/>
          </w:tcPr>
          <w:p w14:paraId="331C49E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2.742</w:t>
            </w:r>
          </w:p>
        </w:tc>
        <w:tc>
          <w:tcPr>
            <w:tcW w:w="1120" w:type="dxa"/>
            <w:tcBorders>
              <w:top w:val="nil"/>
              <w:left w:val="nil"/>
              <w:bottom w:val="nil"/>
              <w:right w:val="nil"/>
            </w:tcBorders>
            <w:shd w:val="clear" w:color="auto" w:fill="auto"/>
            <w:noWrap/>
            <w:vAlign w:val="bottom"/>
            <w:hideMark/>
          </w:tcPr>
          <w:p w14:paraId="5F4C0AB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0.098</w:t>
            </w:r>
          </w:p>
        </w:tc>
        <w:tc>
          <w:tcPr>
            <w:tcW w:w="960" w:type="dxa"/>
            <w:tcBorders>
              <w:top w:val="nil"/>
              <w:left w:val="nil"/>
              <w:bottom w:val="nil"/>
              <w:right w:val="nil"/>
            </w:tcBorders>
            <w:shd w:val="clear" w:color="auto" w:fill="auto"/>
            <w:noWrap/>
            <w:vAlign w:val="bottom"/>
            <w:hideMark/>
          </w:tcPr>
          <w:p w14:paraId="0343181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0002AD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24C34C1" w14:textId="77777777" w:rsidTr="006B0D73">
        <w:trPr>
          <w:trHeight w:val="300"/>
        </w:trPr>
        <w:tc>
          <w:tcPr>
            <w:tcW w:w="2120" w:type="dxa"/>
            <w:tcBorders>
              <w:top w:val="nil"/>
              <w:left w:val="nil"/>
              <w:bottom w:val="nil"/>
              <w:right w:val="nil"/>
            </w:tcBorders>
            <w:shd w:val="clear" w:color="auto" w:fill="auto"/>
            <w:noWrap/>
            <w:vAlign w:val="center"/>
            <w:hideMark/>
          </w:tcPr>
          <w:p w14:paraId="7A2C48B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FEE81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120</w:t>
            </w:r>
          </w:p>
        </w:tc>
        <w:tc>
          <w:tcPr>
            <w:tcW w:w="1340" w:type="dxa"/>
            <w:tcBorders>
              <w:top w:val="nil"/>
              <w:left w:val="nil"/>
              <w:bottom w:val="nil"/>
              <w:right w:val="nil"/>
            </w:tcBorders>
            <w:shd w:val="clear" w:color="auto" w:fill="auto"/>
            <w:noWrap/>
            <w:vAlign w:val="bottom"/>
            <w:hideMark/>
          </w:tcPr>
          <w:p w14:paraId="4BEAF06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23.046</w:t>
            </w:r>
          </w:p>
        </w:tc>
        <w:tc>
          <w:tcPr>
            <w:tcW w:w="1120" w:type="dxa"/>
            <w:tcBorders>
              <w:top w:val="nil"/>
              <w:left w:val="nil"/>
              <w:bottom w:val="nil"/>
              <w:right w:val="nil"/>
            </w:tcBorders>
            <w:shd w:val="clear" w:color="auto" w:fill="auto"/>
            <w:noWrap/>
            <w:vAlign w:val="bottom"/>
            <w:hideMark/>
          </w:tcPr>
          <w:p w14:paraId="0F16792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0.192</w:t>
            </w:r>
          </w:p>
        </w:tc>
        <w:tc>
          <w:tcPr>
            <w:tcW w:w="1160" w:type="dxa"/>
            <w:tcBorders>
              <w:top w:val="nil"/>
              <w:left w:val="nil"/>
              <w:bottom w:val="nil"/>
              <w:right w:val="nil"/>
            </w:tcBorders>
            <w:shd w:val="clear" w:color="auto" w:fill="auto"/>
            <w:noWrap/>
            <w:vAlign w:val="bottom"/>
            <w:hideMark/>
          </w:tcPr>
          <w:p w14:paraId="6C321100"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57C30C4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0.714</w:t>
            </w:r>
          </w:p>
        </w:tc>
        <w:tc>
          <w:tcPr>
            <w:tcW w:w="960" w:type="dxa"/>
            <w:tcBorders>
              <w:top w:val="nil"/>
              <w:left w:val="nil"/>
              <w:bottom w:val="nil"/>
              <w:right w:val="nil"/>
            </w:tcBorders>
            <w:shd w:val="clear" w:color="auto" w:fill="auto"/>
            <w:noWrap/>
            <w:vAlign w:val="bottom"/>
            <w:hideMark/>
          </w:tcPr>
          <w:p w14:paraId="70BC0E55"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97ED8B3"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79C5FA9"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10908EFB"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14C9F5D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133</w:t>
            </w:r>
          </w:p>
        </w:tc>
        <w:tc>
          <w:tcPr>
            <w:tcW w:w="1340" w:type="dxa"/>
            <w:tcBorders>
              <w:top w:val="nil"/>
              <w:left w:val="nil"/>
              <w:bottom w:val="single" w:sz="4" w:space="0" w:color="auto"/>
              <w:right w:val="nil"/>
            </w:tcBorders>
            <w:shd w:val="clear" w:color="auto" w:fill="auto"/>
            <w:noWrap/>
            <w:vAlign w:val="bottom"/>
            <w:hideMark/>
          </w:tcPr>
          <w:p w14:paraId="22EA38D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32.268</w:t>
            </w:r>
          </w:p>
        </w:tc>
        <w:tc>
          <w:tcPr>
            <w:tcW w:w="1120" w:type="dxa"/>
            <w:tcBorders>
              <w:top w:val="nil"/>
              <w:left w:val="nil"/>
              <w:bottom w:val="single" w:sz="4" w:space="0" w:color="auto"/>
              <w:right w:val="nil"/>
            </w:tcBorders>
            <w:shd w:val="clear" w:color="auto" w:fill="auto"/>
            <w:noWrap/>
            <w:vAlign w:val="bottom"/>
            <w:hideMark/>
          </w:tcPr>
          <w:p w14:paraId="0E92646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21215E1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182265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7A9FA97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5A353E1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6EABA8BD" w14:textId="77777777" w:rsidTr="006B0D73">
        <w:trPr>
          <w:trHeight w:val="300"/>
        </w:trPr>
        <w:tc>
          <w:tcPr>
            <w:tcW w:w="2120" w:type="dxa"/>
            <w:tcBorders>
              <w:top w:val="nil"/>
              <w:left w:val="nil"/>
              <w:bottom w:val="nil"/>
              <w:right w:val="nil"/>
            </w:tcBorders>
            <w:shd w:val="clear" w:color="000000" w:fill="FFFFFF"/>
            <w:noWrap/>
            <w:vAlign w:val="center"/>
            <w:hideMark/>
          </w:tcPr>
          <w:p w14:paraId="550EA5AB"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w:t>
            </w:r>
          </w:p>
        </w:tc>
        <w:tc>
          <w:tcPr>
            <w:tcW w:w="960" w:type="dxa"/>
            <w:tcBorders>
              <w:top w:val="nil"/>
              <w:left w:val="nil"/>
              <w:bottom w:val="nil"/>
              <w:right w:val="nil"/>
            </w:tcBorders>
            <w:shd w:val="clear" w:color="auto" w:fill="auto"/>
            <w:noWrap/>
            <w:vAlign w:val="bottom"/>
            <w:hideMark/>
          </w:tcPr>
          <w:p w14:paraId="2DF671B5" w14:textId="77777777" w:rsidR="006B0D73" w:rsidRPr="006B0D73" w:rsidRDefault="006B0D73" w:rsidP="006B0D73">
            <w:pPr>
              <w:spacing w:after="0" w:line="240" w:lineRule="auto"/>
              <w:rPr>
                <w:rFonts w:ascii="Lucida Console" w:eastAsia="Times New Roman" w:hAnsi="Lucida Console" w:cs="Calibri"/>
                <w:color w:val="000000"/>
                <w:sz w:val="20"/>
                <w:szCs w:val="20"/>
              </w:rPr>
            </w:pPr>
          </w:p>
        </w:tc>
        <w:tc>
          <w:tcPr>
            <w:tcW w:w="1340" w:type="dxa"/>
            <w:tcBorders>
              <w:top w:val="nil"/>
              <w:left w:val="nil"/>
              <w:bottom w:val="nil"/>
              <w:right w:val="nil"/>
            </w:tcBorders>
            <w:shd w:val="clear" w:color="auto" w:fill="auto"/>
            <w:noWrap/>
            <w:vAlign w:val="bottom"/>
            <w:hideMark/>
          </w:tcPr>
          <w:p w14:paraId="6274E566"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991602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923B4A8"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9D652B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312853"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E4E82C"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29FB9628"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center"/>
            <w:hideMark/>
          </w:tcPr>
          <w:p w14:paraId="4A7542CF" w14:textId="77777777" w:rsidR="006B0D73" w:rsidRPr="006B0D73" w:rsidRDefault="006B0D73" w:rsidP="006B0D73">
            <w:pPr>
              <w:spacing w:after="0" w:line="240" w:lineRule="auto"/>
              <w:rPr>
                <w:rFonts w:ascii="Lucida Console" w:eastAsia="Times New Roman" w:hAnsi="Lucida Console" w:cs="Calibri"/>
                <w:color w:val="000000"/>
                <w:sz w:val="20"/>
                <w:szCs w:val="20"/>
              </w:rPr>
            </w:pPr>
            <w:proofErr w:type="spellStart"/>
            <w:r w:rsidRPr="006B0D73">
              <w:rPr>
                <w:rFonts w:ascii="Lucida Console" w:eastAsia="Times New Roman" w:hAnsi="Lucida Console" w:cs="Calibri"/>
                <w:color w:val="000000"/>
                <w:sz w:val="20"/>
                <w:szCs w:val="20"/>
              </w:rPr>
              <w:t>Sweepnets</w:t>
            </w:r>
            <w:proofErr w:type="spellEnd"/>
            <w:r w:rsidRPr="006B0D73">
              <w:rPr>
                <w:rFonts w:ascii="Lucida Console" w:eastAsia="Times New Roman" w:hAnsi="Lucida Console" w:cs="Calibri"/>
                <w:color w:val="000000"/>
                <w:sz w:val="20"/>
                <w:szCs w:val="20"/>
              </w:rPr>
              <w:t xml:space="preserve"> </w:t>
            </w:r>
          </w:p>
        </w:tc>
        <w:tc>
          <w:tcPr>
            <w:tcW w:w="960" w:type="dxa"/>
            <w:tcBorders>
              <w:top w:val="single" w:sz="4" w:space="0" w:color="auto"/>
              <w:left w:val="nil"/>
              <w:bottom w:val="single" w:sz="4" w:space="0" w:color="auto"/>
              <w:right w:val="nil"/>
            </w:tcBorders>
            <w:shd w:val="clear" w:color="000000" w:fill="D9D9D9"/>
            <w:noWrap/>
            <w:vAlign w:val="bottom"/>
            <w:hideMark/>
          </w:tcPr>
          <w:p w14:paraId="0F90EBA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5AC063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377EC9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5ABCFB15"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EF9296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B50C0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9C808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512ACB1C" w14:textId="77777777" w:rsidTr="006B0D73">
        <w:trPr>
          <w:trHeight w:val="300"/>
        </w:trPr>
        <w:tc>
          <w:tcPr>
            <w:tcW w:w="2120" w:type="dxa"/>
            <w:tcBorders>
              <w:top w:val="nil"/>
              <w:left w:val="nil"/>
              <w:bottom w:val="nil"/>
              <w:right w:val="nil"/>
            </w:tcBorders>
            <w:shd w:val="clear" w:color="auto" w:fill="auto"/>
            <w:noWrap/>
            <w:vAlign w:val="center"/>
            <w:hideMark/>
          </w:tcPr>
          <w:p w14:paraId="33BC5193"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A925476"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Df</w:t>
            </w:r>
            <w:proofErr w:type="spellEnd"/>
          </w:p>
        </w:tc>
        <w:tc>
          <w:tcPr>
            <w:tcW w:w="1340" w:type="dxa"/>
            <w:tcBorders>
              <w:top w:val="nil"/>
              <w:left w:val="nil"/>
              <w:bottom w:val="nil"/>
              <w:right w:val="nil"/>
            </w:tcBorders>
            <w:shd w:val="clear" w:color="auto" w:fill="auto"/>
            <w:noWrap/>
            <w:vAlign w:val="bottom"/>
            <w:hideMark/>
          </w:tcPr>
          <w:p w14:paraId="3ABF0776"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4D8E167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5F0133A4"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4C26F4F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0D8F9DA4"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599F591E"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64A23C79" w14:textId="77777777" w:rsidTr="006B0D73">
        <w:trPr>
          <w:trHeight w:val="300"/>
        </w:trPr>
        <w:tc>
          <w:tcPr>
            <w:tcW w:w="2120" w:type="dxa"/>
            <w:tcBorders>
              <w:top w:val="nil"/>
              <w:left w:val="nil"/>
              <w:bottom w:val="nil"/>
              <w:right w:val="nil"/>
            </w:tcBorders>
            <w:shd w:val="clear" w:color="auto" w:fill="auto"/>
            <w:noWrap/>
            <w:vAlign w:val="center"/>
            <w:hideMark/>
          </w:tcPr>
          <w:p w14:paraId="71BECAA2" w14:textId="617A1C1E" w:rsidR="006B0D73" w:rsidRPr="006B0D73" w:rsidRDefault="0003440B"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F70A46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5F6017D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5.022</w:t>
            </w:r>
          </w:p>
        </w:tc>
        <w:tc>
          <w:tcPr>
            <w:tcW w:w="1120" w:type="dxa"/>
            <w:tcBorders>
              <w:top w:val="nil"/>
              <w:left w:val="nil"/>
              <w:bottom w:val="nil"/>
              <w:right w:val="nil"/>
            </w:tcBorders>
            <w:shd w:val="clear" w:color="auto" w:fill="auto"/>
            <w:noWrap/>
            <w:vAlign w:val="bottom"/>
            <w:hideMark/>
          </w:tcPr>
          <w:p w14:paraId="047FD98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1.674</w:t>
            </w:r>
          </w:p>
        </w:tc>
        <w:tc>
          <w:tcPr>
            <w:tcW w:w="1160" w:type="dxa"/>
            <w:tcBorders>
              <w:top w:val="nil"/>
              <w:left w:val="nil"/>
              <w:bottom w:val="nil"/>
              <w:right w:val="nil"/>
            </w:tcBorders>
            <w:shd w:val="clear" w:color="auto" w:fill="auto"/>
            <w:noWrap/>
            <w:vAlign w:val="bottom"/>
            <w:hideMark/>
          </w:tcPr>
          <w:p w14:paraId="37C8763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13.546</w:t>
            </w:r>
          </w:p>
        </w:tc>
        <w:tc>
          <w:tcPr>
            <w:tcW w:w="1120" w:type="dxa"/>
            <w:tcBorders>
              <w:top w:val="nil"/>
              <w:left w:val="nil"/>
              <w:bottom w:val="nil"/>
              <w:right w:val="nil"/>
            </w:tcBorders>
            <w:shd w:val="clear" w:color="auto" w:fill="auto"/>
            <w:noWrap/>
            <w:vAlign w:val="bottom"/>
            <w:hideMark/>
          </w:tcPr>
          <w:p w14:paraId="206B1C7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0.121</w:t>
            </w:r>
          </w:p>
        </w:tc>
        <w:tc>
          <w:tcPr>
            <w:tcW w:w="960" w:type="dxa"/>
            <w:tcBorders>
              <w:top w:val="nil"/>
              <w:left w:val="nil"/>
              <w:bottom w:val="nil"/>
              <w:right w:val="nil"/>
            </w:tcBorders>
            <w:shd w:val="clear" w:color="auto" w:fill="auto"/>
            <w:noWrap/>
            <w:vAlign w:val="bottom"/>
            <w:hideMark/>
          </w:tcPr>
          <w:p w14:paraId="482F622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CD4A3F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F9084F4" w14:textId="77777777" w:rsidTr="006B0D73">
        <w:trPr>
          <w:trHeight w:val="300"/>
        </w:trPr>
        <w:tc>
          <w:tcPr>
            <w:tcW w:w="2120" w:type="dxa"/>
            <w:tcBorders>
              <w:top w:val="nil"/>
              <w:left w:val="nil"/>
              <w:bottom w:val="nil"/>
              <w:right w:val="nil"/>
            </w:tcBorders>
            <w:shd w:val="clear" w:color="auto" w:fill="auto"/>
            <w:noWrap/>
            <w:vAlign w:val="center"/>
            <w:hideMark/>
          </w:tcPr>
          <w:p w14:paraId="3EF6EBB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1BC90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5A0D29A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1.210</w:t>
            </w:r>
          </w:p>
        </w:tc>
        <w:tc>
          <w:tcPr>
            <w:tcW w:w="1120" w:type="dxa"/>
            <w:tcBorders>
              <w:top w:val="nil"/>
              <w:left w:val="nil"/>
              <w:bottom w:val="nil"/>
              <w:right w:val="nil"/>
            </w:tcBorders>
            <w:shd w:val="clear" w:color="auto" w:fill="auto"/>
            <w:noWrap/>
            <w:vAlign w:val="bottom"/>
            <w:hideMark/>
          </w:tcPr>
          <w:p w14:paraId="460493B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1.210</w:t>
            </w:r>
          </w:p>
        </w:tc>
        <w:tc>
          <w:tcPr>
            <w:tcW w:w="1160" w:type="dxa"/>
            <w:tcBorders>
              <w:top w:val="nil"/>
              <w:left w:val="nil"/>
              <w:bottom w:val="nil"/>
              <w:right w:val="nil"/>
            </w:tcBorders>
            <w:shd w:val="clear" w:color="auto" w:fill="auto"/>
            <w:noWrap/>
            <w:vAlign w:val="bottom"/>
            <w:hideMark/>
          </w:tcPr>
          <w:p w14:paraId="38A379F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9.789</w:t>
            </w:r>
          </w:p>
        </w:tc>
        <w:tc>
          <w:tcPr>
            <w:tcW w:w="1120" w:type="dxa"/>
            <w:tcBorders>
              <w:top w:val="nil"/>
              <w:left w:val="nil"/>
              <w:bottom w:val="nil"/>
              <w:right w:val="nil"/>
            </w:tcBorders>
            <w:shd w:val="clear" w:color="auto" w:fill="auto"/>
            <w:noWrap/>
            <w:vAlign w:val="bottom"/>
            <w:hideMark/>
          </w:tcPr>
          <w:p w14:paraId="728BED0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0.029</w:t>
            </w:r>
          </w:p>
        </w:tc>
        <w:tc>
          <w:tcPr>
            <w:tcW w:w="960" w:type="dxa"/>
            <w:tcBorders>
              <w:top w:val="nil"/>
              <w:left w:val="nil"/>
              <w:bottom w:val="nil"/>
              <w:right w:val="nil"/>
            </w:tcBorders>
            <w:shd w:val="clear" w:color="auto" w:fill="auto"/>
            <w:noWrap/>
            <w:vAlign w:val="bottom"/>
            <w:hideMark/>
          </w:tcPr>
          <w:p w14:paraId="7D11D52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02B134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5F25E60" w14:textId="77777777" w:rsidTr="006B0D73">
        <w:trPr>
          <w:trHeight w:val="300"/>
        </w:trPr>
        <w:tc>
          <w:tcPr>
            <w:tcW w:w="2120" w:type="dxa"/>
            <w:tcBorders>
              <w:top w:val="nil"/>
              <w:left w:val="nil"/>
              <w:bottom w:val="nil"/>
              <w:right w:val="nil"/>
            </w:tcBorders>
            <w:shd w:val="clear" w:color="auto" w:fill="auto"/>
            <w:noWrap/>
            <w:vAlign w:val="center"/>
            <w:hideMark/>
          </w:tcPr>
          <w:p w14:paraId="66497AE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Vegetation type</w:t>
            </w:r>
          </w:p>
        </w:tc>
        <w:tc>
          <w:tcPr>
            <w:tcW w:w="960" w:type="dxa"/>
            <w:tcBorders>
              <w:top w:val="nil"/>
              <w:left w:val="nil"/>
              <w:bottom w:val="nil"/>
              <w:right w:val="nil"/>
            </w:tcBorders>
            <w:shd w:val="clear" w:color="auto" w:fill="auto"/>
            <w:noWrap/>
            <w:vAlign w:val="bottom"/>
            <w:hideMark/>
          </w:tcPr>
          <w:p w14:paraId="2BFBD57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w:t>
            </w:r>
          </w:p>
        </w:tc>
        <w:tc>
          <w:tcPr>
            <w:tcW w:w="1340" w:type="dxa"/>
            <w:tcBorders>
              <w:top w:val="nil"/>
              <w:left w:val="nil"/>
              <w:bottom w:val="nil"/>
              <w:right w:val="nil"/>
            </w:tcBorders>
            <w:shd w:val="clear" w:color="auto" w:fill="auto"/>
            <w:noWrap/>
            <w:vAlign w:val="bottom"/>
            <w:hideMark/>
          </w:tcPr>
          <w:p w14:paraId="773A0E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3.627</w:t>
            </w:r>
          </w:p>
        </w:tc>
        <w:tc>
          <w:tcPr>
            <w:tcW w:w="1120" w:type="dxa"/>
            <w:tcBorders>
              <w:top w:val="nil"/>
              <w:left w:val="nil"/>
              <w:bottom w:val="nil"/>
              <w:right w:val="nil"/>
            </w:tcBorders>
            <w:shd w:val="clear" w:color="auto" w:fill="auto"/>
            <w:noWrap/>
            <w:vAlign w:val="bottom"/>
            <w:hideMark/>
          </w:tcPr>
          <w:p w14:paraId="0954BCA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1.813</w:t>
            </w:r>
          </w:p>
        </w:tc>
        <w:tc>
          <w:tcPr>
            <w:tcW w:w="1160" w:type="dxa"/>
            <w:tcBorders>
              <w:top w:val="nil"/>
              <w:left w:val="nil"/>
              <w:bottom w:val="nil"/>
              <w:right w:val="nil"/>
            </w:tcBorders>
            <w:shd w:val="clear" w:color="auto" w:fill="auto"/>
            <w:noWrap/>
            <w:vAlign w:val="bottom"/>
            <w:hideMark/>
          </w:tcPr>
          <w:p w14:paraId="12D5677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14.672</w:t>
            </w:r>
          </w:p>
        </w:tc>
        <w:tc>
          <w:tcPr>
            <w:tcW w:w="1120" w:type="dxa"/>
            <w:tcBorders>
              <w:top w:val="nil"/>
              <w:left w:val="nil"/>
              <w:bottom w:val="nil"/>
              <w:right w:val="nil"/>
            </w:tcBorders>
            <w:shd w:val="clear" w:color="auto" w:fill="auto"/>
            <w:noWrap/>
            <w:vAlign w:val="bottom"/>
            <w:hideMark/>
          </w:tcPr>
          <w:p w14:paraId="1FEE5D0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0.088</w:t>
            </w:r>
          </w:p>
        </w:tc>
        <w:tc>
          <w:tcPr>
            <w:tcW w:w="960" w:type="dxa"/>
            <w:tcBorders>
              <w:top w:val="nil"/>
              <w:left w:val="nil"/>
              <w:bottom w:val="nil"/>
              <w:right w:val="nil"/>
            </w:tcBorders>
            <w:shd w:val="clear" w:color="auto" w:fill="auto"/>
            <w:noWrap/>
            <w:vAlign w:val="bottom"/>
            <w:hideMark/>
          </w:tcPr>
          <w:p w14:paraId="16739C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C47B4D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48F37C90" w14:textId="77777777" w:rsidTr="006B0D73">
        <w:trPr>
          <w:trHeight w:val="300"/>
        </w:trPr>
        <w:tc>
          <w:tcPr>
            <w:tcW w:w="2120" w:type="dxa"/>
            <w:tcBorders>
              <w:top w:val="nil"/>
              <w:left w:val="nil"/>
              <w:bottom w:val="nil"/>
              <w:right w:val="nil"/>
            </w:tcBorders>
            <w:shd w:val="clear" w:color="auto" w:fill="auto"/>
            <w:noWrap/>
            <w:vAlign w:val="center"/>
            <w:hideMark/>
          </w:tcPr>
          <w:p w14:paraId="0E1B457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4745CA9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5B79D83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4.867</w:t>
            </w:r>
          </w:p>
        </w:tc>
        <w:tc>
          <w:tcPr>
            <w:tcW w:w="1120" w:type="dxa"/>
            <w:tcBorders>
              <w:top w:val="nil"/>
              <w:left w:val="nil"/>
              <w:bottom w:val="nil"/>
              <w:right w:val="nil"/>
            </w:tcBorders>
            <w:shd w:val="clear" w:color="auto" w:fill="auto"/>
            <w:noWrap/>
            <w:vAlign w:val="bottom"/>
            <w:hideMark/>
          </w:tcPr>
          <w:p w14:paraId="6C67F2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1.217</w:t>
            </w:r>
          </w:p>
        </w:tc>
        <w:tc>
          <w:tcPr>
            <w:tcW w:w="1160" w:type="dxa"/>
            <w:tcBorders>
              <w:top w:val="nil"/>
              <w:left w:val="nil"/>
              <w:bottom w:val="nil"/>
              <w:right w:val="nil"/>
            </w:tcBorders>
            <w:shd w:val="clear" w:color="auto" w:fill="auto"/>
            <w:noWrap/>
            <w:vAlign w:val="bottom"/>
            <w:hideMark/>
          </w:tcPr>
          <w:p w14:paraId="6ABF6D3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9.845</w:t>
            </w:r>
          </w:p>
        </w:tc>
        <w:tc>
          <w:tcPr>
            <w:tcW w:w="1120" w:type="dxa"/>
            <w:tcBorders>
              <w:top w:val="nil"/>
              <w:left w:val="nil"/>
              <w:bottom w:val="nil"/>
              <w:right w:val="nil"/>
            </w:tcBorders>
            <w:shd w:val="clear" w:color="auto" w:fill="auto"/>
            <w:noWrap/>
            <w:vAlign w:val="bottom"/>
            <w:hideMark/>
          </w:tcPr>
          <w:p w14:paraId="4CCCCEF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0.117</w:t>
            </w:r>
          </w:p>
        </w:tc>
        <w:tc>
          <w:tcPr>
            <w:tcW w:w="960" w:type="dxa"/>
            <w:tcBorders>
              <w:top w:val="nil"/>
              <w:left w:val="nil"/>
              <w:bottom w:val="nil"/>
              <w:right w:val="nil"/>
            </w:tcBorders>
            <w:shd w:val="clear" w:color="auto" w:fill="auto"/>
            <w:noWrap/>
            <w:vAlign w:val="bottom"/>
            <w:hideMark/>
          </w:tcPr>
          <w:p w14:paraId="682D7F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48AB94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2157A337" w14:textId="77777777" w:rsidTr="006B0D73">
        <w:trPr>
          <w:trHeight w:val="300"/>
        </w:trPr>
        <w:tc>
          <w:tcPr>
            <w:tcW w:w="2120" w:type="dxa"/>
            <w:tcBorders>
              <w:top w:val="nil"/>
              <w:left w:val="nil"/>
              <w:bottom w:val="nil"/>
              <w:right w:val="nil"/>
            </w:tcBorders>
            <w:shd w:val="clear" w:color="auto" w:fill="auto"/>
            <w:noWrap/>
            <w:vAlign w:val="center"/>
            <w:hideMark/>
          </w:tcPr>
          <w:p w14:paraId="3FFE85FE" w14:textId="2C47FB0E"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2267276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6A5F9B3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4.587</w:t>
            </w:r>
          </w:p>
        </w:tc>
        <w:tc>
          <w:tcPr>
            <w:tcW w:w="1120" w:type="dxa"/>
            <w:tcBorders>
              <w:top w:val="nil"/>
              <w:left w:val="nil"/>
              <w:bottom w:val="nil"/>
              <w:right w:val="nil"/>
            </w:tcBorders>
            <w:shd w:val="clear" w:color="auto" w:fill="auto"/>
            <w:noWrap/>
            <w:vAlign w:val="bottom"/>
            <w:hideMark/>
          </w:tcPr>
          <w:p w14:paraId="70D2966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0.655</w:t>
            </w:r>
          </w:p>
        </w:tc>
        <w:tc>
          <w:tcPr>
            <w:tcW w:w="1160" w:type="dxa"/>
            <w:tcBorders>
              <w:top w:val="nil"/>
              <w:left w:val="nil"/>
              <w:bottom w:val="nil"/>
              <w:right w:val="nil"/>
            </w:tcBorders>
            <w:shd w:val="clear" w:color="auto" w:fill="auto"/>
            <w:noWrap/>
            <w:vAlign w:val="bottom"/>
            <w:hideMark/>
          </w:tcPr>
          <w:p w14:paraId="59E0A5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5.303</w:t>
            </w:r>
          </w:p>
        </w:tc>
        <w:tc>
          <w:tcPr>
            <w:tcW w:w="1120" w:type="dxa"/>
            <w:tcBorders>
              <w:top w:val="nil"/>
              <w:left w:val="nil"/>
              <w:bottom w:val="nil"/>
              <w:right w:val="nil"/>
            </w:tcBorders>
            <w:shd w:val="clear" w:color="auto" w:fill="auto"/>
            <w:noWrap/>
            <w:vAlign w:val="bottom"/>
            <w:hideMark/>
          </w:tcPr>
          <w:p w14:paraId="1A46FA6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0.111</w:t>
            </w:r>
          </w:p>
        </w:tc>
        <w:tc>
          <w:tcPr>
            <w:tcW w:w="960" w:type="dxa"/>
            <w:tcBorders>
              <w:top w:val="nil"/>
              <w:left w:val="nil"/>
              <w:bottom w:val="nil"/>
              <w:right w:val="nil"/>
            </w:tcBorders>
            <w:shd w:val="clear" w:color="auto" w:fill="auto"/>
            <w:noWrap/>
            <w:vAlign w:val="bottom"/>
            <w:hideMark/>
          </w:tcPr>
          <w:p w14:paraId="30011E5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5F55F5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F9A5E82" w14:textId="77777777" w:rsidTr="006B0D73">
        <w:trPr>
          <w:trHeight w:val="300"/>
        </w:trPr>
        <w:tc>
          <w:tcPr>
            <w:tcW w:w="2120" w:type="dxa"/>
            <w:tcBorders>
              <w:top w:val="nil"/>
              <w:left w:val="nil"/>
              <w:bottom w:val="nil"/>
              <w:right w:val="nil"/>
            </w:tcBorders>
            <w:shd w:val="clear" w:color="auto" w:fill="auto"/>
            <w:noWrap/>
            <w:vAlign w:val="center"/>
            <w:hideMark/>
          </w:tcPr>
          <w:p w14:paraId="3A1D2C34"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C359B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179</w:t>
            </w:r>
          </w:p>
        </w:tc>
        <w:tc>
          <w:tcPr>
            <w:tcW w:w="1340" w:type="dxa"/>
            <w:tcBorders>
              <w:top w:val="nil"/>
              <w:left w:val="nil"/>
              <w:bottom w:val="nil"/>
              <w:right w:val="nil"/>
            </w:tcBorders>
            <w:shd w:val="clear" w:color="auto" w:fill="auto"/>
            <w:noWrap/>
            <w:vAlign w:val="bottom"/>
            <w:hideMark/>
          </w:tcPr>
          <w:p w14:paraId="7FA3604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22.122</w:t>
            </w:r>
          </w:p>
        </w:tc>
        <w:tc>
          <w:tcPr>
            <w:tcW w:w="1120" w:type="dxa"/>
            <w:tcBorders>
              <w:top w:val="nil"/>
              <w:left w:val="nil"/>
              <w:bottom w:val="nil"/>
              <w:right w:val="nil"/>
            </w:tcBorders>
            <w:shd w:val="clear" w:color="auto" w:fill="auto"/>
            <w:noWrap/>
            <w:vAlign w:val="bottom"/>
            <w:hideMark/>
          </w:tcPr>
          <w:p w14:paraId="39B1180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0.124</w:t>
            </w:r>
          </w:p>
        </w:tc>
        <w:tc>
          <w:tcPr>
            <w:tcW w:w="1160" w:type="dxa"/>
            <w:tcBorders>
              <w:top w:val="nil"/>
              <w:left w:val="nil"/>
              <w:bottom w:val="nil"/>
              <w:right w:val="nil"/>
            </w:tcBorders>
            <w:shd w:val="clear" w:color="auto" w:fill="auto"/>
            <w:noWrap/>
            <w:vAlign w:val="bottom"/>
            <w:hideMark/>
          </w:tcPr>
          <w:p w14:paraId="59F379D1"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6C95266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0.534</w:t>
            </w:r>
          </w:p>
        </w:tc>
        <w:tc>
          <w:tcPr>
            <w:tcW w:w="960" w:type="dxa"/>
            <w:tcBorders>
              <w:top w:val="nil"/>
              <w:left w:val="nil"/>
              <w:bottom w:val="nil"/>
              <w:right w:val="nil"/>
            </w:tcBorders>
            <w:shd w:val="clear" w:color="auto" w:fill="auto"/>
            <w:noWrap/>
            <w:vAlign w:val="bottom"/>
            <w:hideMark/>
          </w:tcPr>
          <w:p w14:paraId="30EE672D"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4F900A4"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512C855A"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00286D48"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29F524A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196</w:t>
            </w:r>
          </w:p>
        </w:tc>
        <w:tc>
          <w:tcPr>
            <w:tcW w:w="1340" w:type="dxa"/>
            <w:tcBorders>
              <w:top w:val="nil"/>
              <w:left w:val="nil"/>
              <w:bottom w:val="single" w:sz="4" w:space="0" w:color="auto"/>
              <w:right w:val="nil"/>
            </w:tcBorders>
            <w:shd w:val="clear" w:color="auto" w:fill="auto"/>
            <w:noWrap/>
            <w:vAlign w:val="bottom"/>
            <w:hideMark/>
          </w:tcPr>
          <w:p w14:paraId="3C8B9E5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41.436</w:t>
            </w:r>
          </w:p>
        </w:tc>
        <w:tc>
          <w:tcPr>
            <w:tcW w:w="1120" w:type="dxa"/>
            <w:tcBorders>
              <w:top w:val="nil"/>
              <w:left w:val="nil"/>
              <w:bottom w:val="single" w:sz="4" w:space="0" w:color="auto"/>
              <w:right w:val="nil"/>
            </w:tcBorders>
            <w:shd w:val="clear" w:color="auto" w:fill="auto"/>
            <w:noWrap/>
            <w:vAlign w:val="bottom"/>
            <w:hideMark/>
          </w:tcPr>
          <w:p w14:paraId="5346540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4C11B9D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5F13B3F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11EBE76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2219C1C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18A0EAD" w14:textId="77777777" w:rsidTr="006B0D73">
        <w:trPr>
          <w:trHeight w:val="300"/>
        </w:trPr>
        <w:tc>
          <w:tcPr>
            <w:tcW w:w="2120" w:type="dxa"/>
            <w:tcBorders>
              <w:top w:val="nil"/>
              <w:left w:val="nil"/>
              <w:bottom w:val="nil"/>
              <w:right w:val="nil"/>
            </w:tcBorders>
            <w:shd w:val="clear" w:color="auto" w:fill="auto"/>
            <w:noWrap/>
            <w:vAlign w:val="bottom"/>
            <w:hideMark/>
          </w:tcPr>
          <w:p w14:paraId="3404AA28"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009FEB"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5D03B69D"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281805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D26A67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ECCD0B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26FB9DA"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398AAE"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0E1AA8E"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1861D80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Neuston</w:t>
            </w:r>
          </w:p>
        </w:tc>
        <w:tc>
          <w:tcPr>
            <w:tcW w:w="960" w:type="dxa"/>
            <w:tcBorders>
              <w:top w:val="single" w:sz="4" w:space="0" w:color="auto"/>
              <w:left w:val="nil"/>
              <w:bottom w:val="single" w:sz="4" w:space="0" w:color="auto"/>
              <w:right w:val="nil"/>
            </w:tcBorders>
            <w:shd w:val="clear" w:color="000000" w:fill="D9D9D9"/>
            <w:noWrap/>
            <w:vAlign w:val="bottom"/>
            <w:hideMark/>
          </w:tcPr>
          <w:p w14:paraId="7CA9E5A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CDB1DD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D149E8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3B13016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328B9A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C665C1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6DE68DF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EA3547F" w14:textId="77777777" w:rsidTr="006B0D73">
        <w:trPr>
          <w:trHeight w:val="300"/>
        </w:trPr>
        <w:tc>
          <w:tcPr>
            <w:tcW w:w="2120" w:type="dxa"/>
            <w:tcBorders>
              <w:top w:val="nil"/>
              <w:left w:val="nil"/>
              <w:bottom w:val="nil"/>
              <w:right w:val="nil"/>
            </w:tcBorders>
            <w:shd w:val="clear" w:color="auto" w:fill="auto"/>
            <w:noWrap/>
            <w:vAlign w:val="center"/>
            <w:hideMark/>
          </w:tcPr>
          <w:p w14:paraId="2C58D172"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667BD4E"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Df</w:t>
            </w:r>
            <w:proofErr w:type="spellEnd"/>
          </w:p>
        </w:tc>
        <w:tc>
          <w:tcPr>
            <w:tcW w:w="1340" w:type="dxa"/>
            <w:tcBorders>
              <w:top w:val="nil"/>
              <w:left w:val="nil"/>
              <w:bottom w:val="nil"/>
              <w:right w:val="nil"/>
            </w:tcBorders>
            <w:shd w:val="clear" w:color="auto" w:fill="auto"/>
            <w:noWrap/>
            <w:vAlign w:val="bottom"/>
            <w:hideMark/>
          </w:tcPr>
          <w:p w14:paraId="34D650B3"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1CE2A411"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3DBCED21"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13E1D35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5976A8D2"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38375ACE"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77EB8DCB" w14:textId="77777777" w:rsidTr="006B0D73">
        <w:trPr>
          <w:trHeight w:val="300"/>
        </w:trPr>
        <w:tc>
          <w:tcPr>
            <w:tcW w:w="2120" w:type="dxa"/>
            <w:tcBorders>
              <w:top w:val="nil"/>
              <w:left w:val="nil"/>
              <w:bottom w:val="nil"/>
              <w:right w:val="nil"/>
            </w:tcBorders>
            <w:shd w:val="clear" w:color="auto" w:fill="auto"/>
            <w:noWrap/>
            <w:vAlign w:val="center"/>
            <w:hideMark/>
          </w:tcPr>
          <w:p w14:paraId="1AED66C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 type</w:t>
            </w:r>
          </w:p>
        </w:tc>
        <w:tc>
          <w:tcPr>
            <w:tcW w:w="960" w:type="dxa"/>
            <w:tcBorders>
              <w:top w:val="nil"/>
              <w:left w:val="nil"/>
              <w:bottom w:val="nil"/>
              <w:right w:val="nil"/>
            </w:tcBorders>
            <w:shd w:val="clear" w:color="auto" w:fill="auto"/>
            <w:noWrap/>
            <w:vAlign w:val="bottom"/>
            <w:hideMark/>
          </w:tcPr>
          <w:p w14:paraId="208D981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730FBCF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2.517</w:t>
            </w:r>
          </w:p>
        </w:tc>
        <w:tc>
          <w:tcPr>
            <w:tcW w:w="1120" w:type="dxa"/>
            <w:tcBorders>
              <w:top w:val="nil"/>
              <w:left w:val="nil"/>
              <w:bottom w:val="nil"/>
              <w:right w:val="nil"/>
            </w:tcBorders>
            <w:shd w:val="clear" w:color="auto" w:fill="auto"/>
            <w:noWrap/>
            <w:vAlign w:val="bottom"/>
            <w:hideMark/>
          </w:tcPr>
          <w:p w14:paraId="3DD0FB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0.839</w:t>
            </w:r>
          </w:p>
        </w:tc>
        <w:tc>
          <w:tcPr>
            <w:tcW w:w="1160" w:type="dxa"/>
            <w:tcBorders>
              <w:top w:val="nil"/>
              <w:left w:val="nil"/>
              <w:bottom w:val="nil"/>
              <w:right w:val="nil"/>
            </w:tcBorders>
            <w:shd w:val="clear" w:color="auto" w:fill="auto"/>
            <w:noWrap/>
            <w:vAlign w:val="bottom"/>
            <w:hideMark/>
          </w:tcPr>
          <w:p w14:paraId="155566F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6.923</w:t>
            </w:r>
          </w:p>
        </w:tc>
        <w:tc>
          <w:tcPr>
            <w:tcW w:w="1120" w:type="dxa"/>
            <w:tcBorders>
              <w:top w:val="nil"/>
              <w:left w:val="nil"/>
              <w:bottom w:val="nil"/>
              <w:right w:val="nil"/>
            </w:tcBorders>
            <w:shd w:val="clear" w:color="auto" w:fill="auto"/>
            <w:noWrap/>
            <w:vAlign w:val="bottom"/>
            <w:hideMark/>
          </w:tcPr>
          <w:p w14:paraId="085AB54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0.139</w:t>
            </w:r>
          </w:p>
        </w:tc>
        <w:tc>
          <w:tcPr>
            <w:tcW w:w="960" w:type="dxa"/>
            <w:tcBorders>
              <w:top w:val="nil"/>
              <w:left w:val="nil"/>
              <w:bottom w:val="nil"/>
              <w:right w:val="nil"/>
            </w:tcBorders>
            <w:shd w:val="clear" w:color="auto" w:fill="auto"/>
            <w:noWrap/>
            <w:vAlign w:val="bottom"/>
            <w:hideMark/>
          </w:tcPr>
          <w:p w14:paraId="1AE9C94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5DA6F4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D7D1CED" w14:textId="77777777" w:rsidTr="006B0D73">
        <w:trPr>
          <w:trHeight w:val="300"/>
        </w:trPr>
        <w:tc>
          <w:tcPr>
            <w:tcW w:w="2120" w:type="dxa"/>
            <w:tcBorders>
              <w:top w:val="nil"/>
              <w:left w:val="nil"/>
              <w:bottom w:val="nil"/>
              <w:right w:val="nil"/>
            </w:tcBorders>
            <w:shd w:val="clear" w:color="auto" w:fill="auto"/>
            <w:noWrap/>
            <w:vAlign w:val="center"/>
            <w:hideMark/>
          </w:tcPr>
          <w:p w14:paraId="22AB9BE2"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C87FFC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786B29A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0.172</w:t>
            </w:r>
          </w:p>
        </w:tc>
        <w:tc>
          <w:tcPr>
            <w:tcW w:w="1120" w:type="dxa"/>
            <w:tcBorders>
              <w:top w:val="nil"/>
              <w:left w:val="nil"/>
              <w:bottom w:val="nil"/>
              <w:right w:val="nil"/>
            </w:tcBorders>
            <w:shd w:val="clear" w:color="auto" w:fill="auto"/>
            <w:noWrap/>
            <w:vAlign w:val="bottom"/>
            <w:hideMark/>
          </w:tcPr>
          <w:p w14:paraId="4229379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0.172</w:t>
            </w:r>
          </w:p>
        </w:tc>
        <w:tc>
          <w:tcPr>
            <w:tcW w:w="1160" w:type="dxa"/>
            <w:tcBorders>
              <w:top w:val="nil"/>
              <w:left w:val="nil"/>
              <w:bottom w:val="nil"/>
              <w:right w:val="nil"/>
            </w:tcBorders>
            <w:shd w:val="clear" w:color="auto" w:fill="auto"/>
            <w:noWrap/>
            <w:vAlign w:val="bottom"/>
            <w:hideMark/>
          </w:tcPr>
          <w:p w14:paraId="424692E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1.420</w:t>
            </w:r>
          </w:p>
        </w:tc>
        <w:tc>
          <w:tcPr>
            <w:tcW w:w="1120" w:type="dxa"/>
            <w:tcBorders>
              <w:top w:val="nil"/>
              <w:left w:val="nil"/>
              <w:bottom w:val="nil"/>
              <w:right w:val="nil"/>
            </w:tcBorders>
            <w:shd w:val="clear" w:color="auto" w:fill="auto"/>
            <w:noWrap/>
            <w:vAlign w:val="bottom"/>
            <w:hideMark/>
          </w:tcPr>
          <w:p w14:paraId="287F0CE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0.010</w:t>
            </w:r>
          </w:p>
        </w:tc>
        <w:tc>
          <w:tcPr>
            <w:tcW w:w="960" w:type="dxa"/>
            <w:tcBorders>
              <w:top w:val="nil"/>
              <w:left w:val="nil"/>
              <w:bottom w:val="nil"/>
              <w:right w:val="nil"/>
            </w:tcBorders>
            <w:shd w:val="clear" w:color="auto" w:fill="auto"/>
            <w:noWrap/>
            <w:vAlign w:val="bottom"/>
            <w:hideMark/>
          </w:tcPr>
          <w:p w14:paraId="2D1EB0F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0.263</w:t>
            </w:r>
          </w:p>
        </w:tc>
        <w:tc>
          <w:tcPr>
            <w:tcW w:w="960" w:type="dxa"/>
            <w:tcBorders>
              <w:top w:val="nil"/>
              <w:left w:val="nil"/>
              <w:bottom w:val="nil"/>
              <w:right w:val="nil"/>
            </w:tcBorders>
            <w:shd w:val="clear" w:color="auto" w:fill="auto"/>
            <w:noWrap/>
            <w:vAlign w:val="bottom"/>
            <w:hideMark/>
          </w:tcPr>
          <w:p w14:paraId="0D78C729" w14:textId="77777777" w:rsidR="006B0D73" w:rsidRPr="006B0D73" w:rsidRDefault="006B0D73" w:rsidP="006B0D73">
            <w:pPr>
              <w:spacing w:after="0" w:line="240" w:lineRule="auto"/>
              <w:jc w:val="right"/>
              <w:rPr>
                <w:rFonts w:ascii="Calibri" w:eastAsia="Times New Roman" w:hAnsi="Calibri" w:cs="Calibri"/>
                <w:color w:val="000000"/>
              </w:rPr>
            </w:pPr>
          </w:p>
        </w:tc>
      </w:tr>
      <w:tr w:rsidR="006B0D73" w:rsidRPr="006B0D73" w14:paraId="13CC1156" w14:textId="77777777" w:rsidTr="006B0D73">
        <w:trPr>
          <w:trHeight w:val="300"/>
        </w:trPr>
        <w:tc>
          <w:tcPr>
            <w:tcW w:w="2120" w:type="dxa"/>
            <w:tcBorders>
              <w:top w:val="nil"/>
              <w:left w:val="nil"/>
              <w:bottom w:val="nil"/>
              <w:right w:val="nil"/>
            </w:tcBorders>
            <w:shd w:val="clear" w:color="auto" w:fill="auto"/>
            <w:noWrap/>
            <w:vAlign w:val="center"/>
            <w:hideMark/>
          </w:tcPr>
          <w:p w14:paraId="73CB904E"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636BE2D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3CEB33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2.380</w:t>
            </w:r>
          </w:p>
        </w:tc>
        <w:tc>
          <w:tcPr>
            <w:tcW w:w="1120" w:type="dxa"/>
            <w:tcBorders>
              <w:top w:val="nil"/>
              <w:left w:val="nil"/>
              <w:bottom w:val="nil"/>
              <w:right w:val="nil"/>
            </w:tcBorders>
            <w:shd w:val="clear" w:color="auto" w:fill="auto"/>
            <w:noWrap/>
            <w:vAlign w:val="bottom"/>
            <w:hideMark/>
          </w:tcPr>
          <w:p w14:paraId="2613EE6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0.595</w:t>
            </w:r>
          </w:p>
        </w:tc>
        <w:tc>
          <w:tcPr>
            <w:tcW w:w="1160" w:type="dxa"/>
            <w:tcBorders>
              <w:top w:val="nil"/>
              <w:left w:val="nil"/>
              <w:bottom w:val="nil"/>
              <w:right w:val="nil"/>
            </w:tcBorders>
            <w:shd w:val="clear" w:color="auto" w:fill="auto"/>
            <w:noWrap/>
            <w:vAlign w:val="bottom"/>
            <w:hideMark/>
          </w:tcPr>
          <w:p w14:paraId="65AD67E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4.910</w:t>
            </w:r>
          </w:p>
        </w:tc>
        <w:tc>
          <w:tcPr>
            <w:tcW w:w="1120" w:type="dxa"/>
            <w:tcBorders>
              <w:top w:val="nil"/>
              <w:left w:val="nil"/>
              <w:bottom w:val="nil"/>
              <w:right w:val="nil"/>
            </w:tcBorders>
            <w:shd w:val="clear" w:color="auto" w:fill="auto"/>
            <w:noWrap/>
            <w:vAlign w:val="bottom"/>
            <w:hideMark/>
          </w:tcPr>
          <w:p w14:paraId="48776F7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0.132</w:t>
            </w:r>
          </w:p>
        </w:tc>
        <w:tc>
          <w:tcPr>
            <w:tcW w:w="960" w:type="dxa"/>
            <w:tcBorders>
              <w:top w:val="nil"/>
              <w:left w:val="nil"/>
              <w:bottom w:val="nil"/>
              <w:right w:val="nil"/>
            </w:tcBorders>
            <w:shd w:val="clear" w:color="auto" w:fill="auto"/>
            <w:noWrap/>
            <w:vAlign w:val="bottom"/>
            <w:hideMark/>
          </w:tcPr>
          <w:p w14:paraId="28FB252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5CE3B7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4F3EAA6" w14:textId="77777777" w:rsidTr="006B0D73">
        <w:trPr>
          <w:trHeight w:val="300"/>
        </w:trPr>
        <w:tc>
          <w:tcPr>
            <w:tcW w:w="2120" w:type="dxa"/>
            <w:tcBorders>
              <w:top w:val="nil"/>
              <w:left w:val="nil"/>
              <w:bottom w:val="nil"/>
              <w:right w:val="nil"/>
            </w:tcBorders>
            <w:shd w:val="clear" w:color="auto" w:fill="auto"/>
            <w:noWrap/>
            <w:vAlign w:val="center"/>
            <w:hideMark/>
          </w:tcPr>
          <w:p w14:paraId="16C1C033" w14:textId="54326038"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21F7219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20D09F7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2.589</w:t>
            </w:r>
          </w:p>
        </w:tc>
        <w:tc>
          <w:tcPr>
            <w:tcW w:w="1120" w:type="dxa"/>
            <w:tcBorders>
              <w:top w:val="nil"/>
              <w:left w:val="nil"/>
              <w:bottom w:val="nil"/>
              <w:right w:val="nil"/>
            </w:tcBorders>
            <w:shd w:val="clear" w:color="auto" w:fill="auto"/>
            <w:noWrap/>
            <w:vAlign w:val="bottom"/>
            <w:hideMark/>
          </w:tcPr>
          <w:p w14:paraId="7E8314A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0.370</w:t>
            </w:r>
          </w:p>
        </w:tc>
        <w:tc>
          <w:tcPr>
            <w:tcW w:w="1160" w:type="dxa"/>
            <w:tcBorders>
              <w:top w:val="nil"/>
              <w:left w:val="nil"/>
              <w:bottom w:val="nil"/>
              <w:right w:val="nil"/>
            </w:tcBorders>
            <w:shd w:val="clear" w:color="auto" w:fill="auto"/>
            <w:noWrap/>
            <w:vAlign w:val="bottom"/>
            <w:hideMark/>
          </w:tcPr>
          <w:p w14:paraId="05BC95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3.052</w:t>
            </w:r>
          </w:p>
        </w:tc>
        <w:tc>
          <w:tcPr>
            <w:tcW w:w="1120" w:type="dxa"/>
            <w:tcBorders>
              <w:top w:val="nil"/>
              <w:left w:val="nil"/>
              <w:bottom w:val="nil"/>
              <w:right w:val="nil"/>
            </w:tcBorders>
            <w:shd w:val="clear" w:color="auto" w:fill="auto"/>
            <w:noWrap/>
            <w:vAlign w:val="bottom"/>
            <w:hideMark/>
          </w:tcPr>
          <w:p w14:paraId="2EC2FD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0.143</w:t>
            </w:r>
          </w:p>
        </w:tc>
        <w:tc>
          <w:tcPr>
            <w:tcW w:w="960" w:type="dxa"/>
            <w:tcBorders>
              <w:top w:val="nil"/>
              <w:left w:val="nil"/>
              <w:bottom w:val="nil"/>
              <w:right w:val="nil"/>
            </w:tcBorders>
            <w:shd w:val="clear" w:color="auto" w:fill="auto"/>
            <w:noWrap/>
            <w:vAlign w:val="bottom"/>
            <w:hideMark/>
          </w:tcPr>
          <w:p w14:paraId="098D5DF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F5A441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3A38E476" w14:textId="77777777" w:rsidTr="006B0D73">
        <w:trPr>
          <w:trHeight w:val="300"/>
        </w:trPr>
        <w:tc>
          <w:tcPr>
            <w:tcW w:w="2120" w:type="dxa"/>
            <w:tcBorders>
              <w:top w:val="nil"/>
              <w:left w:val="nil"/>
              <w:bottom w:val="nil"/>
              <w:right w:val="nil"/>
            </w:tcBorders>
            <w:shd w:val="clear" w:color="auto" w:fill="auto"/>
            <w:noWrap/>
            <w:vAlign w:val="center"/>
            <w:hideMark/>
          </w:tcPr>
          <w:p w14:paraId="6C7D9B2C"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29B6E20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86</w:t>
            </w:r>
          </w:p>
        </w:tc>
        <w:tc>
          <w:tcPr>
            <w:tcW w:w="1340" w:type="dxa"/>
            <w:tcBorders>
              <w:top w:val="nil"/>
              <w:left w:val="nil"/>
              <w:bottom w:val="nil"/>
              <w:right w:val="nil"/>
            </w:tcBorders>
            <w:shd w:val="clear" w:color="auto" w:fill="auto"/>
            <w:noWrap/>
            <w:vAlign w:val="bottom"/>
            <w:hideMark/>
          </w:tcPr>
          <w:p w14:paraId="6809972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10.422</w:t>
            </w:r>
          </w:p>
        </w:tc>
        <w:tc>
          <w:tcPr>
            <w:tcW w:w="1120" w:type="dxa"/>
            <w:tcBorders>
              <w:top w:val="nil"/>
              <w:left w:val="nil"/>
              <w:bottom w:val="nil"/>
              <w:right w:val="nil"/>
            </w:tcBorders>
            <w:shd w:val="clear" w:color="auto" w:fill="auto"/>
            <w:noWrap/>
            <w:vAlign w:val="bottom"/>
            <w:hideMark/>
          </w:tcPr>
          <w:p w14:paraId="52F9B6D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0.121</w:t>
            </w:r>
          </w:p>
        </w:tc>
        <w:tc>
          <w:tcPr>
            <w:tcW w:w="1160" w:type="dxa"/>
            <w:tcBorders>
              <w:top w:val="nil"/>
              <w:left w:val="nil"/>
              <w:bottom w:val="nil"/>
              <w:right w:val="nil"/>
            </w:tcBorders>
            <w:shd w:val="clear" w:color="auto" w:fill="auto"/>
            <w:noWrap/>
            <w:vAlign w:val="bottom"/>
            <w:hideMark/>
          </w:tcPr>
          <w:p w14:paraId="50E87554"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00E9F0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0.576</w:t>
            </w:r>
          </w:p>
        </w:tc>
        <w:tc>
          <w:tcPr>
            <w:tcW w:w="960" w:type="dxa"/>
            <w:tcBorders>
              <w:top w:val="nil"/>
              <w:left w:val="nil"/>
              <w:bottom w:val="nil"/>
              <w:right w:val="nil"/>
            </w:tcBorders>
            <w:shd w:val="clear" w:color="auto" w:fill="auto"/>
            <w:noWrap/>
            <w:vAlign w:val="bottom"/>
            <w:hideMark/>
          </w:tcPr>
          <w:p w14:paraId="29C8E2A3"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AB5718"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19774A2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3A14F8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4E75E41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101</w:t>
            </w:r>
          </w:p>
        </w:tc>
        <w:tc>
          <w:tcPr>
            <w:tcW w:w="1340" w:type="dxa"/>
            <w:tcBorders>
              <w:top w:val="nil"/>
              <w:left w:val="nil"/>
              <w:bottom w:val="single" w:sz="4" w:space="0" w:color="auto"/>
              <w:right w:val="nil"/>
            </w:tcBorders>
            <w:shd w:val="clear" w:color="auto" w:fill="auto"/>
            <w:noWrap/>
            <w:vAlign w:val="bottom"/>
            <w:hideMark/>
          </w:tcPr>
          <w:p w14:paraId="1BBBF03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18.079</w:t>
            </w:r>
          </w:p>
        </w:tc>
        <w:tc>
          <w:tcPr>
            <w:tcW w:w="1120" w:type="dxa"/>
            <w:tcBorders>
              <w:top w:val="nil"/>
              <w:left w:val="nil"/>
              <w:bottom w:val="single" w:sz="4" w:space="0" w:color="auto"/>
              <w:right w:val="nil"/>
            </w:tcBorders>
            <w:shd w:val="clear" w:color="auto" w:fill="auto"/>
            <w:noWrap/>
            <w:vAlign w:val="bottom"/>
            <w:hideMark/>
          </w:tcPr>
          <w:p w14:paraId="13FC429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4F94041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7C6E6AC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3304495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67F373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93B5B06" w14:textId="77777777" w:rsidTr="006B0D73">
        <w:trPr>
          <w:trHeight w:val="300"/>
        </w:trPr>
        <w:tc>
          <w:tcPr>
            <w:tcW w:w="2120" w:type="dxa"/>
            <w:tcBorders>
              <w:top w:val="nil"/>
              <w:left w:val="nil"/>
              <w:bottom w:val="nil"/>
              <w:right w:val="nil"/>
            </w:tcBorders>
            <w:shd w:val="clear" w:color="000000" w:fill="FFFFFF"/>
            <w:noWrap/>
            <w:vAlign w:val="center"/>
            <w:hideMark/>
          </w:tcPr>
          <w:p w14:paraId="10645A9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w:t>
            </w:r>
          </w:p>
        </w:tc>
        <w:tc>
          <w:tcPr>
            <w:tcW w:w="960" w:type="dxa"/>
            <w:tcBorders>
              <w:top w:val="nil"/>
              <w:left w:val="nil"/>
              <w:bottom w:val="nil"/>
              <w:right w:val="nil"/>
            </w:tcBorders>
            <w:shd w:val="clear" w:color="auto" w:fill="auto"/>
            <w:noWrap/>
            <w:vAlign w:val="bottom"/>
            <w:hideMark/>
          </w:tcPr>
          <w:p w14:paraId="74F50576" w14:textId="77777777" w:rsidR="006B0D73" w:rsidRPr="006B0D73" w:rsidRDefault="006B0D73" w:rsidP="006B0D73">
            <w:pPr>
              <w:spacing w:after="0" w:line="240" w:lineRule="auto"/>
              <w:rPr>
                <w:rFonts w:ascii="Lucida Console" w:eastAsia="Times New Roman" w:hAnsi="Lucida Console" w:cs="Calibri"/>
                <w:color w:val="000000"/>
                <w:sz w:val="20"/>
                <w:szCs w:val="20"/>
              </w:rPr>
            </w:pPr>
          </w:p>
        </w:tc>
        <w:tc>
          <w:tcPr>
            <w:tcW w:w="1340" w:type="dxa"/>
            <w:tcBorders>
              <w:top w:val="nil"/>
              <w:left w:val="nil"/>
              <w:bottom w:val="nil"/>
              <w:right w:val="nil"/>
            </w:tcBorders>
            <w:shd w:val="clear" w:color="auto" w:fill="auto"/>
            <w:noWrap/>
            <w:vAlign w:val="bottom"/>
            <w:hideMark/>
          </w:tcPr>
          <w:p w14:paraId="76DF6431"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313B464"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5FC65A0"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ED38A5C"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46FC018"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2915EF"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25CC7ED"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51FCFE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Zooplankton</w:t>
            </w:r>
          </w:p>
        </w:tc>
        <w:tc>
          <w:tcPr>
            <w:tcW w:w="960" w:type="dxa"/>
            <w:tcBorders>
              <w:top w:val="single" w:sz="4" w:space="0" w:color="auto"/>
              <w:left w:val="nil"/>
              <w:bottom w:val="single" w:sz="4" w:space="0" w:color="auto"/>
              <w:right w:val="nil"/>
            </w:tcBorders>
            <w:shd w:val="clear" w:color="000000" w:fill="D9D9D9"/>
            <w:noWrap/>
            <w:vAlign w:val="bottom"/>
            <w:hideMark/>
          </w:tcPr>
          <w:p w14:paraId="207842F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0ACBF7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E3AF12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76416D3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47076B8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2B451B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AB08EA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4E426AB0" w14:textId="77777777" w:rsidTr="006B0D73">
        <w:trPr>
          <w:trHeight w:val="300"/>
        </w:trPr>
        <w:tc>
          <w:tcPr>
            <w:tcW w:w="2120" w:type="dxa"/>
            <w:tcBorders>
              <w:top w:val="nil"/>
              <w:left w:val="nil"/>
              <w:bottom w:val="nil"/>
              <w:right w:val="nil"/>
            </w:tcBorders>
            <w:shd w:val="clear" w:color="auto" w:fill="auto"/>
            <w:noWrap/>
            <w:vAlign w:val="center"/>
            <w:hideMark/>
          </w:tcPr>
          <w:p w14:paraId="7C6EAF3A"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D4545FF"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Df</w:t>
            </w:r>
            <w:proofErr w:type="spellEnd"/>
          </w:p>
        </w:tc>
        <w:tc>
          <w:tcPr>
            <w:tcW w:w="1340" w:type="dxa"/>
            <w:tcBorders>
              <w:top w:val="nil"/>
              <w:left w:val="nil"/>
              <w:bottom w:val="nil"/>
              <w:right w:val="nil"/>
            </w:tcBorders>
            <w:shd w:val="clear" w:color="auto" w:fill="auto"/>
            <w:noWrap/>
            <w:vAlign w:val="bottom"/>
            <w:hideMark/>
          </w:tcPr>
          <w:p w14:paraId="259B2047"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4B321910"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5BF84969"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5F252FB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0A54366"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4F175C72"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7B22C516" w14:textId="77777777" w:rsidTr="006B0D73">
        <w:trPr>
          <w:trHeight w:val="300"/>
        </w:trPr>
        <w:tc>
          <w:tcPr>
            <w:tcW w:w="2120" w:type="dxa"/>
            <w:tcBorders>
              <w:top w:val="nil"/>
              <w:left w:val="nil"/>
              <w:bottom w:val="nil"/>
              <w:right w:val="nil"/>
            </w:tcBorders>
            <w:shd w:val="clear" w:color="auto" w:fill="auto"/>
            <w:noWrap/>
            <w:vAlign w:val="center"/>
            <w:hideMark/>
          </w:tcPr>
          <w:p w14:paraId="6503C3A4" w14:textId="3641975F"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5C75656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1EBF55A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4.687</w:t>
            </w:r>
          </w:p>
        </w:tc>
        <w:tc>
          <w:tcPr>
            <w:tcW w:w="1120" w:type="dxa"/>
            <w:tcBorders>
              <w:top w:val="nil"/>
              <w:left w:val="nil"/>
              <w:bottom w:val="nil"/>
              <w:right w:val="nil"/>
            </w:tcBorders>
            <w:shd w:val="clear" w:color="auto" w:fill="auto"/>
            <w:noWrap/>
            <w:vAlign w:val="bottom"/>
            <w:hideMark/>
          </w:tcPr>
          <w:p w14:paraId="2D4543C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1.172</w:t>
            </w:r>
          </w:p>
        </w:tc>
        <w:tc>
          <w:tcPr>
            <w:tcW w:w="1160" w:type="dxa"/>
            <w:tcBorders>
              <w:top w:val="nil"/>
              <w:left w:val="nil"/>
              <w:bottom w:val="nil"/>
              <w:right w:val="nil"/>
            </w:tcBorders>
            <w:shd w:val="clear" w:color="auto" w:fill="auto"/>
            <w:noWrap/>
            <w:vAlign w:val="bottom"/>
            <w:hideMark/>
          </w:tcPr>
          <w:p w14:paraId="554602E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9.303</w:t>
            </w:r>
          </w:p>
        </w:tc>
        <w:tc>
          <w:tcPr>
            <w:tcW w:w="1120" w:type="dxa"/>
            <w:tcBorders>
              <w:top w:val="nil"/>
              <w:left w:val="nil"/>
              <w:bottom w:val="nil"/>
              <w:right w:val="nil"/>
            </w:tcBorders>
            <w:shd w:val="clear" w:color="auto" w:fill="auto"/>
            <w:noWrap/>
            <w:vAlign w:val="bottom"/>
            <w:hideMark/>
          </w:tcPr>
          <w:p w14:paraId="79EA616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0.157</w:t>
            </w:r>
          </w:p>
        </w:tc>
        <w:tc>
          <w:tcPr>
            <w:tcW w:w="960" w:type="dxa"/>
            <w:tcBorders>
              <w:top w:val="nil"/>
              <w:left w:val="nil"/>
              <w:bottom w:val="nil"/>
              <w:right w:val="nil"/>
            </w:tcBorders>
            <w:shd w:val="clear" w:color="auto" w:fill="auto"/>
            <w:noWrap/>
            <w:vAlign w:val="bottom"/>
            <w:hideMark/>
          </w:tcPr>
          <w:p w14:paraId="2FA7DEE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61EEAC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4227A18" w14:textId="77777777" w:rsidTr="006B0D73">
        <w:trPr>
          <w:trHeight w:val="300"/>
        </w:trPr>
        <w:tc>
          <w:tcPr>
            <w:tcW w:w="2120" w:type="dxa"/>
            <w:tcBorders>
              <w:top w:val="nil"/>
              <w:left w:val="nil"/>
              <w:bottom w:val="nil"/>
              <w:right w:val="nil"/>
            </w:tcBorders>
            <w:shd w:val="clear" w:color="auto" w:fill="auto"/>
            <w:noWrap/>
            <w:vAlign w:val="center"/>
            <w:hideMark/>
          </w:tcPr>
          <w:p w14:paraId="7FEFDE8A" w14:textId="2CD36C0B" w:rsidR="006B0D73" w:rsidRPr="006B0D73" w:rsidRDefault="008D448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039569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22BB751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4.355</w:t>
            </w:r>
          </w:p>
        </w:tc>
        <w:tc>
          <w:tcPr>
            <w:tcW w:w="1120" w:type="dxa"/>
            <w:tcBorders>
              <w:top w:val="nil"/>
              <w:left w:val="nil"/>
              <w:bottom w:val="nil"/>
              <w:right w:val="nil"/>
            </w:tcBorders>
            <w:shd w:val="clear" w:color="auto" w:fill="auto"/>
            <w:noWrap/>
            <w:vAlign w:val="bottom"/>
            <w:hideMark/>
          </w:tcPr>
          <w:p w14:paraId="0C888AF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1.452</w:t>
            </w:r>
          </w:p>
        </w:tc>
        <w:tc>
          <w:tcPr>
            <w:tcW w:w="1160" w:type="dxa"/>
            <w:tcBorders>
              <w:top w:val="nil"/>
              <w:left w:val="nil"/>
              <w:bottom w:val="nil"/>
              <w:right w:val="nil"/>
            </w:tcBorders>
            <w:shd w:val="clear" w:color="auto" w:fill="auto"/>
            <w:noWrap/>
            <w:vAlign w:val="bottom"/>
            <w:hideMark/>
          </w:tcPr>
          <w:p w14:paraId="6D48E14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11.526</w:t>
            </w:r>
          </w:p>
        </w:tc>
        <w:tc>
          <w:tcPr>
            <w:tcW w:w="1120" w:type="dxa"/>
            <w:tcBorders>
              <w:top w:val="nil"/>
              <w:left w:val="nil"/>
              <w:bottom w:val="nil"/>
              <w:right w:val="nil"/>
            </w:tcBorders>
            <w:shd w:val="clear" w:color="auto" w:fill="auto"/>
            <w:noWrap/>
            <w:vAlign w:val="bottom"/>
            <w:hideMark/>
          </w:tcPr>
          <w:p w14:paraId="1FF6502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476EDF5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37AABE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B19E5B1" w14:textId="77777777" w:rsidTr="006B0D73">
        <w:trPr>
          <w:trHeight w:val="300"/>
        </w:trPr>
        <w:tc>
          <w:tcPr>
            <w:tcW w:w="2120" w:type="dxa"/>
            <w:tcBorders>
              <w:top w:val="nil"/>
              <w:left w:val="nil"/>
              <w:bottom w:val="nil"/>
              <w:right w:val="nil"/>
            </w:tcBorders>
            <w:shd w:val="clear" w:color="auto" w:fill="auto"/>
            <w:noWrap/>
            <w:vAlign w:val="center"/>
            <w:hideMark/>
          </w:tcPr>
          <w:p w14:paraId="09B299C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3C21D7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68F1449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1.571</w:t>
            </w:r>
          </w:p>
        </w:tc>
        <w:tc>
          <w:tcPr>
            <w:tcW w:w="1120" w:type="dxa"/>
            <w:tcBorders>
              <w:top w:val="nil"/>
              <w:left w:val="nil"/>
              <w:bottom w:val="nil"/>
              <w:right w:val="nil"/>
            </w:tcBorders>
            <w:shd w:val="clear" w:color="auto" w:fill="auto"/>
            <w:noWrap/>
            <w:vAlign w:val="bottom"/>
            <w:hideMark/>
          </w:tcPr>
          <w:p w14:paraId="0AE0E69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1.571</w:t>
            </w:r>
          </w:p>
        </w:tc>
        <w:tc>
          <w:tcPr>
            <w:tcW w:w="1160" w:type="dxa"/>
            <w:tcBorders>
              <w:top w:val="nil"/>
              <w:left w:val="nil"/>
              <w:bottom w:val="nil"/>
              <w:right w:val="nil"/>
            </w:tcBorders>
            <w:shd w:val="clear" w:color="auto" w:fill="auto"/>
            <w:noWrap/>
            <w:vAlign w:val="bottom"/>
            <w:hideMark/>
          </w:tcPr>
          <w:p w14:paraId="70FBF0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12.469</w:t>
            </w:r>
          </w:p>
        </w:tc>
        <w:tc>
          <w:tcPr>
            <w:tcW w:w="1120" w:type="dxa"/>
            <w:tcBorders>
              <w:top w:val="nil"/>
              <w:left w:val="nil"/>
              <w:bottom w:val="nil"/>
              <w:right w:val="nil"/>
            </w:tcBorders>
            <w:shd w:val="clear" w:color="auto" w:fill="auto"/>
            <w:noWrap/>
            <w:vAlign w:val="bottom"/>
            <w:hideMark/>
          </w:tcPr>
          <w:p w14:paraId="0C4FB5D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0.052</w:t>
            </w:r>
          </w:p>
        </w:tc>
        <w:tc>
          <w:tcPr>
            <w:tcW w:w="960" w:type="dxa"/>
            <w:tcBorders>
              <w:top w:val="nil"/>
              <w:left w:val="nil"/>
              <w:bottom w:val="nil"/>
              <w:right w:val="nil"/>
            </w:tcBorders>
            <w:shd w:val="clear" w:color="auto" w:fill="auto"/>
            <w:noWrap/>
            <w:vAlign w:val="bottom"/>
            <w:hideMark/>
          </w:tcPr>
          <w:p w14:paraId="68FED21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2CE9AE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3D4342BB" w14:textId="77777777" w:rsidTr="006B0D73">
        <w:trPr>
          <w:trHeight w:val="300"/>
        </w:trPr>
        <w:tc>
          <w:tcPr>
            <w:tcW w:w="2120" w:type="dxa"/>
            <w:tcBorders>
              <w:top w:val="nil"/>
              <w:left w:val="nil"/>
              <w:bottom w:val="nil"/>
              <w:right w:val="nil"/>
            </w:tcBorders>
            <w:shd w:val="clear" w:color="auto" w:fill="auto"/>
            <w:noWrap/>
            <w:vAlign w:val="center"/>
            <w:hideMark/>
          </w:tcPr>
          <w:p w14:paraId="4B8D733E"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0C8AF75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4A400BC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3.951</w:t>
            </w:r>
          </w:p>
        </w:tc>
        <w:tc>
          <w:tcPr>
            <w:tcW w:w="1120" w:type="dxa"/>
            <w:tcBorders>
              <w:top w:val="nil"/>
              <w:left w:val="nil"/>
              <w:bottom w:val="nil"/>
              <w:right w:val="nil"/>
            </w:tcBorders>
            <w:shd w:val="clear" w:color="auto" w:fill="auto"/>
            <w:noWrap/>
            <w:vAlign w:val="bottom"/>
            <w:hideMark/>
          </w:tcPr>
          <w:p w14:paraId="1610306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0.564</w:t>
            </w:r>
          </w:p>
        </w:tc>
        <w:tc>
          <w:tcPr>
            <w:tcW w:w="1160" w:type="dxa"/>
            <w:tcBorders>
              <w:top w:val="nil"/>
              <w:left w:val="nil"/>
              <w:bottom w:val="nil"/>
              <w:right w:val="nil"/>
            </w:tcBorders>
            <w:shd w:val="clear" w:color="auto" w:fill="auto"/>
            <w:noWrap/>
            <w:vAlign w:val="bottom"/>
            <w:hideMark/>
          </w:tcPr>
          <w:p w14:paraId="061D9CD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4.481</w:t>
            </w:r>
          </w:p>
        </w:tc>
        <w:tc>
          <w:tcPr>
            <w:tcW w:w="1120" w:type="dxa"/>
            <w:tcBorders>
              <w:top w:val="nil"/>
              <w:left w:val="nil"/>
              <w:bottom w:val="nil"/>
              <w:right w:val="nil"/>
            </w:tcBorders>
            <w:shd w:val="clear" w:color="auto" w:fill="auto"/>
            <w:noWrap/>
            <w:vAlign w:val="bottom"/>
            <w:hideMark/>
          </w:tcPr>
          <w:p w14:paraId="39177BA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0.132</w:t>
            </w:r>
          </w:p>
        </w:tc>
        <w:tc>
          <w:tcPr>
            <w:tcW w:w="960" w:type="dxa"/>
            <w:tcBorders>
              <w:top w:val="nil"/>
              <w:left w:val="nil"/>
              <w:bottom w:val="nil"/>
              <w:right w:val="nil"/>
            </w:tcBorders>
            <w:shd w:val="clear" w:color="auto" w:fill="auto"/>
            <w:noWrap/>
            <w:vAlign w:val="bottom"/>
            <w:hideMark/>
          </w:tcPr>
          <w:p w14:paraId="54EFF72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4E8AD0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5A2924EC" w14:textId="77777777" w:rsidTr="006B0D73">
        <w:trPr>
          <w:trHeight w:val="300"/>
        </w:trPr>
        <w:tc>
          <w:tcPr>
            <w:tcW w:w="2120" w:type="dxa"/>
            <w:tcBorders>
              <w:top w:val="nil"/>
              <w:left w:val="nil"/>
              <w:bottom w:val="nil"/>
              <w:right w:val="nil"/>
            </w:tcBorders>
            <w:shd w:val="clear" w:color="auto" w:fill="auto"/>
            <w:noWrap/>
            <w:vAlign w:val="center"/>
            <w:hideMark/>
          </w:tcPr>
          <w:p w14:paraId="5863E19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AD1452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122</w:t>
            </w:r>
          </w:p>
        </w:tc>
        <w:tc>
          <w:tcPr>
            <w:tcW w:w="1340" w:type="dxa"/>
            <w:tcBorders>
              <w:top w:val="nil"/>
              <w:left w:val="nil"/>
              <w:bottom w:val="nil"/>
              <w:right w:val="nil"/>
            </w:tcBorders>
            <w:shd w:val="clear" w:color="auto" w:fill="auto"/>
            <w:noWrap/>
            <w:vAlign w:val="bottom"/>
            <w:hideMark/>
          </w:tcPr>
          <w:p w14:paraId="1956BBF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15.367</w:t>
            </w:r>
          </w:p>
        </w:tc>
        <w:tc>
          <w:tcPr>
            <w:tcW w:w="1120" w:type="dxa"/>
            <w:tcBorders>
              <w:top w:val="nil"/>
              <w:left w:val="nil"/>
              <w:bottom w:val="nil"/>
              <w:right w:val="nil"/>
            </w:tcBorders>
            <w:shd w:val="clear" w:color="auto" w:fill="auto"/>
            <w:noWrap/>
            <w:vAlign w:val="bottom"/>
            <w:hideMark/>
          </w:tcPr>
          <w:p w14:paraId="2F75C18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0.126</w:t>
            </w:r>
          </w:p>
        </w:tc>
        <w:tc>
          <w:tcPr>
            <w:tcW w:w="1160" w:type="dxa"/>
            <w:tcBorders>
              <w:top w:val="nil"/>
              <w:left w:val="nil"/>
              <w:bottom w:val="nil"/>
              <w:right w:val="nil"/>
            </w:tcBorders>
            <w:shd w:val="clear" w:color="auto" w:fill="auto"/>
            <w:noWrap/>
            <w:vAlign w:val="bottom"/>
            <w:hideMark/>
          </w:tcPr>
          <w:p w14:paraId="538F41B9"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39D927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0.513</w:t>
            </w:r>
          </w:p>
        </w:tc>
        <w:tc>
          <w:tcPr>
            <w:tcW w:w="960" w:type="dxa"/>
            <w:tcBorders>
              <w:top w:val="nil"/>
              <w:left w:val="nil"/>
              <w:bottom w:val="nil"/>
              <w:right w:val="nil"/>
            </w:tcBorders>
            <w:shd w:val="clear" w:color="auto" w:fill="auto"/>
            <w:noWrap/>
            <w:vAlign w:val="bottom"/>
            <w:hideMark/>
          </w:tcPr>
          <w:p w14:paraId="5AD03CA5"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1B364A8"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0B84E72F"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777A4BCC"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xml:space="preserve">Total  </w:t>
            </w:r>
          </w:p>
        </w:tc>
        <w:tc>
          <w:tcPr>
            <w:tcW w:w="960" w:type="dxa"/>
            <w:tcBorders>
              <w:top w:val="nil"/>
              <w:left w:val="nil"/>
              <w:bottom w:val="single" w:sz="4" w:space="0" w:color="auto"/>
              <w:right w:val="nil"/>
            </w:tcBorders>
            <w:shd w:val="clear" w:color="auto" w:fill="auto"/>
            <w:noWrap/>
            <w:vAlign w:val="bottom"/>
            <w:hideMark/>
          </w:tcPr>
          <w:p w14:paraId="29BACEB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137</w:t>
            </w:r>
          </w:p>
        </w:tc>
        <w:tc>
          <w:tcPr>
            <w:tcW w:w="1340" w:type="dxa"/>
            <w:tcBorders>
              <w:top w:val="nil"/>
              <w:left w:val="nil"/>
              <w:bottom w:val="single" w:sz="4" w:space="0" w:color="auto"/>
              <w:right w:val="nil"/>
            </w:tcBorders>
            <w:shd w:val="clear" w:color="auto" w:fill="auto"/>
            <w:noWrap/>
            <w:vAlign w:val="bottom"/>
            <w:hideMark/>
          </w:tcPr>
          <w:p w14:paraId="7E98204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29.930</w:t>
            </w:r>
          </w:p>
        </w:tc>
        <w:tc>
          <w:tcPr>
            <w:tcW w:w="1120" w:type="dxa"/>
            <w:tcBorders>
              <w:top w:val="nil"/>
              <w:left w:val="nil"/>
              <w:bottom w:val="single" w:sz="4" w:space="0" w:color="auto"/>
              <w:right w:val="nil"/>
            </w:tcBorders>
            <w:shd w:val="clear" w:color="auto" w:fill="auto"/>
            <w:noWrap/>
            <w:vAlign w:val="bottom"/>
            <w:hideMark/>
          </w:tcPr>
          <w:p w14:paraId="2D1A7A8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6BDADB3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4618AE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3BF82A4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A7A93C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622EBDFC" w14:textId="77777777" w:rsidTr="006B0D73">
        <w:trPr>
          <w:trHeight w:val="300"/>
        </w:trPr>
        <w:tc>
          <w:tcPr>
            <w:tcW w:w="2120" w:type="dxa"/>
            <w:tcBorders>
              <w:top w:val="nil"/>
              <w:left w:val="nil"/>
              <w:bottom w:val="nil"/>
              <w:right w:val="nil"/>
            </w:tcBorders>
            <w:shd w:val="clear" w:color="auto" w:fill="auto"/>
            <w:noWrap/>
            <w:vAlign w:val="bottom"/>
            <w:hideMark/>
          </w:tcPr>
          <w:p w14:paraId="04A5A309"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16C432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1158C919"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62771B7"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024244B6"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352BBAE"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7F6D994"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405EBAB"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5A6929CA"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63B559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Phytoplankotn</w:t>
            </w:r>
            <w:proofErr w:type="spellEnd"/>
          </w:p>
        </w:tc>
        <w:tc>
          <w:tcPr>
            <w:tcW w:w="960" w:type="dxa"/>
            <w:tcBorders>
              <w:top w:val="single" w:sz="4" w:space="0" w:color="auto"/>
              <w:left w:val="nil"/>
              <w:bottom w:val="single" w:sz="4" w:space="0" w:color="auto"/>
              <w:right w:val="nil"/>
            </w:tcBorders>
            <w:shd w:val="clear" w:color="000000" w:fill="D9D9D9"/>
            <w:noWrap/>
            <w:vAlign w:val="bottom"/>
            <w:hideMark/>
          </w:tcPr>
          <w:p w14:paraId="1D4F9B6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208DF6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96F8CB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4775626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D4DE0D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FB6770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60073D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2170DED0" w14:textId="77777777" w:rsidTr="006B0D73">
        <w:trPr>
          <w:trHeight w:val="300"/>
        </w:trPr>
        <w:tc>
          <w:tcPr>
            <w:tcW w:w="2120" w:type="dxa"/>
            <w:tcBorders>
              <w:top w:val="nil"/>
              <w:left w:val="nil"/>
              <w:bottom w:val="nil"/>
              <w:right w:val="nil"/>
            </w:tcBorders>
            <w:shd w:val="clear" w:color="auto" w:fill="auto"/>
            <w:noWrap/>
            <w:vAlign w:val="center"/>
            <w:hideMark/>
          </w:tcPr>
          <w:p w14:paraId="0F75220C"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BA7DCE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Df</w:t>
            </w:r>
            <w:proofErr w:type="spellEnd"/>
          </w:p>
        </w:tc>
        <w:tc>
          <w:tcPr>
            <w:tcW w:w="1340" w:type="dxa"/>
            <w:tcBorders>
              <w:top w:val="nil"/>
              <w:left w:val="nil"/>
              <w:bottom w:val="nil"/>
              <w:right w:val="nil"/>
            </w:tcBorders>
            <w:shd w:val="clear" w:color="auto" w:fill="auto"/>
            <w:noWrap/>
            <w:vAlign w:val="bottom"/>
            <w:hideMark/>
          </w:tcPr>
          <w:p w14:paraId="11D2931D"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5662896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1D3E8518"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0284BE8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98E7F4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2AB5F47B"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23767376" w14:textId="77777777" w:rsidTr="006B0D73">
        <w:trPr>
          <w:trHeight w:val="300"/>
        </w:trPr>
        <w:tc>
          <w:tcPr>
            <w:tcW w:w="2120" w:type="dxa"/>
            <w:tcBorders>
              <w:top w:val="nil"/>
              <w:left w:val="nil"/>
              <w:bottom w:val="nil"/>
              <w:right w:val="nil"/>
            </w:tcBorders>
            <w:shd w:val="clear" w:color="auto" w:fill="auto"/>
            <w:noWrap/>
            <w:vAlign w:val="center"/>
            <w:hideMark/>
          </w:tcPr>
          <w:p w14:paraId="02209A06" w14:textId="0B05DDD0" w:rsidR="006B0D73" w:rsidRPr="006B0D73" w:rsidRDefault="0003440B"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7C17E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150F351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5.127</w:t>
            </w:r>
          </w:p>
        </w:tc>
        <w:tc>
          <w:tcPr>
            <w:tcW w:w="1120" w:type="dxa"/>
            <w:tcBorders>
              <w:top w:val="nil"/>
              <w:left w:val="nil"/>
              <w:bottom w:val="nil"/>
              <w:right w:val="nil"/>
            </w:tcBorders>
            <w:shd w:val="clear" w:color="auto" w:fill="auto"/>
            <w:noWrap/>
            <w:vAlign w:val="bottom"/>
            <w:hideMark/>
          </w:tcPr>
          <w:p w14:paraId="037574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1.709</w:t>
            </w:r>
          </w:p>
        </w:tc>
        <w:tc>
          <w:tcPr>
            <w:tcW w:w="1160" w:type="dxa"/>
            <w:tcBorders>
              <w:top w:val="nil"/>
              <w:left w:val="nil"/>
              <w:bottom w:val="nil"/>
              <w:right w:val="nil"/>
            </w:tcBorders>
            <w:shd w:val="clear" w:color="auto" w:fill="auto"/>
            <w:noWrap/>
            <w:vAlign w:val="bottom"/>
            <w:hideMark/>
          </w:tcPr>
          <w:p w14:paraId="4C05F97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7.830</w:t>
            </w:r>
          </w:p>
        </w:tc>
        <w:tc>
          <w:tcPr>
            <w:tcW w:w="1120" w:type="dxa"/>
            <w:tcBorders>
              <w:top w:val="nil"/>
              <w:left w:val="nil"/>
              <w:bottom w:val="nil"/>
              <w:right w:val="nil"/>
            </w:tcBorders>
            <w:shd w:val="clear" w:color="auto" w:fill="auto"/>
            <w:noWrap/>
            <w:vAlign w:val="bottom"/>
            <w:hideMark/>
          </w:tcPr>
          <w:p w14:paraId="1C40A18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0.109</w:t>
            </w:r>
          </w:p>
        </w:tc>
        <w:tc>
          <w:tcPr>
            <w:tcW w:w="960" w:type="dxa"/>
            <w:tcBorders>
              <w:top w:val="nil"/>
              <w:left w:val="nil"/>
              <w:bottom w:val="nil"/>
              <w:right w:val="nil"/>
            </w:tcBorders>
            <w:shd w:val="clear" w:color="auto" w:fill="auto"/>
            <w:noWrap/>
            <w:vAlign w:val="bottom"/>
            <w:hideMark/>
          </w:tcPr>
          <w:p w14:paraId="76807F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AB095F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7AF2EF9" w14:textId="77777777" w:rsidTr="006B0D73">
        <w:trPr>
          <w:trHeight w:val="300"/>
        </w:trPr>
        <w:tc>
          <w:tcPr>
            <w:tcW w:w="2120" w:type="dxa"/>
            <w:tcBorders>
              <w:top w:val="nil"/>
              <w:left w:val="nil"/>
              <w:bottom w:val="nil"/>
              <w:right w:val="nil"/>
            </w:tcBorders>
            <w:shd w:val="clear" w:color="auto" w:fill="auto"/>
            <w:noWrap/>
            <w:vAlign w:val="center"/>
            <w:hideMark/>
          </w:tcPr>
          <w:p w14:paraId="12382EF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106E7CF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79BC00C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3.050</w:t>
            </w:r>
          </w:p>
        </w:tc>
        <w:tc>
          <w:tcPr>
            <w:tcW w:w="1120" w:type="dxa"/>
            <w:tcBorders>
              <w:top w:val="nil"/>
              <w:left w:val="nil"/>
              <w:bottom w:val="nil"/>
              <w:right w:val="nil"/>
            </w:tcBorders>
            <w:shd w:val="clear" w:color="auto" w:fill="auto"/>
            <w:noWrap/>
            <w:vAlign w:val="bottom"/>
            <w:hideMark/>
          </w:tcPr>
          <w:p w14:paraId="3C76498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3.050</w:t>
            </w:r>
          </w:p>
        </w:tc>
        <w:tc>
          <w:tcPr>
            <w:tcW w:w="1160" w:type="dxa"/>
            <w:tcBorders>
              <w:top w:val="nil"/>
              <w:left w:val="nil"/>
              <w:bottom w:val="nil"/>
              <w:right w:val="nil"/>
            </w:tcBorders>
            <w:shd w:val="clear" w:color="auto" w:fill="auto"/>
            <w:noWrap/>
            <w:vAlign w:val="bottom"/>
            <w:hideMark/>
          </w:tcPr>
          <w:p w14:paraId="20EF904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13.976</w:t>
            </w:r>
          </w:p>
        </w:tc>
        <w:tc>
          <w:tcPr>
            <w:tcW w:w="1120" w:type="dxa"/>
            <w:tcBorders>
              <w:top w:val="nil"/>
              <w:left w:val="nil"/>
              <w:bottom w:val="nil"/>
              <w:right w:val="nil"/>
            </w:tcBorders>
            <w:shd w:val="clear" w:color="auto" w:fill="auto"/>
            <w:noWrap/>
            <w:vAlign w:val="bottom"/>
            <w:hideMark/>
          </w:tcPr>
          <w:p w14:paraId="217F55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0.065</w:t>
            </w:r>
          </w:p>
        </w:tc>
        <w:tc>
          <w:tcPr>
            <w:tcW w:w="960" w:type="dxa"/>
            <w:tcBorders>
              <w:top w:val="nil"/>
              <w:left w:val="nil"/>
              <w:bottom w:val="nil"/>
              <w:right w:val="nil"/>
            </w:tcBorders>
            <w:shd w:val="clear" w:color="auto" w:fill="auto"/>
            <w:noWrap/>
            <w:vAlign w:val="bottom"/>
            <w:hideMark/>
          </w:tcPr>
          <w:p w14:paraId="2CF9475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7231B30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479728B" w14:textId="77777777" w:rsidTr="006B0D73">
        <w:trPr>
          <w:trHeight w:val="300"/>
        </w:trPr>
        <w:tc>
          <w:tcPr>
            <w:tcW w:w="2120" w:type="dxa"/>
            <w:tcBorders>
              <w:top w:val="nil"/>
              <w:left w:val="nil"/>
              <w:bottom w:val="nil"/>
              <w:right w:val="nil"/>
            </w:tcBorders>
            <w:shd w:val="clear" w:color="auto" w:fill="auto"/>
            <w:noWrap/>
            <w:vAlign w:val="center"/>
            <w:hideMark/>
          </w:tcPr>
          <w:p w14:paraId="16A9EF49" w14:textId="5EB8D853"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104D7B7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07875E8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5.920</w:t>
            </w:r>
          </w:p>
        </w:tc>
        <w:tc>
          <w:tcPr>
            <w:tcW w:w="1120" w:type="dxa"/>
            <w:tcBorders>
              <w:top w:val="nil"/>
              <w:left w:val="nil"/>
              <w:bottom w:val="nil"/>
              <w:right w:val="nil"/>
            </w:tcBorders>
            <w:shd w:val="clear" w:color="auto" w:fill="auto"/>
            <w:noWrap/>
            <w:vAlign w:val="bottom"/>
            <w:hideMark/>
          </w:tcPr>
          <w:p w14:paraId="6F430F8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1.480</w:t>
            </w:r>
          </w:p>
        </w:tc>
        <w:tc>
          <w:tcPr>
            <w:tcW w:w="1160" w:type="dxa"/>
            <w:tcBorders>
              <w:top w:val="nil"/>
              <w:left w:val="nil"/>
              <w:bottom w:val="nil"/>
              <w:right w:val="nil"/>
            </w:tcBorders>
            <w:shd w:val="clear" w:color="auto" w:fill="auto"/>
            <w:noWrap/>
            <w:vAlign w:val="bottom"/>
            <w:hideMark/>
          </w:tcPr>
          <w:p w14:paraId="7AB792B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6.782</w:t>
            </w:r>
          </w:p>
        </w:tc>
        <w:tc>
          <w:tcPr>
            <w:tcW w:w="1120" w:type="dxa"/>
            <w:tcBorders>
              <w:top w:val="nil"/>
              <w:left w:val="nil"/>
              <w:bottom w:val="nil"/>
              <w:right w:val="nil"/>
            </w:tcBorders>
            <w:shd w:val="clear" w:color="auto" w:fill="auto"/>
            <w:noWrap/>
            <w:vAlign w:val="bottom"/>
            <w:hideMark/>
          </w:tcPr>
          <w:p w14:paraId="6F85880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0.126</w:t>
            </w:r>
          </w:p>
        </w:tc>
        <w:tc>
          <w:tcPr>
            <w:tcW w:w="960" w:type="dxa"/>
            <w:tcBorders>
              <w:top w:val="nil"/>
              <w:left w:val="nil"/>
              <w:bottom w:val="nil"/>
              <w:right w:val="nil"/>
            </w:tcBorders>
            <w:shd w:val="clear" w:color="auto" w:fill="auto"/>
            <w:noWrap/>
            <w:vAlign w:val="bottom"/>
            <w:hideMark/>
          </w:tcPr>
          <w:p w14:paraId="70C0118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36DC05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5CF9F60" w14:textId="77777777" w:rsidTr="006B0D73">
        <w:trPr>
          <w:trHeight w:val="300"/>
        </w:trPr>
        <w:tc>
          <w:tcPr>
            <w:tcW w:w="2120" w:type="dxa"/>
            <w:tcBorders>
              <w:top w:val="nil"/>
              <w:left w:val="nil"/>
              <w:bottom w:val="nil"/>
              <w:right w:val="nil"/>
            </w:tcBorders>
            <w:shd w:val="clear" w:color="auto" w:fill="auto"/>
            <w:noWrap/>
            <w:vAlign w:val="center"/>
            <w:hideMark/>
          </w:tcPr>
          <w:p w14:paraId="722C38A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258555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07272D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6.510</w:t>
            </w:r>
          </w:p>
        </w:tc>
        <w:tc>
          <w:tcPr>
            <w:tcW w:w="1120" w:type="dxa"/>
            <w:tcBorders>
              <w:top w:val="nil"/>
              <w:left w:val="nil"/>
              <w:bottom w:val="nil"/>
              <w:right w:val="nil"/>
            </w:tcBorders>
            <w:shd w:val="clear" w:color="auto" w:fill="auto"/>
            <w:noWrap/>
            <w:vAlign w:val="bottom"/>
            <w:hideMark/>
          </w:tcPr>
          <w:p w14:paraId="04F9A0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0.930</w:t>
            </w:r>
          </w:p>
        </w:tc>
        <w:tc>
          <w:tcPr>
            <w:tcW w:w="1160" w:type="dxa"/>
            <w:tcBorders>
              <w:top w:val="nil"/>
              <w:left w:val="nil"/>
              <w:bottom w:val="nil"/>
              <w:right w:val="nil"/>
            </w:tcBorders>
            <w:shd w:val="clear" w:color="auto" w:fill="auto"/>
            <w:noWrap/>
            <w:vAlign w:val="bottom"/>
            <w:hideMark/>
          </w:tcPr>
          <w:p w14:paraId="7788693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4.262</w:t>
            </w:r>
          </w:p>
        </w:tc>
        <w:tc>
          <w:tcPr>
            <w:tcW w:w="1120" w:type="dxa"/>
            <w:tcBorders>
              <w:top w:val="nil"/>
              <w:left w:val="nil"/>
              <w:bottom w:val="nil"/>
              <w:right w:val="nil"/>
            </w:tcBorders>
            <w:shd w:val="clear" w:color="auto" w:fill="auto"/>
            <w:noWrap/>
            <w:vAlign w:val="bottom"/>
            <w:hideMark/>
          </w:tcPr>
          <w:p w14:paraId="473A483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0.138</w:t>
            </w:r>
          </w:p>
        </w:tc>
        <w:tc>
          <w:tcPr>
            <w:tcW w:w="960" w:type="dxa"/>
            <w:tcBorders>
              <w:top w:val="nil"/>
              <w:left w:val="nil"/>
              <w:bottom w:val="nil"/>
              <w:right w:val="nil"/>
            </w:tcBorders>
            <w:shd w:val="clear" w:color="auto" w:fill="auto"/>
            <w:noWrap/>
            <w:vAlign w:val="bottom"/>
            <w:hideMark/>
          </w:tcPr>
          <w:p w14:paraId="21F2286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2049B8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4C3F52DF" w14:textId="77777777" w:rsidTr="006B0D73">
        <w:trPr>
          <w:trHeight w:val="300"/>
        </w:trPr>
        <w:tc>
          <w:tcPr>
            <w:tcW w:w="2120" w:type="dxa"/>
            <w:tcBorders>
              <w:top w:val="nil"/>
              <w:left w:val="nil"/>
              <w:bottom w:val="nil"/>
              <w:right w:val="nil"/>
            </w:tcBorders>
            <w:shd w:val="clear" w:color="auto" w:fill="auto"/>
            <w:noWrap/>
            <w:vAlign w:val="center"/>
            <w:hideMark/>
          </w:tcPr>
          <w:p w14:paraId="69220016"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586A40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w:t>
            </w:r>
          </w:p>
        </w:tc>
        <w:tc>
          <w:tcPr>
            <w:tcW w:w="1340" w:type="dxa"/>
            <w:tcBorders>
              <w:top w:val="nil"/>
              <w:left w:val="nil"/>
              <w:bottom w:val="nil"/>
              <w:right w:val="nil"/>
            </w:tcBorders>
            <w:shd w:val="clear" w:color="auto" w:fill="auto"/>
            <w:noWrap/>
            <w:vAlign w:val="bottom"/>
            <w:hideMark/>
          </w:tcPr>
          <w:p w14:paraId="7F39800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26.408</w:t>
            </w:r>
          </w:p>
        </w:tc>
        <w:tc>
          <w:tcPr>
            <w:tcW w:w="1120" w:type="dxa"/>
            <w:tcBorders>
              <w:top w:val="nil"/>
              <w:left w:val="nil"/>
              <w:bottom w:val="nil"/>
              <w:right w:val="nil"/>
            </w:tcBorders>
            <w:shd w:val="clear" w:color="auto" w:fill="auto"/>
            <w:noWrap/>
            <w:vAlign w:val="bottom"/>
            <w:hideMark/>
          </w:tcPr>
          <w:p w14:paraId="5BF0C33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0.218</w:t>
            </w:r>
          </w:p>
        </w:tc>
        <w:tc>
          <w:tcPr>
            <w:tcW w:w="1160" w:type="dxa"/>
            <w:tcBorders>
              <w:top w:val="nil"/>
              <w:left w:val="nil"/>
              <w:bottom w:val="nil"/>
              <w:right w:val="nil"/>
            </w:tcBorders>
            <w:shd w:val="clear" w:color="auto" w:fill="auto"/>
            <w:noWrap/>
            <w:vAlign w:val="bottom"/>
            <w:hideMark/>
          </w:tcPr>
          <w:p w14:paraId="3E7CE905"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590443D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0.562</w:t>
            </w:r>
          </w:p>
        </w:tc>
        <w:tc>
          <w:tcPr>
            <w:tcW w:w="960" w:type="dxa"/>
            <w:tcBorders>
              <w:top w:val="nil"/>
              <w:left w:val="nil"/>
              <w:bottom w:val="nil"/>
              <w:right w:val="nil"/>
            </w:tcBorders>
            <w:shd w:val="clear" w:color="auto" w:fill="auto"/>
            <w:noWrap/>
            <w:vAlign w:val="bottom"/>
            <w:hideMark/>
          </w:tcPr>
          <w:p w14:paraId="13AADBC8"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BE513D"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F2C225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45B1A51"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260D5F1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136</w:t>
            </w:r>
          </w:p>
        </w:tc>
        <w:tc>
          <w:tcPr>
            <w:tcW w:w="1340" w:type="dxa"/>
            <w:tcBorders>
              <w:top w:val="nil"/>
              <w:left w:val="nil"/>
              <w:bottom w:val="single" w:sz="4" w:space="0" w:color="auto"/>
              <w:right w:val="nil"/>
            </w:tcBorders>
            <w:shd w:val="clear" w:color="auto" w:fill="auto"/>
            <w:noWrap/>
            <w:vAlign w:val="bottom"/>
            <w:hideMark/>
          </w:tcPr>
          <w:p w14:paraId="6A05714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47.015</w:t>
            </w:r>
          </w:p>
        </w:tc>
        <w:tc>
          <w:tcPr>
            <w:tcW w:w="1120" w:type="dxa"/>
            <w:tcBorders>
              <w:top w:val="nil"/>
              <w:left w:val="nil"/>
              <w:bottom w:val="single" w:sz="4" w:space="0" w:color="auto"/>
              <w:right w:val="nil"/>
            </w:tcBorders>
            <w:shd w:val="clear" w:color="auto" w:fill="auto"/>
            <w:noWrap/>
            <w:vAlign w:val="bottom"/>
            <w:hideMark/>
          </w:tcPr>
          <w:p w14:paraId="6DD8C4E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3005DC2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6BDAC98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4371732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25C04A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bl>
    <w:p w14:paraId="138C799A" w14:textId="0F21BF1F" w:rsidR="00F326FB" w:rsidRDefault="00F326FB" w:rsidP="00F326FB"/>
    <w:p w14:paraId="1CADC841" w14:textId="77777777" w:rsidR="00F326FB" w:rsidRPr="00F326FB" w:rsidRDefault="00F326FB" w:rsidP="00F326FB"/>
    <w:p w14:paraId="21429D44" w14:textId="0322F7B8" w:rsidR="00F57AC8" w:rsidRDefault="00F57AC8" w:rsidP="00F57AC8">
      <w:pPr>
        <w:pStyle w:val="Caption"/>
        <w:keepNext/>
      </w:pPr>
      <w:bookmarkStart w:id="57" w:name="_Ref10727333"/>
      <w:bookmarkStart w:id="58" w:name="_Ref10727329"/>
      <w:r>
        <w:t xml:space="preserve">Table </w:t>
      </w:r>
      <w:fldSimple w:instr=" SEQ Table \* ARABIC ">
        <w:r w:rsidR="00F4333E">
          <w:rPr>
            <w:noProof/>
          </w:rPr>
          <w:t>9</w:t>
        </w:r>
      </w:fldSimple>
      <w:bookmarkEnd w:id="57"/>
      <w:r>
        <w:t xml:space="preserve"> - coefficients of </w:t>
      </w:r>
      <w:proofErr w:type="spellStart"/>
      <w:r>
        <w:t>varieation</w:t>
      </w:r>
      <w:proofErr w:type="spellEnd"/>
      <w:r>
        <w:t xml:space="preserve"> for each sample type in each year.</w:t>
      </w:r>
      <w:bookmarkEnd w:id="58"/>
    </w:p>
    <w:tbl>
      <w:tblPr>
        <w:tblW w:w="6750" w:type="dxa"/>
        <w:tblLook w:val="04A0" w:firstRow="1" w:lastRow="0" w:firstColumn="1" w:lastColumn="0" w:noHBand="0" w:noVBand="1"/>
      </w:tblPr>
      <w:tblGrid>
        <w:gridCol w:w="1620"/>
        <w:gridCol w:w="668"/>
        <w:gridCol w:w="2140"/>
        <w:gridCol w:w="2322"/>
      </w:tblGrid>
      <w:tr w:rsidR="00245BD5" w:rsidRPr="00245BD5" w14:paraId="705F905F" w14:textId="77777777" w:rsidTr="00F57AC8">
        <w:trPr>
          <w:trHeight w:val="300"/>
        </w:trPr>
        <w:tc>
          <w:tcPr>
            <w:tcW w:w="1620" w:type="dxa"/>
            <w:tcBorders>
              <w:top w:val="single" w:sz="4" w:space="0" w:color="auto"/>
              <w:left w:val="nil"/>
              <w:bottom w:val="single" w:sz="4" w:space="0" w:color="auto"/>
              <w:right w:val="nil"/>
            </w:tcBorders>
            <w:shd w:val="clear" w:color="auto" w:fill="auto"/>
            <w:noWrap/>
            <w:vAlign w:val="bottom"/>
            <w:hideMark/>
          </w:tcPr>
          <w:p w14:paraId="64877398"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Sample Type</w:t>
            </w:r>
          </w:p>
        </w:tc>
        <w:tc>
          <w:tcPr>
            <w:tcW w:w="668" w:type="dxa"/>
            <w:tcBorders>
              <w:top w:val="single" w:sz="4" w:space="0" w:color="auto"/>
              <w:left w:val="nil"/>
              <w:bottom w:val="single" w:sz="4" w:space="0" w:color="auto"/>
              <w:right w:val="nil"/>
            </w:tcBorders>
            <w:shd w:val="clear" w:color="auto" w:fill="auto"/>
            <w:noWrap/>
            <w:vAlign w:val="bottom"/>
            <w:hideMark/>
          </w:tcPr>
          <w:p w14:paraId="3B6A814F"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Year</w:t>
            </w:r>
          </w:p>
        </w:tc>
        <w:tc>
          <w:tcPr>
            <w:tcW w:w="2140" w:type="dxa"/>
            <w:tcBorders>
              <w:top w:val="single" w:sz="4" w:space="0" w:color="auto"/>
              <w:left w:val="nil"/>
              <w:bottom w:val="single" w:sz="4" w:space="0" w:color="auto"/>
              <w:right w:val="nil"/>
            </w:tcBorders>
            <w:shd w:val="clear" w:color="auto" w:fill="auto"/>
            <w:noWrap/>
            <w:vAlign w:val="bottom"/>
            <w:hideMark/>
          </w:tcPr>
          <w:p w14:paraId="7FEF8D89"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Mean within-site CV</w:t>
            </w:r>
          </w:p>
        </w:tc>
        <w:tc>
          <w:tcPr>
            <w:tcW w:w="2322" w:type="dxa"/>
            <w:tcBorders>
              <w:top w:val="single" w:sz="4" w:space="0" w:color="auto"/>
              <w:left w:val="nil"/>
              <w:bottom w:val="single" w:sz="4" w:space="0" w:color="auto"/>
              <w:right w:val="nil"/>
            </w:tcBorders>
            <w:shd w:val="clear" w:color="auto" w:fill="auto"/>
            <w:noWrap/>
            <w:vAlign w:val="bottom"/>
            <w:hideMark/>
          </w:tcPr>
          <w:p w14:paraId="2415B8CF"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Mean between-site CV</w:t>
            </w:r>
          </w:p>
        </w:tc>
      </w:tr>
      <w:tr w:rsidR="00245BD5" w:rsidRPr="00245BD5" w14:paraId="3BA98605" w14:textId="77777777" w:rsidTr="00F57AC8">
        <w:trPr>
          <w:trHeight w:val="300"/>
        </w:trPr>
        <w:tc>
          <w:tcPr>
            <w:tcW w:w="1620" w:type="dxa"/>
            <w:tcBorders>
              <w:top w:val="single" w:sz="4" w:space="0" w:color="auto"/>
              <w:left w:val="nil"/>
              <w:bottom w:val="nil"/>
              <w:right w:val="nil"/>
            </w:tcBorders>
            <w:shd w:val="clear" w:color="auto" w:fill="auto"/>
            <w:noWrap/>
            <w:vAlign w:val="bottom"/>
            <w:hideMark/>
          </w:tcPr>
          <w:p w14:paraId="1D328F0A"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single" w:sz="4" w:space="0" w:color="auto"/>
              <w:left w:val="nil"/>
              <w:bottom w:val="nil"/>
              <w:right w:val="nil"/>
            </w:tcBorders>
            <w:shd w:val="clear" w:color="auto" w:fill="auto"/>
            <w:noWrap/>
            <w:vAlign w:val="bottom"/>
            <w:hideMark/>
          </w:tcPr>
          <w:p w14:paraId="37A6364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single" w:sz="4" w:space="0" w:color="auto"/>
              <w:left w:val="nil"/>
              <w:bottom w:val="nil"/>
              <w:right w:val="nil"/>
            </w:tcBorders>
            <w:shd w:val="clear" w:color="auto" w:fill="auto"/>
            <w:noWrap/>
            <w:vAlign w:val="bottom"/>
            <w:hideMark/>
          </w:tcPr>
          <w:p w14:paraId="7E7DB5E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0.826577536</w:t>
            </w:r>
          </w:p>
        </w:tc>
        <w:tc>
          <w:tcPr>
            <w:tcW w:w="2322" w:type="dxa"/>
            <w:tcBorders>
              <w:top w:val="single" w:sz="4" w:space="0" w:color="auto"/>
              <w:left w:val="nil"/>
              <w:bottom w:val="nil"/>
              <w:right w:val="nil"/>
            </w:tcBorders>
            <w:shd w:val="clear" w:color="auto" w:fill="auto"/>
            <w:noWrap/>
            <w:vAlign w:val="bottom"/>
            <w:hideMark/>
          </w:tcPr>
          <w:p w14:paraId="37B87D3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1.894361</w:t>
            </w:r>
          </w:p>
        </w:tc>
      </w:tr>
      <w:tr w:rsidR="00245BD5" w:rsidRPr="00245BD5" w14:paraId="067DCD09" w14:textId="77777777" w:rsidTr="00F57AC8">
        <w:trPr>
          <w:trHeight w:val="300"/>
        </w:trPr>
        <w:tc>
          <w:tcPr>
            <w:tcW w:w="1620" w:type="dxa"/>
            <w:tcBorders>
              <w:top w:val="nil"/>
              <w:left w:val="nil"/>
              <w:bottom w:val="nil"/>
              <w:right w:val="nil"/>
            </w:tcBorders>
            <w:shd w:val="clear" w:color="auto" w:fill="auto"/>
            <w:noWrap/>
            <w:vAlign w:val="bottom"/>
            <w:hideMark/>
          </w:tcPr>
          <w:p w14:paraId="71874721"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nil"/>
              <w:left w:val="nil"/>
              <w:bottom w:val="nil"/>
              <w:right w:val="nil"/>
            </w:tcBorders>
            <w:shd w:val="clear" w:color="auto" w:fill="auto"/>
            <w:noWrap/>
            <w:vAlign w:val="bottom"/>
            <w:hideMark/>
          </w:tcPr>
          <w:p w14:paraId="6DC0AA9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35DF2A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1.015171266</w:t>
            </w:r>
          </w:p>
        </w:tc>
        <w:tc>
          <w:tcPr>
            <w:tcW w:w="2322" w:type="dxa"/>
            <w:tcBorders>
              <w:top w:val="nil"/>
              <w:left w:val="nil"/>
              <w:bottom w:val="nil"/>
              <w:right w:val="nil"/>
            </w:tcBorders>
            <w:shd w:val="clear" w:color="auto" w:fill="auto"/>
            <w:noWrap/>
            <w:vAlign w:val="bottom"/>
            <w:hideMark/>
          </w:tcPr>
          <w:p w14:paraId="1631906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1.212494</w:t>
            </w:r>
          </w:p>
        </w:tc>
      </w:tr>
      <w:tr w:rsidR="00245BD5" w:rsidRPr="00245BD5" w14:paraId="7514C753" w14:textId="77777777" w:rsidTr="00F57AC8">
        <w:trPr>
          <w:trHeight w:val="300"/>
        </w:trPr>
        <w:tc>
          <w:tcPr>
            <w:tcW w:w="1620" w:type="dxa"/>
            <w:tcBorders>
              <w:top w:val="nil"/>
              <w:left w:val="nil"/>
              <w:bottom w:val="nil"/>
              <w:right w:val="nil"/>
            </w:tcBorders>
            <w:shd w:val="clear" w:color="auto" w:fill="auto"/>
            <w:noWrap/>
            <w:vAlign w:val="bottom"/>
            <w:hideMark/>
          </w:tcPr>
          <w:p w14:paraId="232F9149"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2E56E2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6BF460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0.740843281</w:t>
            </w:r>
          </w:p>
        </w:tc>
        <w:tc>
          <w:tcPr>
            <w:tcW w:w="2322" w:type="dxa"/>
            <w:tcBorders>
              <w:top w:val="nil"/>
              <w:left w:val="nil"/>
              <w:bottom w:val="nil"/>
              <w:right w:val="nil"/>
            </w:tcBorders>
            <w:shd w:val="clear" w:color="auto" w:fill="auto"/>
            <w:noWrap/>
            <w:vAlign w:val="bottom"/>
            <w:hideMark/>
          </w:tcPr>
          <w:p w14:paraId="52ED4FA1"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0.922856</w:t>
            </w:r>
          </w:p>
        </w:tc>
      </w:tr>
      <w:tr w:rsidR="00245BD5" w:rsidRPr="00245BD5" w14:paraId="39CB1C82" w14:textId="77777777" w:rsidTr="00F57AC8">
        <w:trPr>
          <w:trHeight w:val="300"/>
        </w:trPr>
        <w:tc>
          <w:tcPr>
            <w:tcW w:w="1620" w:type="dxa"/>
            <w:tcBorders>
              <w:top w:val="nil"/>
              <w:left w:val="nil"/>
              <w:bottom w:val="nil"/>
              <w:right w:val="nil"/>
            </w:tcBorders>
            <w:shd w:val="clear" w:color="auto" w:fill="auto"/>
            <w:noWrap/>
            <w:vAlign w:val="bottom"/>
            <w:hideMark/>
          </w:tcPr>
          <w:p w14:paraId="392FB450"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6252FF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BADD47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1.367034748</w:t>
            </w:r>
          </w:p>
        </w:tc>
        <w:tc>
          <w:tcPr>
            <w:tcW w:w="2322" w:type="dxa"/>
            <w:tcBorders>
              <w:top w:val="nil"/>
              <w:left w:val="nil"/>
              <w:bottom w:val="nil"/>
              <w:right w:val="nil"/>
            </w:tcBorders>
            <w:shd w:val="clear" w:color="auto" w:fill="auto"/>
            <w:noWrap/>
            <w:vAlign w:val="bottom"/>
            <w:hideMark/>
          </w:tcPr>
          <w:p w14:paraId="26BCF33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1.550785</w:t>
            </w:r>
          </w:p>
        </w:tc>
      </w:tr>
      <w:tr w:rsidR="00245BD5" w:rsidRPr="00245BD5" w14:paraId="337E892A" w14:textId="77777777" w:rsidTr="00F57AC8">
        <w:trPr>
          <w:trHeight w:val="300"/>
        </w:trPr>
        <w:tc>
          <w:tcPr>
            <w:tcW w:w="1620" w:type="dxa"/>
            <w:tcBorders>
              <w:top w:val="nil"/>
              <w:left w:val="nil"/>
              <w:bottom w:val="nil"/>
              <w:right w:val="nil"/>
            </w:tcBorders>
            <w:shd w:val="clear" w:color="auto" w:fill="auto"/>
            <w:noWrap/>
            <w:vAlign w:val="bottom"/>
            <w:hideMark/>
          </w:tcPr>
          <w:p w14:paraId="4011826A"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7AC4F88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717EE24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0.970689418</w:t>
            </w:r>
          </w:p>
        </w:tc>
        <w:tc>
          <w:tcPr>
            <w:tcW w:w="2322" w:type="dxa"/>
            <w:tcBorders>
              <w:top w:val="nil"/>
              <w:left w:val="nil"/>
              <w:bottom w:val="nil"/>
              <w:right w:val="nil"/>
            </w:tcBorders>
            <w:shd w:val="clear" w:color="auto" w:fill="auto"/>
            <w:noWrap/>
            <w:vAlign w:val="bottom"/>
            <w:hideMark/>
          </w:tcPr>
          <w:p w14:paraId="2BBAACA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0.995882</w:t>
            </w:r>
          </w:p>
        </w:tc>
      </w:tr>
      <w:tr w:rsidR="00245BD5" w:rsidRPr="00245BD5" w14:paraId="45B6D598" w14:textId="77777777" w:rsidTr="00F57AC8">
        <w:trPr>
          <w:trHeight w:val="300"/>
        </w:trPr>
        <w:tc>
          <w:tcPr>
            <w:tcW w:w="1620" w:type="dxa"/>
            <w:tcBorders>
              <w:top w:val="nil"/>
              <w:left w:val="nil"/>
              <w:bottom w:val="nil"/>
              <w:right w:val="nil"/>
            </w:tcBorders>
            <w:shd w:val="clear" w:color="auto" w:fill="auto"/>
            <w:noWrap/>
            <w:vAlign w:val="bottom"/>
            <w:hideMark/>
          </w:tcPr>
          <w:p w14:paraId="1860EBD3"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5943AFC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4BB52F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0.933620472</w:t>
            </w:r>
          </w:p>
        </w:tc>
        <w:tc>
          <w:tcPr>
            <w:tcW w:w="2322" w:type="dxa"/>
            <w:tcBorders>
              <w:top w:val="nil"/>
              <w:left w:val="nil"/>
              <w:bottom w:val="nil"/>
              <w:right w:val="nil"/>
            </w:tcBorders>
            <w:shd w:val="clear" w:color="auto" w:fill="auto"/>
            <w:noWrap/>
            <w:vAlign w:val="bottom"/>
            <w:hideMark/>
          </w:tcPr>
          <w:p w14:paraId="716B8AC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1.445109</w:t>
            </w:r>
          </w:p>
        </w:tc>
      </w:tr>
      <w:tr w:rsidR="00245BD5" w:rsidRPr="00245BD5" w14:paraId="1943888F" w14:textId="77777777" w:rsidTr="00F57AC8">
        <w:trPr>
          <w:trHeight w:val="300"/>
        </w:trPr>
        <w:tc>
          <w:tcPr>
            <w:tcW w:w="1620" w:type="dxa"/>
            <w:tcBorders>
              <w:top w:val="nil"/>
              <w:left w:val="nil"/>
              <w:bottom w:val="nil"/>
              <w:right w:val="nil"/>
            </w:tcBorders>
            <w:shd w:val="clear" w:color="auto" w:fill="auto"/>
            <w:noWrap/>
            <w:vAlign w:val="bottom"/>
            <w:hideMark/>
          </w:tcPr>
          <w:p w14:paraId="122D0D26"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655E37F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A96757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1.125644042</w:t>
            </w:r>
          </w:p>
        </w:tc>
        <w:tc>
          <w:tcPr>
            <w:tcW w:w="2322" w:type="dxa"/>
            <w:tcBorders>
              <w:top w:val="nil"/>
              <w:left w:val="nil"/>
              <w:bottom w:val="nil"/>
              <w:right w:val="nil"/>
            </w:tcBorders>
            <w:shd w:val="clear" w:color="auto" w:fill="auto"/>
            <w:noWrap/>
            <w:vAlign w:val="bottom"/>
            <w:hideMark/>
          </w:tcPr>
          <w:p w14:paraId="29255BE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1.47165</w:t>
            </w:r>
          </w:p>
        </w:tc>
      </w:tr>
      <w:tr w:rsidR="00245BD5" w:rsidRPr="00245BD5" w14:paraId="7B48745C" w14:textId="77777777" w:rsidTr="00F57AC8">
        <w:trPr>
          <w:trHeight w:val="300"/>
        </w:trPr>
        <w:tc>
          <w:tcPr>
            <w:tcW w:w="1620" w:type="dxa"/>
            <w:tcBorders>
              <w:top w:val="nil"/>
              <w:left w:val="nil"/>
              <w:bottom w:val="nil"/>
              <w:right w:val="nil"/>
            </w:tcBorders>
            <w:shd w:val="clear" w:color="auto" w:fill="auto"/>
            <w:noWrap/>
            <w:vAlign w:val="bottom"/>
            <w:hideMark/>
          </w:tcPr>
          <w:p w14:paraId="4EDA8F0B"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31AE829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ED3F24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1.039019521</w:t>
            </w:r>
          </w:p>
        </w:tc>
        <w:tc>
          <w:tcPr>
            <w:tcW w:w="2322" w:type="dxa"/>
            <w:tcBorders>
              <w:top w:val="nil"/>
              <w:left w:val="nil"/>
              <w:bottom w:val="nil"/>
              <w:right w:val="nil"/>
            </w:tcBorders>
            <w:shd w:val="clear" w:color="auto" w:fill="auto"/>
            <w:noWrap/>
            <w:vAlign w:val="bottom"/>
            <w:hideMark/>
          </w:tcPr>
          <w:p w14:paraId="740191EF"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1.416646</w:t>
            </w:r>
          </w:p>
        </w:tc>
      </w:tr>
      <w:tr w:rsidR="00245BD5" w:rsidRPr="00245BD5" w14:paraId="40CE0D7F" w14:textId="77777777" w:rsidTr="00F57AC8">
        <w:trPr>
          <w:trHeight w:val="300"/>
        </w:trPr>
        <w:tc>
          <w:tcPr>
            <w:tcW w:w="1620" w:type="dxa"/>
            <w:tcBorders>
              <w:top w:val="nil"/>
              <w:left w:val="nil"/>
              <w:right w:val="nil"/>
            </w:tcBorders>
            <w:shd w:val="clear" w:color="auto" w:fill="auto"/>
            <w:noWrap/>
            <w:vAlign w:val="bottom"/>
            <w:hideMark/>
          </w:tcPr>
          <w:p w14:paraId="25A4D50D"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right w:val="nil"/>
            </w:tcBorders>
            <w:shd w:val="clear" w:color="auto" w:fill="auto"/>
            <w:noWrap/>
            <w:vAlign w:val="bottom"/>
            <w:hideMark/>
          </w:tcPr>
          <w:p w14:paraId="3F8E0F4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right w:val="nil"/>
            </w:tcBorders>
            <w:shd w:val="clear" w:color="auto" w:fill="auto"/>
            <w:noWrap/>
            <w:vAlign w:val="bottom"/>
            <w:hideMark/>
          </w:tcPr>
          <w:p w14:paraId="47ED733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0.9318</w:t>
            </w:r>
          </w:p>
        </w:tc>
        <w:tc>
          <w:tcPr>
            <w:tcW w:w="2322" w:type="dxa"/>
            <w:tcBorders>
              <w:top w:val="nil"/>
              <w:left w:val="nil"/>
              <w:right w:val="nil"/>
            </w:tcBorders>
            <w:shd w:val="clear" w:color="auto" w:fill="auto"/>
            <w:noWrap/>
            <w:vAlign w:val="bottom"/>
            <w:hideMark/>
          </w:tcPr>
          <w:p w14:paraId="7B6A871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1.4391</w:t>
            </w:r>
          </w:p>
        </w:tc>
      </w:tr>
      <w:tr w:rsidR="00245BD5" w:rsidRPr="00245BD5" w14:paraId="315C45AA" w14:textId="77777777" w:rsidTr="00F57AC8">
        <w:trPr>
          <w:trHeight w:val="300"/>
        </w:trPr>
        <w:tc>
          <w:tcPr>
            <w:tcW w:w="1620" w:type="dxa"/>
            <w:tcBorders>
              <w:top w:val="nil"/>
              <w:left w:val="nil"/>
              <w:bottom w:val="single" w:sz="4" w:space="0" w:color="auto"/>
              <w:right w:val="nil"/>
            </w:tcBorders>
            <w:shd w:val="clear" w:color="auto" w:fill="auto"/>
            <w:noWrap/>
            <w:vAlign w:val="bottom"/>
            <w:hideMark/>
          </w:tcPr>
          <w:p w14:paraId="3BE89030"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bottom w:val="single" w:sz="4" w:space="0" w:color="auto"/>
              <w:right w:val="nil"/>
            </w:tcBorders>
            <w:shd w:val="clear" w:color="auto" w:fill="auto"/>
            <w:noWrap/>
            <w:vAlign w:val="bottom"/>
            <w:hideMark/>
          </w:tcPr>
          <w:p w14:paraId="63F04D1D"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single" w:sz="4" w:space="0" w:color="auto"/>
              <w:right w:val="nil"/>
            </w:tcBorders>
            <w:shd w:val="clear" w:color="auto" w:fill="auto"/>
            <w:noWrap/>
            <w:vAlign w:val="bottom"/>
            <w:hideMark/>
          </w:tcPr>
          <w:p w14:paraId="14CB3CE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0.7345</w:t>
            </w:r>
          </w:p>
        </w:tc>
        <w:tc>
          <w:tcPr>
            <w:tcW w:w="2322" w:type="dxa"/>
            <w:tcBorders>
              <w:top w:val="nil"/>
              <w:left w:val="nil"/>
              <w:bottom w:val="single" w:sz="4" w:space="0" w:color="auto"/>
              <w:right w:val="nil"/>
            </w:tcBorders>
            <w:shd w:val="clear" w:color="auto" w:fill="auto"/>
            <w:noWrap/>
            <w:vAlign w:val="bottom"/>
            <w:hideMark/>
          </w:tcPr>
          <w:p w14:paraId="53EC754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3.2851</w:t>
            </w:r>
          </w:p>
        </w:tc>
      </w:tr>
    </w:tbl>
    <w:p w14:paraId="531136E7" w14:textId="77777777" w:rsidR="00AE15AA" w:rsidRPr="00AE15AA" w:rsidRDefault="00AE15AA" w:rsidP="00AE15AA"/>
    <w:p w14:paraId="032D1E76" w14:textId="77777777" w:rsidR="00364CE1" w:rsidRDefault="00364CE1" w:rsidP="00364CE1">
      <w:pPr>
        <w:keepNext/>
      </w:pPr>
      <w:r w:rsidRPr="00364CE1">
        <w:rPr>
          <w:noProof/>
        </w:rPr>
        <w:drawing>
          <wp:inline distT="0" distB="0" distL="0" distR="0" wp14:anchorId="696E15A3" wp14:editId="077AB253">
            <wp:extent cx="6615668" cy="371475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r="19231" b="16634"/>
                    <a:stretch/>
                  </pic:blipFill>
                  <pic:spPr bwMode="auto">
                    <a:xfrm>
                      <a:off x="0" y="0"/>
                      <a:ext cx="6617097" cy="3715552"/>
                    </a:xfrm>
                    <a:prstGeom prst="rect">
                      <a:avLst/>
                    </a:prstGeom>
                    <a:noFill/>
                    <a:ln>
                      <a:noFill/>
                    </a:ln>
                    <a:extLst>
                      <a:ext uri="{53640926-AAD7-44D8-BBD7-CCE9431645EC}">
                        <a14:shadowObscured xmlns:a14="http://schemas.microsoft.com/office/drawing/2010/main"/>
                      </a:ext>
                    </a:extLst>
                  </pic:spPr>
                </pic:pic>
              </a:graphicData>
            </a:graphic>
          </wp:inline>
        </w:drawing>
      </w:r>
    </w:p>
    <w:p w14:paraId="178F0E55" w14:textId="33D4EF00" w:rsidR="00364CE1" w:rsidRDefault="00364CE1" w:rsidP="00364CE1">
      <w:pPr>
        <w:pStyle w:val="Caption"/>
      </w:pPr>
      <w:r>
        <w:t xml:space="preserve">Figure </w:t>
      </w:r>
      <w:fldSimple w:instr=" SEQ Figure \* ARABIC ">
        <w:r w:rsidR="0013218D">
          <w:rPr>
            <w:noProof/>
          </w:rPr>
          <w:t>17</w:t>
        </w:r>
      </w:fldSimple>
      <w:r>
        <w:t xml:space="preserve"> - Catch of macroinvertebrates at Decker Island over the course of the spring.</w:t>
      </w:r>
    </w:p>
    <w:p w14:paraId="7AF5AF25" w14:textId="676945F2" w:rsidR="00364CE1" w:rsidRDefault="00364CE1" w:rsidP="00364CE1">
      <w:pPr>
        <w:pStyle w:val="Caption"/>
        <w:keepNext/>
      </w:pPr>
      <w:bookmarkStart w:id="59" w:name="_Ref9317158"/>
      <w:r>
        <w:lastRenderedPageBreak/>
        <w:t xml:space="preserve">Table </w:t>
      </w:r>
      <w:fldSimple w:instr=" SEQ Table \* ARABIC ">
        <w:r w:rsidR="00F4333E">
          <w:rPr>
            <w:noProof/>
          </w:rPr>
          <w:t>10</w:t>
        </w:r>
      </w:fldSimple>
      <w:bookmarkEnd w:id="59"/>
      <w:r>
        <w:t xml:space="preserve"> - GLMM of log total CPUE of macroinvertebrate samples collected at Decker over the course of the spring of 2017 and 2018. Preliminary analyses found no significant effect of Julian Day unless the interaction term was included.</w:t>
      </w:r>
    </w:p>
    <w:tbl>
      <w:tblPr>
        <w:tblpPr w:leftFromText="180" w:rightFromText="180" w:vertAnchor="text" w:tblpY="1"/>
        <w:tblOverlap w:val="never"/>
        <w:tblW w:w="6978" w:type="dxa"/>
        <w:tblLook w:val="04A0" w:firstRow="1" w:lastRow="0" w:firstColumn="1" w:lastColumn="0" w:noHBand="0" w:noVBand="1"/>
      </w:tblPr>
      <w:tblGrid>
        <w:gridCol w:w="2140"/>
        <w:gridCol w:w="998"/>
        <w:gridCol w:w="960"/>
        <w:gridCol w:w="960"/>
        <w:gridCol w:w="960"/>
        <w:gridCol w:w="960"/>
      </w:tblGrid>
      <w:tr w:rsidR="00364CE1" w:rsidRPr="00364CE1" w14:paraId="5611A9A0" w14:textId="77777777" w:rsidTr="00E62242">
        <w:trPr>
          <w:trHeight w:val="288"/>
        </w:trPr>
        <w:tc>
          <w:tcPr>
            <w:tcW w:w="2140" w:type="dxa"/>
            <w:tcBorders>
              <w:top w:val="single" w:sz="4" w:space="0" w:color="auto"/>
              <w:left w:val="nil"/>
              <w:bottom w:val="single" w:sz="4" w:space="0" w:color="auto"/>
              <w:right w:val="nil"/>
            </w:tcBorders>
            <w:shd w:val="clear" w:color="auto" w:fill="auto"/>
            <w:noWrap/>
            <w:vAlign w:val="center"/>
            <w:hideMark/>
          </w:tcPr>
          <w:p w14:paraId="02C5C10B" w14:textId="77777777" w:rsidR="00364CE1" w:rsidRPr="00364CE1" w:rsidRDefault="00364CE1" w:rsidP="00E62242">
            <w:pPr>
              <w:spacing w:after="0" w:line="240" w:lineRule="auto"/>
              <w:rPr>
                <w:rFonts w:ascii="Lucida Console" w:eastAsia="Times New Roman" w:hAnsi="Lucida Console" w:cs="Calibri"/>
                <w:color w:val="000000"/>
                <w:sz w:val="20"/>
                <w:szCs w:val="20"/>
              </w:rPr>
            </w:pPr>
            <w:r w:rsidRPr="00364CE1">
              <w:rPr>
                <w:rFonts w:ascii="Lucida Console" w:eastAsia="Times New Roman" w:hAnsi="Lucida Console" w:cs="Calibri"/>
                <w:color w:val="000000"/>
                <w:sz w:val="20"/>
                <w:szCs w:val="20"/>
              </w:rPr>
              <w:t> </w:t>
            </w:r>
          </w:p>
        </w:tc>
        <w:tc>
          <w:tcPr>
            <w:tcW w:w="998" w:type="dxa"/>
            <w:tcBorders>
              <w:top w:val="single" w:sz="4" w:space="0" w:color="auto"/>
              <w:left w:val="nil"/>
              <w:bottom w:val="single" w:sz="4" w:space="0" w:color="auto"/>
              <w:right w:val="nil"/>
            </w:tcBorders>
            <w:shd w:val="clear" w:color="auto" w:fill="auto"/>
            <w:noWrap/>
            <w:vAlign w:val="bottom"/>
            <w:hideMark/>
          </w:tcPr>
          <w:p w14:paraId="778B6370"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Estimate</w:t>
            </w:r>
          </w:p>
        </w:tc>
        <w:tc>
          <w:tcPr>
            <w:tcW w:w="960" w:type="dxa"/>
            <w:tcBorders>
              <w:top w:val="single" w:sz="4" w:space="0" w:color="auto"/>
              <w:left w:val="nil"/>
              <w:bottom w:val="single" w:sz="4" w:space="0" w:color="auto"/>
              <w:right w:val="nil"/>
            </w:tcBorders>
            <w:shd w:val="clear" w:color="auto" w:fill="auto"/>
            <w:noWrap/>
            <w:vAlign w:val="bottom"/>
            <w:hideMark/>
          </w:tcPr>
          <w:p w14:paraId="3972B27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Std. Error</w:t>
            </w:r>
          </w:p>
        </w:tc>
        <w:tc>
          <w:tcPr>
            <w:tcW w:w="960" w:type="dxa"/>
            <w:tcBorders>
              <w:top w:val="single" w:sz="4" w:space="0" w:color="auto"/>
              <w:left w:val="nil"/>
              <w:bottom w:val="single" w:sz="4" w:space="0" w:color="auto"/>
              <w:right w:val="nil"/>
            </w:tcBorders>
            <w:shd w:val="clear" w:color="auto" w:fill="auto"/>
            <w:noWrap/>
            <w:vAlign w:val="bottom"/>
            <w:hideMark/>
          </w:tcPr>
          <w:p w14:paraId="0035EDB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t value</w:t>
            </w:r>
          </w:p>
        </w:tc>
        <w:tc>
          <w:tcPr>
            <w:tcW w:w="960" w:type="dxa"/>
            <w:tcBorders>
              <w:top w:val="single" w:sz="4" w:space="0" w:color="auto"/>
              <w:left w:val="nil"/>
              <w:bottom w:val="single" w:sz="4" w:space="0" w:color="auto"/>
              <w:right w:val="nil"/>
            </w:tcBorders>
            <w:shd w:val="clear" w:color="auto" w:fill="auto"/>
            <w:noWrap/>
            <w:vAlign w:val="bottom"/>
            <w:hideMark/>
          </w:tcPr>
          <w:p w14:paraId="2FEDD8A1" w14:textId="77777777" w:rsidR="00364CE1" w:rsidRPr="00364CE1" w:rsidRDefault="00364CE1" w:rsidP="00E62242">
            <w:pPr>
              <w:spacing w:after="0" w:line="240" w:lineRule="auto"/>
              <w:rPr>
                <w:rFonts w:ascii="Calibri" w:eastAsia="Times New Roman" w:hAnsi="Calibri" w:cs="Calibri"/>
                <w:color w:val="000000"/>
              </w:rPr>
            </w:pPr>
            <w:proofErr w:type="spellStart"/>
            <w:r w:rsidRPr="00364CE1">
              <w:rPr>
                <w:rFonts w:ascii="Calibri" w:eastAsia="Times New Roman" w:hAnsi="Calibri" w:cs="Calibri"/>
                <w:color w:val="000000"/>
              </w:rPr>
              <w:t>Pr</w:t>
            </w:r>
            <w:proofErr w:type="spellEnd"/>
            <w:r w:rsidRPr="00364CE1">
              <w:rPr>
                <w:rFonts w:ascii="Calibri" w:eastAsia="Times New Roman" w:hAnsi="Calibri" w:cs="Calibri"/>
                <w:color w:val="000000"/>
              </w:rPr>
              <w:t>(&gt;|t|)</w:t>
            </w:r>
          </w:p>
        </w:tc>
        <w:tc>
          <w:tcPr>
            <w:tcW w:w="960" w:type="dxa"/>
            <w:tcBorders>
              <w:top w:val="single" w:sz="4" w:space="0" w:color="auto"/>
              <w:left w:val="nil"/>
              <w:bottom w:val="single" w:sz="4" w:space="0" w:color="auto"/>
              <w:right w:val="nil"/>
            </w:tcBorders>
            <w:shd w:val="clear" w:color="auto" w:fill="auto"/>
            <w:noWrap/>
            <w:vAlign w:val="bottom"/>
            <w:hideMark/>
          </w:tcPr>
          <w:p w14:paraId="529C6D1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 </w:t>
            </w:r>
          </w:p>
        </w:tc>
      </w:tr>
      <w:tr w:rsidR="00364CE1" w:rsidRPr="00364CE1" w14:paraId="01288DAE" w14:textId="77777777" w:rsidTr="00E62242">
        <w:trPr>
          <w:trHeight w:val="288"/>
        </w:trPr>
        <w:tc>
          <w:tcPr>
            <w:tcW w:w="2140" w:type="dxa"/>
            <w:tcBorders>
              <w:top w:val="nil"/>
              <w:left w:val="nil"/>
              <w:bottom w:val="nil"/>
              <w:right w:val="nil"/>
            </w:tcBorders>
            <w:shd w:val="clear" w:color="auto" w:fill="auto"/>
            <w:noWrap/>
            <w:vAlign w:val="center"/>
            <w:hideMark/>
          </w:tcPr>
          <w:p w14:paraId="7EA547A5" w14:textId="41A17FB3" w:rsidR="00364CE1" w:rsidRPr="00364CE1" w:rsidRDefault="00364CE1" w:rsidP="00E62242">
            <w:pPr>
              <w:spacing w:after="0" w:line="240" w:lineRule="auto"/>
              <w:rPr>
                <w:rFonts w:ascii="Lucida Console" w:eastAsia="Times New Roman" w:hAnsi="Lucida Console" w:cs="Calibri"/>
                <w:color w:val="000000"/>
                <w:sz w:val="20"/>
                <w:szCs w:val="20"/>
              </w:rPr>
            </w:pPr>
            <w:r w:rsidRPr="00364CE1">
              <w:rPr>
                <w:rFonts w:ascii="Lucida Console" w:eastAsia="Times New Roman" w:hAnsi="Lucida Console" w:cs="Calibri"/>
                <w:color w:val="000000"/>
                <w:sz w:val="20"/>
                <w:szCs w:val="20"/>
              </w:rPr>
              <w:t>(Intercept</w:t>
            </w:r>
            <w:r>
              <w:rPr>
                <w:rFonts w:ascii="Lucida Console" w:eastAsia="Times New Roman" w:hAnsi="Lucida Console" w:cs="Calibri"/>
                <w:color w:val="000000"/>
                <w:sz w:val="20"/>
                <w:szCs w:val="20"/>
              </w:rPr>
              <w:t xml:space="preserve"> – mysids, 2017</w:t>
            </w:r>
            <w:r w:rsidRPr="00364CE1">
              <w:rPr>
                <w:rFonts w:ascii="Lucida Console" w:eastAsia="Times New Roman" w:hAnsi="Lucida Console" w:cs="Calibri"/>
                <w:color w:val="000000"/>
                <w:sz w:val="20"/>
                <w:szCs w:val="20"/>
              </w:rPr>
              <w:t>)</w:t>
            </w:r>
          </w:p>
        </w:tc>
        <w:tc>
          <w:tcPr>
            <w:tcW w:w="998" w:type="dxa"/>
            <w:tcBorders>
              <w:top w:val="nil"/>
              <w:left w:val="nil"/>
              <w:bottom w:val="nil"/>
              <w:right w:val="nil"/>
            </w:tcBorders>
            <w:shd w:val="clear" w:color="auto" w:fill="auto"/>
            <w:noWrap/>
            <w:vAlign w:val="bottom"/>
            <w:hideMark/>
          </w:tcPr>
          <w:p w14:paraId="25BA940E"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0.284</w:t>
            </w:r>
          </w:p>
        </w:tc>
        <w:tc>
          <w:tcPr>
            <w:tcW w:w="960" w:type="dxa"/>
            <w:tcBorders>
              <w:top w:val="nil"/>
              <w:left w:val="nil"/>
              <w:bottom w:val="nil"/>
              <w:right w:val="nil"/>
            </w:tcBorders>
            <w:shd w:val="clear" w:color="auto" w:fill="auto"/>
            <w:noWrap/>
            <w:vAlign w:val="bottom"/>
            <w:hideMark/>
          </w:tcPr>
          <w:p w14:paraId="01CEB48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0.481</w:t>
            </w:r>
          </w:p>
        </w:tc>
        <w:tc>
          <w:tcPr>
            <w:tcW w:w="960" w:type="dxa"/>
            <w:tcBorders>
              <w:top w:val="nil"/>
              <w:left w:val="nil"/>
              <w:bottom w:val="nil"/>
              <w:right w:val="nil"/>
            </w:tcBorders>
            <w:shd w:val="clear" w:color="auto" w:fill="auto"/>
            <w:noWrap/>
            <w:vAlign w:val="bottom"/>
            <w:hideMark/>
          </w:tcPr>
          <w:p w14:paraId="71F077E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0.591</w:t>
            </w:r>
          </w:p>
        </w:tc>
        <w:tc>
          <w:tcPr>
            <w:tcW w:w="960" w:type="dxa"/>
            <w:tcBorders>
              <w:top w:val="nil"/>
              <w:left w:val="nil"/>
              <w:bottom w:val="nil"/>
              <w:right w:val="nil"/>
            </w:tcBorders>
            <w:shd w:val="clear" w:color="auto" w:fill="auto"/>
            <w:noWrap/>
            <w:vAlign w:val="bottom"/>
            <w:hideMark/>
          </w:tcPr>
          <w:p w14:paraId="3134E975"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0.557</w:t>
            </w:r>
          </w:p>
        </w:tc>
        <w:tc>
          <w:tcPr>
            <w:tcW w:w="960" w:type="dxa"/>
            <w:tcBorders>
              <w:top w:val="nil"/>
              <w:left w:val="nil"/>
              <w:bottom w:val="nil"/>
              <w:right w:val="nil"/>
            </w:tcBorders>
            <w:shd w:val="clear" w:color="auto" w:fill="auto"/>
            <w:noWrap/>
            <w:vAlign w:val="bottom"/>
            <w:hideMark/>
          </w:tcPr>
          <w:p w14:paraId="55ED06BE" w14:textId="77777777" w:rsidR="00364CE1" w:rsidRPr="00364CE1" w:rsidRDefault="00364CE1" w:rsidP="00E62242">
            <w:pPr>
              <w:spacing w:after="0" w:line="240" w:lineRule="auto"/>
              <w:jc w:val="right"/>
              <w:rPr>
                <w:rFonts w:ascii="Calibri" w:eastAsia="Times New Roman" w:hAnsi="Calibri" w:cs="Calibri"/>
                <w:color w:val="000000"/>
              </w:rPr>
            </w:pPr>
          </w:p>
        </w:tc>
      </w:tr>
      <w:tr w:rsidR="00364CE1" w:rsidRPr="00364CE1" w14:paraId="2416BFA1" w14:textId="77777777" w:rsidTr="00E62242">
        <w:trPr>
          <w:trHeight w:val="288"/>
        </w:trPr>
        <w:tc>
          <w:tcPr>
            <w:tcW w:w="2140" w:type="dxa"/>
            <w:tcBorders>
              <w:top w:val="nil"/>
              <w:left w:val="nil"/>
              <w:bottom w:val="nil"/>
              <w:right w:val="nil"/>
            </w:tcBorders>
            <w:shd w:val="clear" w:color="auto" w:fill="auto"/>
            <w:noWrap/>
            <w:vAlign w:val="center"/>
            <w:hideMark/>
          </w:tcPr>
          <w:p w14:paraId="0BCFF9D9" w14:textId="5077FDF1"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 xml:space="preserve">Gear - </w:t>
            </w:r>
            <w:r w:rsidRPr="00364CE1">
              <w:rPr>
                <w:rFonts w:ascii="Lucida Console" w:eastAsia="Times New Roman" w:hAnsi="Lucida Console" w:cs="Calibri"/>
                <w:color w:val="000000"/>
                <w:sz w:val="20"/>
                <w:szCs w:val="20"/>
              </w:rPr>
              <w:t>neuston</w:t>
            </w:r>
          </w:p>
        </w:tc>
        <w:tc>
          <w:tcPr>
            <w:tcW w:w="998" w:type="dxa"/>
            <w:tcBorders>
              <w:top w:val="nil"/>
              <w:left w:val="nil"/>
              <w:bottom w:val="nil"/>
              <w:right w:val="nil"/>
            </w:tcBorders>
            <w:shd w:val="clear" w:color="auto" w:fill="auto"/>
            <w:noWrap/>
            <w:vAlign w:val="bottom"/>
            <w:hideMark/>
          </w:tcPr>
          <w:p w14:paraId="44B09EB3"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-1.174</w:t>
            </w:r>
          </w:p>
        </w:tc>
        <w:tc>
          <w:tcPr>
            <w:tcW w:w="960" w:type="dxa"/>
            <w:tcBorders>
              <w:top w:val="nil"/>
              <w:left w:val="nil"/>
              <w:bottom w:val="nil"/>
              <w:right w:val="nil"/>
            </w:tcBorders>
            <w:shd w:val="clear" w:color="auto" w:fill="auto"/>
            <w:noWrap/>
            <w:vAlign w:val="bottom"/>
            <w:hideMark/>
          </w:tcPr>
          <w:p w14:paraId="46C50617"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0.351</w:t>
            </w:r>
          </w:p>
        </w:tc>
        <w:tc>
          <w:tcPr>
            <w:tcW w:w="960" w:type="dxa"/>
            <w:tcBorders>
              <w:top w:val="nil"/>
              <w:left w:val="nil"/>
              <w:bottom w:val="nil"/>
              <w:right w:val="nil"/>
            </w:tcBorders>
            <w:shd w:val="clear" w:color="auto" w:fill="auto"/>
            <w:noWrap/>
            <w:vAlign w:val="bottom"/>
            <w:hideMark/>
          </w:tcPr>
          <w:p w14:paraId="0F87866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-3.343</w:t>
            </w:r>
          </w:p>
        </w:tc>
        <w:tc>
          <w:tcPr>
            <w:tcW w:w="960" w:type="dxa"/>
            <w:tcBorders>
              <w:top w:val="nil"/>
              <w:left w:val="nil"/>
              <w:bottom w:val="nil"/>
              <w:right w:val="nil"/>
            </w:tcBorders>
            <w:shd w:val="clear" w:color="auto" w:fill="auto"/>
            <w:noWrap/>
            <w:vAlign w:val="bottom"/>
            <w:hideMark/>
          </w:tcPr>
          <w:p w14:paraId="5D3C2CC1"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0.002</w:t>
            </w:r>
          </w:p>
        </w:tc>
        <w:tc>
          <w:tcPr>
            <w:tcW w:w="960" w:type="dxa"/>
            <w:tcBorders>
              <w:top w:val="nil"/>
              <w:left w:val="nil"/>
              <w:bottom w:val="nil"/>
              <w:right w:val="nil"/>
            </w:tcBorders>
            <w:shd w:val="clear" w:color="auto" w:fill="auto"/>
            <w:noWrap/>
            <w:vAlign w:val="bottom"/>
            <w:hideMark/>
          </w:tcPr>
          <w:p w14:paraId="688DD44F"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03D9F53D" w14:textId="77777777" w:rsidTr="00E62242">
        <w:trPr>
          <w:trHeight w:val="288"/>
        </w:trPr>
        <w:tc>
          <w:tcPr>
            <w:tcW w:w="2140" w:type="dxa"/>
            <w:tcBorders>
              <w:top w:val="nil"/>
              <w:left w:val="nil"/>
              <w:bottom w:val="nil"/>
              <w:right w:val="nil"/>
            </w:tcBorders>
            <w:shd w:val="clear" w:color="auto" w:fill="auto"/>
            <w:noWrap/>
            <w:vAlign w:val="center"/>
            <w:hideMark/>
          </w:tcPr>
          <w:p w14:paraId="17C250AB" w14:textId="67228496"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Gear – EAV sweep net</w:t>
            </w:r>
          </w:p>
        </w:tc>
        <w:tc>
          <w:tcPr>
            <w:tcW w:w="998" w:type="dxa"/>
            <w:tcBorders>
              <w:top w:val="nil"/>
              <w:left w:val="nil"/>
              <w:bottom w:val="nil"/>
              <w:right w:val="nil"/>
            </w:tcBorders>
            <w:shd w:val="clear" w:color="auto" w:fill="auto"/>
            <w:noWrap/>
            <w:vAlign w:val="bottom"/>
            <w:hideMark/>
          </w:tcPr>
          <w:p w14:paraId="149D670C"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2.042</w:t>
            </w:r>
          </w:p>
        </w:tc>
        <w:tc>
          <w:tcPr>
            <w:tcW w:w="960" w:type="dxa"/>
            <w:tcBorders>
              <w:top w:val="nil"/>
              <w:left w:val="nil"/>
              <w:bottom w:val="nil"/>
              <w:right w:val="nil"/>
            </w:tcBorders>
            <w:shd w:val="clear" w:color="auto" w:fill="auto"/>
            <w:noWrap/>
            <w:vAlign w:val="bottom"/>
            <w:hideMark/>
          </w:tcPr>
          <w:p w14:paraId="7586F04D"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0.341</w:t>
            </w:r>
          </w:p>
        </w:tc>
        <w:tc>
          <w:tcPr>
            <w:tcW w:w="960" w:type="dxa"/>
            <w:tcBorders>
              <w:top w:val="nil"/>
              <w:left w:val="nil"/>
              <w:bottom w:val="nil"/>
              <w:right w:val="nil"/>
            </w:tcBorders>
            <w:shd w:val="clear" w:color="auto" w:fill="auto"/>
            <w:noWrap/>
            <w:vAlign w:val="bottom"/>
            <w:hideMark/>
          </w:tcPr>
          <w:p w14:paraId="54BDBBF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5.985</w:t>
            </w:r>
          </w:p>
        </w:tc>
        <w:tc>
          <w:tcPr>
            <w:tcW w:w="960" w:type="dxa"/>
            <w:tcBorders>
              <w:top w:val="nil"/>
              <w:left w:val="nil"/>
              <w:bottom w:val="nil"/>
              <w:right w:val="nil"/>
            </w:tcBorders>
            <w:shd w:val="clear" w:color="auto" w:fill="auto"/>
            <w:noWrap/>
            <w:vAlign w:val="bottom"/>
            <w:hideMark/>
          </w:tcPr>
          <w:p w14:paraId="0DE11EFE"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106EC07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44E35F78" w14:textId="77777777" w:rsidTr="00E62242">
        <w:trPr>
          <w:trHeight w:val="288"/>
        </w:trPr>
        <w:tc>
          <w:tcPr>
            <w:tcW w:w="2140" w:type="dxa"/>
            <w:tcBorders>
              <w:top w:val="nil"/>
              <w:left w:val="nil"/>
              <w:bottom w:val="nil"/>
              <w:right w:val="nil"/>
            </w:tcBorders>
            <w:shd w:val="clear" w:color="auto" w:fill="auto"/>
            <w:noWrap/>
            <w:vAlign w:val="center"/>
            <w:hideMark/>
          </w:tcPr>
          <w:p w14:paraId="5BA1E97E" w14:textId="01835F6F"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Julian Day</w:t>
            </w:r>
          </w:p>
        </w:tc>
        <w:tc>
          <w:tcPr>
            <w:tcW w:w="998" w:type="dxa"/>
            <w:tcBorders>
              <w:top w:val="nil"/>
              <w:left w:val="nil"/>
              <w:bottom w:val="nil"/>
              <w:right w:val="nil"/>
            </w:tcBorders>
            <w:shd w:val="clear" w:color="auto" w:fill="auto"/>
            <w:noWrap/>
            <w:vAlign w:val="bottom"/>
            <w:hideMark/>
          </w:tcPr>
          <w:p w14:paraId="6D8779C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0.018</w:t>
            </w:r>
          </w:p>
        </w:tc>
        <w:tc>
          <w:tcPr>
            <w:tcW w:w="960" w:type="dxa"/>
            <w:tcBorders>
              <w:top w:val="nil"/>
              <w:left w:val="nil"/>
              <w:bottom w:val="nil"/>
              <w:right w:val="nil"/>
            </w:tcBorders>
            <w:shd w:val="clear" w:color="auto" w:fill="auto"/>
            <w:noWrap/>
            <w:vAlign w:val="bottom"/>
            <w:hideMark/>
          </w:tcPr>
          <w:p w14:paraId="01580D42"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0.006</w:t>
            </w:r>
          </w:p>
        </w:tc>
        <w:tc>
          <w:tcPr>
            <w:tcW w:w="960" w:type="dxa"/>
            <w:tcBorders>
              <w:top w:val="nil"/>
              <w:left w:val="nil"/>
              <w:bottom w:val="nil"/>
              <w:right w:val="nil"/>
            </w:tcBorders>
            <w:shd w:val="clear" w:color="auto" w:fill="auto"/>
            <w:noWrap/>
            <w:vAlign w:val="bottom"/>
            <w:hideMark/>
          </w:tcPr>
          <w:p w14:paraId="2A014C8F"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3.114</w:t>
            </w:r>
          </w:p>
        </w:tc>
        <w:tc>
          <w:tcPr>
            <w:tcW w:w="960" w:type="dxa"/>
            <w:tcBorders>
              <w:top w:val="nil"/>
              <w:left w:val="nil"/>
              <w:bottom w:val="nil"/>
              <w:right w:val="nil"/>
            </w:tcBorders>
            <w:shd w:val="clear" w:color="auto" w:fill="auto"/>
            <w:noWrap/>
            <w:vAlign w:val="bottom"/>
            <w:hideMark/>
          </w:tcPr>
          <w:p w14:paraId="0EE2CA8B"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2D80E524"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50E43D84" w14:textId="77777777" w:rsidTr="00E62242">
        <w:trPr>
          <w:trHeight w:val="288"/>
        </w:trPr>
        <w:tc>
          <w:tcPr>
            <w:tcW w:w="2140" w:type="dxa"/>
            <w:tcBorders>
              <w:top w:val="nil"/>
              <w:left w:val="nil"/>
              <w:bottom w:val="nil"/>
              <w:right w:val="nil"/>
            </w:tcBorders>
            <w:shd w:val="clear" w:color="auto" w:fill="auto"/>
            <w:noWrap/>
            <w:vAlign w:val="center"/>
            <w:hideMark/>
          </w:tcPr>
          <w:p w14:paraId="61D2686E" w14:textId="48461802"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Year - 2018</w:t>
            </w:r>
          </w:p>
        </w:tc>
        <w:tc>
          <w:tcPr>
            <w:tcW w:w="998" w:type="dxa"/>
            <w:tcBorders>
              <w:top w:val="nil"/>
              <w:left w:val="nil"/>
              <w:bottom w:val="nil"/>
              <w:right w:val="nil"/>
            </w:tcBorders>
            <w:shd w:val="clear" w:color="auto" w:fill="auto"/>
            <w:noWrap/>
            <w:vAlign w:val="bottom"/>
            <w:hideMark/>
          </w:tcPr>
          <w:p w14:paraId="5FFD206C"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2.458</w:t>
            </w:r>
          </w:p>
        </w:tc>
        <w:tc>
          <w:tcPr>
            <w:tcW w:w="960" w:type="dxa"/>
            <w:tcBorders>
              <w:top w:val="nil"/>
              <w:left w:val="nil"/>
              <w:bottom w:val="nil"/>
              <w:right w:val="nil"/>
            </w:tcBorders>
            <w:shd w:val="clear" w:color="auto" w:fill="auto"/>
            <w:noWrap/>
            <w:vAlign w:val="bottom"/>
            <w:hideMark/>
          </w:tcPr>
          <w:p w14:paraId="0CD1AE9F"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0.619</w:t>
            </w:r>
          </w:p>
        </w:tc>
        <w:tc>
          <w:tcPr>
            <w:tcW w:w="960" w:type="dxa"/>
            <w:tcBorders>
              <w:top w:val="nil"/>
              <w:left w:val="nil"/>
              <w:bottom w:val="nil"/>
              <w:right w:val="nil"/>
            </w:tcBorders>
            <w:shd w:val="clear" w:color="auto" w:fill="auto"/>
            <w:noWrap/>
            <w:vAlign w:val="bottom"/>
            <w:hideMark/>
          </w:tcPr>
          <w:p w14:paraId="6324C601"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3.968</w:t>
            </w:r>
          </w:p>
        </w:tc>
        <w:tc>
          <w:tcPr>
            <w:tcW w:w="960" w:type="dxa"/>
            <w:tcBorders>
              <w:top w:val="nil"/>
              <w:left w:val="nil"/>
              <w:bottom w:val="nil"/>
              <w:right w:val="nil"/>
            </w:tcBorders>
            <w:shd w:val="clear" w:color="auto" w:fill="auto"/>
            <w:noWrap/>
            <w:vAlign w:val="bottom"/>
            <w:hideMark/>
          </w:tcPr>
          <w:p w14:paraId="14CCEFB4"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15148FF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48057D93" w14:textId="77777777" w:rsidTr="00E62242">
        <w:trPr>
          <w:trHeight w:val="288"/>
        </w:trPr>
        <w:tc>
          <w:tcPr>
            <w:tcW w:w="2140" w:type="dxa"/>
            <w:tcBorders>
              <w:top w:val="nil"/>
              <w:left w:val="nil"/>
              <w:bottom w:val="single" w:sz="4" w:space="0" w:color="auto"/>
              <w:right w:val="nil"/>
            </w:tcBorders>
            <w:shd w:val="clear" w:color="000000" w:fill="FFFFFF"/>
            <w:noWrap/>
            <w:vAlign w:val="center"/>
            <w:hideMark/>
          </w:tcPr>
          <w:p w14:paraId="5F18C6AB" w14:textId="323FC0AD"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 xml:space="preserve">Julian Day *Year </w:t>
            </w:r>
          </w:p>
        </w:tc>
        <w:tc>
          <w:tcPr>
            <w:tcW w:w="998" w:type="dxa"/>
            <w:tcBorders>
              <w:top w:val="nil"/>
              <w:left w:val="nil"/>
              <w:bottom w:val="single" w:sz="4" w:space="0" w:color="auto"/>
              <w:right w:val="nil"/>
            </w:tcBorders>
            <w:shd w:val="clear" w:color="auto" w:fill="auto"/>
            <w:noWrap/>
            <w:vAlign w:val="bottom"/>
            <w:hideMark/>
          </w:tcPr>
          <w:p w14:paraId="548A868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-0.022</w:t>
            </w:r>
          </w:p>
        </w:tc>
        <w:tc>
          <w:tcPr>
            <w:tcW w:w="960" w:type="dxa"/>
            <w:tcBorders>
              <w:top w:val="nil"/>
              <w:left w:val="nil"/>
              <w:bottom w:val="single" w:sz="4" w:space="0" w:color="auto"/>
              <w:right w:val="nil"/>
            </w:tcBorders>
            <w:shd w:val="clear" w:color="auto" w:fill="auto"/>
            <w:noWrap/>
            <w:vAlign w:val="bottom"/>
            <w:hideMark/>
          </w:tcPr>
          <w:p w14:paraId="6157E546"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0.007</w:t>
            </w:r>
          </w:p>
        </w:tc>
        <w:tc>
          <w:tcPr>
            <w:tcW w:w="960" w:type="dxa"/>
            <w:tcBorders>
              <w:top w:val="nil"/>
              <w:left w:val="nil"/>
              <w:bottom w:val="single" w:sz="4" w:space="0" w:color="auto"/>
              <w:right w:val="nil"/>
            </w:tcBorders>
            <w:shd w:val="clear" w:color="auto" w:fill="auto"/>
            <w:noWrap/>
            <w:vAlign w:val="bottom"/>
            <w:hideMark/>
          </w:tcPr>
          <w:p w14:paraId="04038E6B"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-3.186</w:t>
            </w:r>
          </w:p>
        </w:tc>
        <w:tc>
          <w:tcPr>
            <w:tcW w:w="960" w:type="dxa"/>
            <w:tcBorders>
              <w:top w:val="nil"/>
              <w:left w:val="nil"/>
              <w:bottom w:val="single" w:sz="4" w:space="0" w:color="auto"/>
              <w:right w:val="nil"/>
            </w:tcBorders>
            <w:shd w:val="clear" w:color="auto" w:fill="auto"/>
            <w:noWrap/>
            <w:vAlign w:val="bottom"/>
            <w:hideMark/>
          </w:tcPr>
          <w:p w14:paraId="177B4623"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0.003</w:t>
            </w:r>
          </w:p>
        </w:tc>
        <w:tc>
          <w:tcPr>
            <w:tcW w:w="960" w:type="dxa"/>
            <w:tcBorders>
              <w:top w:val="nil"/>
              <w:left w:val="nil"/>
              <w:bottom w:val="single" w:sz="4" w:space="0" w:color="auto"/>
              <w:right w:val="nil"/>
            </w:tcBorders>
            <w:shd w:val="clear" w:color="auto" w:fill="auto"/>
            <w:noWrap/>
            <w:vAlign w:val="bottom"/>
            <w:hideMark/>
          </w:tcPr>
          <w:p w14:paraId="6F3E671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bl>
    <w:p w14:paraId="228497FB" w14:textId="121E4155" w:rsidR="00364CE1" w:rsidRDefault="00E62242" w:rsidP="00364CE1">
      <w:r>
        <w:br w:type="textWrapping" w:clear="all"/>
      </w:r>
    </w:p>
    <w:p w14:paraId="49CCEA17" w14:textId="0E47AA09" w:rsidR="00D77360" w:rsidRDefault="00D77360" w:rsidP="00364CE1"/>
    <w:p w14:paraId="4B950A15" w14:textId="08C83D22" w:rsidR="0003468F" w:rsidRDefault="0003468F" w:rsidP="0003468F">
      <w:pPr>
        <w:pStyle w:val="Caption"/>
        <w:keepNext/>
      </w:pPr>
      <w:bookmarkStart w:id="60" w:name="_Ref9317168"/>
      <w:r>
        <w:t xml:space="preserve">Table </w:t>
      </w:r>
      <w:fldSimple w:instr=" SEQ Table \* ARABIC ">
        <w:r w:rsidR="00F4333E">
          <w:rPr>
            <w:noProof/>
          </w:rPr>
          <w:t>11</w:t>
        </w:r>
      </w:fldSimple>
      <w:bookmarkEnd w:id="60"/>
      <w:r>
        <w:t xml:space="preserve"> - GLM of log total CPUE of macroinvertebrate samples at Decker. </w:t>
      </w:r>
      <w:proofErr w:type="spellStart"/>
      <w:r>
        <w:t>AICc</w:t>
      </w:r>
      <w:proofErr w:type="spellEnd"/>
      <w:r>
        <w:t xml:space="preserve"> model selection found Sacramento river flow to be a better predictor than Julian Day.</w:t>
      </w:r>
    </w:p>
    <w:tbl>
      <w:tblPr>
        <w:tblW w:w="7860" w:type="dxa"/>
        <w:tblLook w:val="04A0" w:firstRow="1" w:lastRow="0" w:firstColumn="1" w:lastColumn="0" w:noHBand="0" w:noVBand="1"/>
      </w:tblPr>
      <w:tblGrid>
        <w:gridCol w:w="2200"/>
        <w:gridCol w:w="1400"/>
        <w:gridCol w:w="1380"/>
        <w:gridCol w:w="960"/>
        <w:gridCol w:w="960"/>
        <w:gridCol w:w="960"/>
      </w:tblGrid>
      <w:tr w:rsidR="0003468F" w:rsidRPr="0003468F" w14:paraId="16963101" w14:textId="77777777" w:rsidTr="0003468F">
        <w:trPr>
          <w:trHeight w:val="300"/>
        </w:trPr>
        <w:tc>
          <w:tcPr>
            <w:tcW w:w="2200" w:type="dxa"/>
            <w:tcBorders>
              <w:top w:val="single" w:sz="4" w:space="0" w:color="auto"/>
              <w:left w:val="nil"/>
              <w:bottom w:val="single" w:sz="4" w:space="0" w:color="auto"/>
              <w:right w:val="nil"/>
            </w:tcBorders>
            <w:shd w:val="clear" w:color="auto" w:fill="auto"/>
            <w:noWrap/>
            <w:vAlign w:val="center"/>
            <w:hideMark/>
          </w:tcPr>
          <w:p w14:paraId="72EBA4C3"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 </w:t>
            </w:r>
          </w:p>
        </w:tc>
        <w:tc>
          <w:tcPr>
            <w:tcW w:w="1400" w:type="dxa"/>
            <w:tcBorders>
              <w:top w:val="single" w:sz="4" w:space="0" w:color="auto"/>
              <w:left w:val="nil"/>
              <w:bottom w:val="single" w:sz="4" w:space="0" w:color="auto"/>
              <w:right w:val="nil"/>
            </w:tcBorders>
            <w:shd w:val="clear" w:color="auto" w:fill="auto"/>
            <w:noWrap/>
            <w:vAlign w:val="bottom"/>
            <w:hideMark/>
          </w:tcPr>
          <w:p w14:paraId="551CC5C6"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Estimate</w:t>
            </w:r>
          </w:p>
        </w:tc>
        <w:tc>
          <w:tcPr>
            <w:tcW w:w="1380" w:type="dxa"/>
            <w:tcBorders>
              <w:top w:val="single" w:sz="4" w:space="0" w:color="auto"/>
              <w:left w:val="nil"/>
              <w:bottom w:val="single" w:sz="4" w:space="0" w:color="auto"/>
              <w:right w:val="nil"/>
            </w:tcBorders>
            <w:shd w:val="clear" w:color="auto" w:fill="auto"/>
            <w:noWrap/>
            <w:vAlign w:val="bottom"/>
            <w:hideMark/>
          </w:tcPr>
          <w:p w14:paraId="4BDC1D5D"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Std. Error</w:t>
            </w:r>
          </w:p>
        </w:tc>
        <w:tc>
          <w:tcPr>
            <w:tcW w:w="960" w:type="dxa"/>
            <w:tcBorders>
              <w:top w:val="single" w:sz="4" w:space="0" w:color="auto"/>
              <w:left w:val="nil"/>
              <w:bottom w:val="single" w:sz="4" w:space="0" w:color="auto"/>
              <w:right w:val="nil"/>
            </w:tcBorders>
            <w:shd w:val="clear" w:color="auto" w:fill="auto"/>
            <w:noWrap/>
            <w:vAlign w:val="bottom"/>
            <w:hideMark/>
          </w:tcPr>
          <w:p w14:paraId="565F49DB"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t value</w:t>
            </w:r>
          </w:p>
        </w:tc>
        <w:tc>
          <w:tcPr>
            <w:tcW w:w="960" w:type="dxa"/>
            <w:tcBorders>
              <w:top w:val="single" w:sz="4" w:space="0" w:color="auto"/>
              <w:left w:val="nil"/>
              <w:bottom w:val="single" w:sz="4" w:space="0" w:color="auto"/>
              <w:right w:val="nil"/>
            </w:tcBorders>
            <w:shd w:val="clear" w:color="auto" w:fill="auto"/>
            <w:noWrap/>
            <w:vAlign w:val="bottom"/>
            <w:hideMark/>
          </w:tcPr>
          <w:p w14:paraId="20A144EE" w14:textId="77777777" w:rsidR="0003468F" w:rsidRPr="0003468F" w:rsidRDefault="0003468F" w:rsidP="0003468F">
            <w:pPr>
              <w:spacing w:after="0" w:line="240" w:lineRule="auto"/>
              <w:rPr>
                <w:rFonts w:ascii="Calibri" w:eastAsia="Times New Roman" w:hAnsi="Calibri" w:cs="Calibri"/>
                <w:color w:val="000000"/>
              </w:rPr>
            </w:pPr>
            <w:proofErr w:type="spellStart"/>
            <w:r w:rsidRPr="0003468F">
              <w:rPr>
                <w:rFonts w:ascii="Calibri" w:eastAsia="Times New Roman" w:hAnsi="Calibri" w:cs="Calibri"/>
                <w:color w:val="000000"/>
              </w:rPr>
              <w:t>Pr</w:t>
            </w:r>
            <w:proofErr w:type="spellEnd"/>
            <w:r w:rsidRPr="0003468F">
              <w:rPr>
                <w:rFonts w:ascii="Calibri" w:eastAsia="Times New Roman" w:hAnsi="Calibri" w:cs="Calibri"/>
                <w:color w:val="000000"/>
              </w:rPr>
              <w:t>(&gt;|t|)</w:t>
            </w:r>
          </w:p>
        </w:tc>
        <w:tc>
          <w:tcPr>
            <w:tcW w:w="960" w:type="dxa"/>
            <w:tcBorders>
              <w:top w:val="single" w:sz="4" w:space="0" w:color="auto"/>
              <w:left w:val="nil"/>
              <w:bottom w:val="single" w:sz="4" w:space="0" w:color="auto"/>
              <w:right w:val="nil"/>
            </w:tcBorders>
            <w:shd w:val="clear" w:color="auto" w:fill="auto"/>
            <w:noWrap/>
            <w:vAlign w:val="bottom"/>
            <w:hideMark/>
          </w:tcPr>
          <w:p w14:paraId="65DE274A"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 </w:t>
            </w:r>
          </w:p>
        </w:tc>
      </w:tr>
      <w:tr w:rsidR="0003468F" w:rsidRPr="0003468F" w14:paraId="49B8207C" w14:textId="77777777" w:rsidTr="0003468F">
        <w:trPr>
          <w:trHeight w:val="300"/>
        </w:trPr>
        <w:tc>
          <w:tcPr>
            <w:tcW w:w="2200" w:type="dxa"/>
            <w:tcBorders>
              <w:top w:val="nil"/>
              <w:left w:val="nil"/>
              <w:bottom w:val="nil"/>
              <w:right w:val="nil"/>
            </w:tcBorders>
            <w:shd w:val="clear" w:color="auto" w:fill="auto"/>
            <w:noWrap/>
            <w:vAlign w:val="center"/>
            <w:hideMark/>
          </w:tcPr>
          <w:p w14:paraId="1AE2B527"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(Intercept: mysid)</w:t>
            </w:r>
          </w:p>
        </w:tc>
        <w:tc>
          <w:tcPr>
            <w:tcW w:w="1400" w:type="dxa"/>
            <w:tcBorders>
              <w:top w:val="nil"/>
              <w:left w:val="nil"/>
              <w:bottom w:val="nil"/>
              <w:right w:val="nil"/>
            </w:tcBorders>
            <w:shd w:val="clear" w:color="auto" w:fill="auto"/>
            <w:noWrap/>
            <w:vAlign w:val="bottom"/>
            <w:hideMark/>
          </w:tcPr>
          <w:p w14:paraId="064C5F1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2.742</w:t>
            </w:r>
          </w:p>
        </w:tc>
        <w:tc>
          <w:tcPr>
            <w:tcW w:w="1380" w:type="dxa"/>
            <w:tcBorders>
              <w:top w:val="nil"/>
              <w:left w:val="nil"/>
              <w:bottom w:val="nil"/>
              <w:right w:val="nil"/>
            </w:tcBorders>
            <w:shd w:val="clear" w:color="auto" w:fill="auto"/>
            <w:noWrap/>
            <w:vAlign w:val="bottom"/>
            <w:hideMark/>
          </w:tcPr>
          <w:p w14:paraId="3AE847CD"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0.336</w:t>
            </w:r>
          </w:p>
        </w:tc>
        <w:tc>
          <w:tcPr>
            <w:tcW w:w="960" w:type="dxa"/>
            <w:tcBorders>
              <w:top w:val="nil"/>
              <w:left w:val="nil"/>
              <w:bottom w:val="nil"/>
              <w:right w:val="nil"/>
            </w:tcBorders>
            <w:shd w:val="clear" w:color="auto" w:fill="auto"/>
            <w:noWrap/>
            <w:vAlign w:val="bottom"/>
            <w:hideMark/>
          </w:tcPr>
          <w:p w14:paraId="7C174C86"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8.163</w:t>
            </w:r>
          </w:p>
        </w:tc>
        <w:tc>
          <w:tcPr>
            <w:tcW w:w="960" w:type="dxa"/>
            <w:tcBorders>
              <w:top w:val="nil"/>
              <w:left w:val="nil"/>
              <w:bottom w:val="nil"/>
              <w:right w:val="nil"/>
            </w:tcBorders>
            <w:shd w:val="clear" w:color="auto" w:fill="auto"/>
            <w:noWrap/>
            <w:vAlign w:val="bottom"/>
            <w:hideMark/>
          </w:tcPr>
          <w:p w14:paraId="24DFB4B5"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35243954"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6B176ADE" w14:textId="77777777" w:rsidTr="0003468F">
        <w:trPr>
          <w:trHeight w:val="300"/>
        </w:trPr>
        <w:tc>
          <w:tcPr>
            <w:tcW w:w="2200" w:type="dxa"/>
            <w:tcBorders>
              <w:top w:val="nil"/>
              <w:left w:val="nil"/>
              <w:bottom w:val="nil"/>
              <w:right w:val="nil"/>
            </w:tcBorders>
            <w:shd w:val="clear" w:color="auto" w:fill="auto"/>
            <w:noWrap/>
            <w:vAlign w:val="center"/>
            <w:hideMark/>
          </w:tcPr>
          <w:p w14:paraId="37C30E23"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Gear: neuston</w:t>
            </w:r>
          </w:p>
        </w:tc>
        <w:tc>
          <w:tcPr>
            <w:tcW w:w="1400" w:type="dxa"/>
            <w:tcBorders>
              <w:top w:val="nil"/>
              <w:left w:val="nil"/>
              <w:bottom w:val="nil"/>
              <w:right w:val="nil"/>
            </w:tcBorders>
            <w:shd w:val="clear" w:color="auto" w:fill="auto"/>
            <w:noWrap/>
            <w:vAlign w:val="bottom"/>
            <w:hideMark/>
          </w:tcPr>
          <w:p w14:paraId="51022D6E"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-1.030</w:t>
            </w:r>
          </w:p>
        </w:tc>
        <w:tc>
          <w:tcPr>
            <w:tcW w:w="1380" w:type="dxa"/>
            <w:tcBorders>
              <w:top w:val="nil"/>
              <w:left w:val="nil"/>
              <w:bottom w:val="nil"/>
              <w:right w:val="nil"/>
            </w:tcBorders>
            <w:shd w:val="clear" w:color="auto" w:fill="auto"/>
            <w:noWrap/>
            <w:vAlign w:val="bottom"/>
            <w:hideMark/>
          </w:tcPr>
          <w:p w14:paraId="5B95B132"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0.363</w:t>
            </w:r>
          </w:p>
        </w:tc>
        <w:tc>
          <w:tcPr>
            <w:tcW w:w="960" w:type="dxa"/>
            <w:tcBorders>
              <w:top w:val="nil"/>
              <w:left w:val="nil"/>
              <w:bottom w:val="nil"/>
              <w:right w:val="nil"/>
            </w:tcBorders>
            <w:shd w:val="clear" w:color="auto" w:fill="auto"/>
            <w:noWrap/>
            <w:vAlign w:val="bottom"/>
            <w:hideMark/>
          </w:tcPr>
          <w:p w14:paraId="18BBBC02"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-2.836</w:t>
            </w:r>
          </w:p>
        </w:tc>
        <w:tc>
          <w:tcPr>
            <w:tcW w:w="960" w:type="dxa"/>
            <w:tcBorders>
              <w:top w:val="nil"/>
              <w:left w:val="nil"/>
              <w:bottom w:val="nil"/>
              <w:right w:val="nil"/>
            </w:tcBorders>
            <w:shd w:val="clear" w:color="auto" w:fill="auto"/>
            <w:noWrap/>
            <w:vAlign w:val="bottom"/>
            <w:hideMark/>
          </w:tcPr>
          <w:p w14:paraId="7528615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0.007</w:t>
            </w:r>
          </w:p>
        </w:tc>
        <w:tc>
          <w:tcPr>
            <w:tcW w:w="960" w:type="dxa"/>
            <w:tcBorders>
              <w:top w:val="nil"/>
              <w:left w:val="nil"/>
              <w:bottom w:val="nil"/>
              <w:right w:val="nil"/>
            </w:tcBorders>
            <w:shd w:val="clear" w:color="auto" w:fill="auto"/>
            <w:noWrap/>
            <w:vAlign w:val="bottom"/>
            <w:hideMark/>
          </w:tcPr>
          <w:p w14:paraId="292AD418"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68D30550" w14:textId="77777777" w:rsidTr="0003468F">
        <w:trPr>
          <w:trHeight w:val="300"/>
        </w:trPr>
        <w:tc>
          <w:tcPr>
            <w:tcW w:w="2200" w:type="dxa"/>
            <w:tcBorders>
              <w:top w:val="nil"/>
              <w:left w:val="nil"/>
              <w:bottom w:val="nil"/>
              <w:right w:val="nil"/>
            </w:tcBorders>
            <w:shd w:val="clear" w:color="auto" w:fill="auto"/>
            <w:noWrap/>
            <w:vAlign w:val="center"/>
            <w:hideMark/>
          </w:tcPr>
          <w:p w14:paraId="7C6BB1CB"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Gear: sweep net</w:t>
            </w:r>
          </w:p>
        </w:tc>
        <w:tc>
          <w:tcPr>
            <w:tcW w:w="1400" w:type="dxa"/>
            <w:tcBorders>
              <w:top w:val="nil"/>
              <w:left w:val="nil"/>
              <w:bottom w:val="nil"/>
              <w:right w:val="nil"/>
            </w:tcBorders>
            <w:shd w:val="clear" w:color="auto" w:fill="auto"/>
            <w:noWrap/>
            <w:vAlign w:val="bottom"/>
            <w:hideMark/>
          </w:tcPr>
          <w:p w14:paraId="4A90AF5B"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1.960</w:t>
            </w:r>
          </w:p>
        </w:tc>
        <w:tc>
          <w:tcPr>
            <w:tcW w:w="1380" w:type="dxa"/>
            <w:tcBorders>
              <w:top w:val="nil"/>
              <w:left w:val="nil"/>
              <w:bottom w:val="nil"/>
              <w:right w:val="nil"/>
            </w:tcBorders>
            <w:shd w:val="clear" w:color="auto" w:fill="auto"/>
            <w:noWrap/>
            <w:vAlign w:val="bottom"/>
            <w:hideMark/>
          </w:tcPr>
          <w:p w14:paraId="2BA4249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0.358</w:t>
            </w:r>
          </w:p>
        </w:tc>
        <w:tc>
          <w:tcPr>
            <w:tcW w:w="960" w:type="dxa"/>
            <w:tcBorders>
              <w:top w:val="nil"/>
              <w:left w:val="nil"/>
              <w:bottom w:val="nil"/>
              <w:right w:val="nil"/>
            </w:tcBorders>
            <w:shd w:val="clear" w:color="auto" w:fill="auto"/>
            <w:noWrap/>
            <w:vAlign w:val="bottom"/>
            <w:hideMark/>
          </w:tcPr>
          <w:p w14:paraId="531C1888"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5.484</w:t>
            </w:r>
          </w:p>
        </w:tc>
        <w:tc>
          <w:tcPr>
            <w:tcW w:w="960" w:type="dxa"/>
            <w:tcBorders>
              <w:top w:val="nil"/>
              <w:left w:val="nil"/>
              <w:bottom w:val="nil"/>
              <w:right w:val="nil"/>
            </w:tcBorders>
            <w:shd w:val="clear" w:color="auto" w:fill="auto"/>
            <w:noWrap/>
            <w:vAlign w:val="bottom"/>
            <w:hideMark/>
          </w:tcPr>
          <w:p w14:paraId="77E60048"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4DA5B30E"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0303BB5B" w14:textId="77777777" w:rsidTr="0003468F">
        <w:trPr>
          <w:trHeight w:val="300"/>
        </w:trPr>
        <w:tc>
          <w:tcPr>
            <w:tcW w:w="2200" w:type="dxa"/>
            <w:tcBorders>
              <w:top w:val="nil"/>
              <w:left w:val="nil"/>
              <w:bottom w:val="single" w:sz="4" w:space="0" w:color="auto"/>
              <w:right w:val="nil"/>
            </w:tcBorders>
            <w:shd w:val="clear" w:color="auto" w:fill="auto"/>
            <w:noWrap/>
            <w:vAlign w:val="center"/>
            <w:hideMark/>
          </w:tcPr>
          <w:p w14:paraId="027FB71E"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sac</w:t>
            </w:r>
          </w:p>
        </w:tc>
        <w:tc>
          <w:tcPr>
            <w:tcW w:w="1400" w:type="dxa"/>
            <w:tcBorders>
              <w:top w:val="nil"/>
              <w:left w:val="nil"/>
              <w:bottom w:val="single" w:sz="4" w:space="0" w:color="auto"/>
              <w:right w:val="nil"/>
            </w:tcBorders>
            <w:shd w:val="clear" w:color="auto" w:fill="auto"/>
            <w:noWrap/>
            <w:vAlign w:val="bottom"/>
            <w:hideMark/>
          </w:tcPr>
          <w:p w14:paraId="78A0A055"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-1.816E-05</w:t>
            </w:r>
          </w:p>
        </w:tc>
        <w:tc>
          <w:tcPr>
            <w:tcW w:w="1380" w:type="dxa"/>
            <w:tcBorders>
              <w:top w:val="nil"/>
              <w:left w:val="nil"/>
              <w:bottom w:val="single" w:sz="4" w:space="0" w:color="auto"/>
              <w:right w:val="nil"/>
            </w:tcBorders>
            <w:shd w:val="clear" w:color="auto" w:fill="auto"/>
            <w:noWrap/>
            <w:vAlign w:val="bottom"/>
            <w:hideMark/>
          </w:tcPr>
          <w:p w14:paraId="4533E40D"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5.501E-06</w:t>
            </w:r>
          </w:p>
        </w:tc>
        <w:tc>
          <w:tcPr>
            <w:tcW w:w="960" w:type="dxa"/>
            <w:tcBorders>
              <w:top w:val="nil"/>
              <w:left w:val="nil"/>
              <w:bottom w:val="single" w:sz="4" w:space="0" w:color="auto"/>
              <w:right w:val="nil"/>
            </w:tcBorders>
            <w:shd w:val="clear" w:color="auto" w:fill="auto"/>
            <w:noWrap/>
            <w:vAlign w:val="bottom"/>
            <w:hideMark/>
          </w:tcPr>
          <w:p w14:paraId="72C0AB59"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-3.302</w:t>
            </w:r>
          </w:p>
        </w:tc>
        <w:tc>
          <w:tcPr>
            <w:tcW w:w="960" w:type="dxa"/>
            <w:tcBorders>
              <w:top w:val="nil"/>
              <w:left w:val="nil"/>
              <w:bottom w:val="single" w:sz="4" w:space="0" w:color="auto"/>
              <w:right w:val="nil"/>
            </w:tcBorders>
            <w:shd w:val="clear" w:color="auto" w:fill="auto"/>
            <w:noWrap/>
            <w:vAlign w:val="bottom"/>
            <w:hideMark/>
          </w:tcPr>
          <w:p w14:paraId="647A735C"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0.002</w:t>
            </w:r>
          </w:p>
        </w:tc>
        <w:tc>
          <w:tcPr>
            <w:tcW w:w="960" w:type="dxa"/>
            <w:tcBorders>
              <w:top w:val="nil"/>
              <w:left w:val="nil"/>
              <w:bottom w:val="single" w:sz="4" w:space="0" w:color="auto"/>
              <w:right w:val="nil"/>
            </w:tcBorders>
            <w:shd w:val="clear" w:color="auto" w:fill="auto"/>
            <w:noWrap/>
            <w:vAlign w:val="bottom"/>
            <w:hideMark/>
          </w:tcPr>
          <w:p w14:paraId="48A87E57"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bl>
    <w:p w14:paraId="6E52C2AE" w14:textId="77777777" w:rsidR="0003468F" w:rsidRPr="00364CE1" w:rsidRDefault="0003468F" w:rsidP="00364CE1"/>
    <w:p w14:paraId="0EFBFC54" w14:textId="62A6C3C8" w:rsidR="00352473" w:rsidRDefault="009F731B" w:rsidP="00352473">
      <w:pPr>
        <w:pStyle w:val="Heading2"/>
      </w:pPr>
      <w:r>
        <w:rPr>
          <w:noProof/>
        </w:rPr>
        <w:lastRenderedPageBreak/>
        <w:drawing>
          <wp:inline distT="0" distB="0" distL="0" distR="0" wp14:anchorId="11B2D719" wp14:editId="32B1B39D">
            <wp:extent cx="5161905" cy="5257143"/>
            <wp:effectExtent l="0" t="0" r="1270" b="127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1905" cy="5257143"/>
                    </a:xfrm>
                    <a:prstGeom prst="rect">
                      <a:avLst/>
                    </a:prstGeom>
                  </pic:spPr>
                </pic:pic>
              </a:graphicData>
            </a:graphic>
          </wp:inline>
        </w:drawing>
      </w:r>
    </w:p>
    <w:p w14:paraId="55F6036B" w14:textId="52745B10" w:rsidR="003E2169" w:rsidRDefault="00352473" w:rsidP="00352473">
      <w:pPr>
        <w:pStyle w:val="Caption"/>
        <w:rPr>
          <w:noProof/>
        </w:rPr>
      </w:pPr>
      <w:bookmarkStart w:id="61" w:name="_Ref10714863"/>
      <w:r>
        <w:t xml:space="preserve">Figure </w:t>
      </w:r>
      <w:fldSimple w:instr=" SEQ Figure \* ARABIC ">
        <w:r w:rsidR="0013218D">
          <w:rPr>
            <w:noProof/>
          </w:rPr>
          <w:t>18</w:t>
        </w:r>
      </w:fldSimple>
      <w:bookmarkEnd w:id="61"/>
      <w:r>
        <w:t xml:space="preserve"> - Distribution of catch per month for adult Delta Smelt (SKT survey, 2002-2018), Chinook Salmon smolts (</w:t>
      </w:r>
      <w:proofErr w:type="spellStart"/>
      <w:r>
        <w:t>chipps</w:t>
      </w:r>
      <w:proofErr w:type="spellEnd"/>
      <w:r>
        <w:t xml:space="preserve"> island survey, 2002-2018)</w:t>
      </w:r>
      <w:r>
        <w:rPr>
          <w:noProof/>
        </w:rPr>
        <w:t xml:space="preserve"> and macroinvertebrates at Decker Island (FRP data, 2017-2018)</w:t>
      </w:r>
    </w:p>
    <w:p w14:paraId="4024A3E1" w14:textId="77777777" w:rsidR="00754E6E" w:rsidRDefault="00754E6E" w:rsidP="00754E6E">
      <w:pPr>
        <w:keepNext/>
      </w:pPr>
      <w:r>
        <w:rPr>
          <w:noProof/>
        </w:rPr>
        <w:lastRenderedPageBreak/>
        <w:drawing>
          <wp:inline distT="0" distB="0" distL="0" distR="0" wp14:anchorId="5A86C187" wp14:editId="7EBB2D4F">
            <wp:extent cx="5161905" cy="5247619"/>
            <wp:effectExtent l="0" t="0" r="127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1905" cy="5247619"/>
                    </a:xfrm>
                    <a:prstGeom prst="rect">
                      <a:avLst/>
                    </a:prstGeom>
                  </pic:spPr>
                </pic:pic>
              </a:graphicData>
            </a:graphic>
          </wp:inline>
        </w:drawing>
      </w:r>
    </w:p>
    <w:p w14:paraId="3B223317" w14:textId="77D14B6C" w:rsidR="00754E6E" w:rsidRPr="00754E6E" w:rsidRDefault="00754E6E" w:rsidP="00754E6E">
      <w:pPr>
        <w:pStyle w:val="Caption"/>
      </w:pPr>
      <w:bookmarkStart w:id="62" w:name="_Ref9317230"/>
      <w:bookmarkStart w:id="63" w:name="_Ref10457992"/>
      <w:r>
        <w:t xml:space="preserve">Figure </w:t>
      </w:r>
      <w:fldSimple w:instr=" SEQ Figure \* ARABIC ">
        <w:r w:rsidR="0013218D">
          <w:rPr>
            <w:noProof/>
          </w:rPr>
          <w:t>19</w:t>
        </w:r>
      </w:fldSimple>
      <w:bookmarkEnd w:id="62"/>
      <w:r>
        <w:t xml:space="preserve"> - Macroinvertebrate catch versus Sacramento River flow (CFS) for samples collected at Decker Island in spring of 2017 and 2018.</w:t>
      </w:r>
      <w:bookmarkEnd w:id="63"/>
    </w:p>
    <w:p w14:paraId="4AACEC3A" w14:textId="77777777" w:rsidR="00E62242" w:rsidRDefault="00E62242" w:rsidP="00E62242">
      <w:pPr>
        <w:pStyle w:val="Heading2"/>
      </w:pPr>
      <w:r w:rsidRPr="00E62242">
        <w:rPr>
          <w:noProof/>
        </w:rPr>
        <w:lastRenderedPageBreak/>
        <w:drawing>
          <wp:inline distT="0" distB="0" distL="0" distR="0" wp14:anchorId="71C803BA" wp14:editId="6646392F">
            <wp:extent cx="5943600" cy="505333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01010B6A" w14:textId="3B4C7C9C" w:rsidR="00E62242" w:rsidRDefault="00E62242" w:rsidP="00E62242">
      <w:pPr>
        <w:pStyle w:val="Caption"/>
      </w:pPr>
      <w:r>
        <w:t xml:space="preserve">Figure </w:t>
      </w:r>
      <w:fldSimple w:instr=" SEQ Figure \* ARABIC ">
        <w:r w:rsidR="0013218D">
          <w:rPr>
            <w:noProof/>
          </w:rPr>
          <w:t>20</w:t>
        </w:r>
      </w:fldSimple>
      <w:r>
        <w:t xml:space="preserve"> - Mean log-transformed CPUE of mysid and sweep net samples in the fall versus spring of 2018.</w:t>
      </w:r>
      <w:r w:rsidR="005F58B9" w:rsidRPr="005F58B9">
        <w:t xml:space="preserve"> </w:t>
      </w:r>
      <w:r w:rsidR="005F58B9">
        <w:t>+/- 1 SEM.</w:t>
      </w:r>
    </w:p>
    <w:p w14:paraId="416BDF33" w14:textId="506F0769" w:rsidR="00E62242" w:rsidRDefault="00E62242" w:rsidP="00E62242">
      <w:pPr>
        <w:pStyle w:val="Caption"/>
        <w:keepNext/>
      </w:pPr>
      <w:bookmarkStart w:id="64" w:name="_Ref10786422"/>
      <w:r>
        <w:t xml:space="preserve">Table </w:t>
      </w:r>
      <w:fldSimple w:instr=" SEQ Table \* ARABIC ">
        <w:r w:rsidR="00F4333E">
          <w:rPr>
            <w:noProof/>
          </w:rPr>
          <w:t>12</w:t>
        </w:r>
      </w:fldSimple>
      <w:bookmarkEnd w:id="64"/>
      <w:r>
        <w:t xml:space="preserve"> - GLMM of log-transformed CPUE of invertebrates collected during the spring sampling period versus the fall sampling period. </w:t>
      </w:r>
    </w:p>
    <w:tbl>
      <w:tblPr>
        <w:tblW w:w="11180" w:type="dxa"/>
        <w:tblCellMar>
          <w:left w:w="0" w:type="dxa"/>
          <w:right w:w="0" w:type="dxa"/>
        </w:tblCellMar>
        <w:tblLook w:val="0600" w:firstRow="0" w:lastRow="0" w:firstColumn="0" w:lastColumn="0" w:noHBand="1" w:noVBand="1"/>
      </w:tblPr>
      <w:tblGrid>
        <w:gridCol w:w="2980"/>
        <w:gridCol w:w="1760"/>
        <w:gridCol w:w="2040"/>
        <w:gridCol w:w="1320"/>
        <w:gridCol w:w="2040"/>
        <w:gridCol w:w="1040"/>
      </w:tblGrid>
      <w:tr w:rsidR="00E62242" w:rsidRPr="00E62242" w14:paraId="5AD4D570" w14:textId="77777777" w:rsidTr="00326FB7">
        <w:trPr>
          <w:trHeight w:val="690"/>
        </w:trPr>
        <w:tc>
          <w:tcPr>
            <w:tcW w:w="298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338C4106" w14:textId="77777777" w:rsidR="00E62242" w:rsidRPr="00E62242" w:rsidRDefault="00E62242" w:rsidP="00E62242"/>
        </w:tc>
        <w:tc>
          <w:tcPr>
            <w:tcW w:w="176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6A75185" w14:textId="77777777" w:rsidR="00E62242" w:rsidRPr="00E62242" w:rsidRDefault="00E62242" w:rsidP="00E62242">
            <w:r w:rsidRPr="00E62242">
              <w:t>Estimate</w:t>
            </w:r>
          </w:p>
        </w:tc>
        <w:tc>
          <w:tcPr>
            <w:tcW w:w="2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BEF1E56" w14:textId="77777777" w:rsidR="00E62242" w:rsidRPr="00E62242" w:rsidRDefault="00E62242" w:rsidP="00E62242">
            <w:r w:rsidRPr="00E62242">
              <w:t>Std. Error</w:t>
            </w:r>
          </w:p>
        </w:tc>
        <w:tc>
          <w:tcPr>
            <w:tcW w:w="132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F6BC896" w14:textId="77777777" w:rsidR="00E62242" w:rsidRPr="00E62242" w:rsidRDefault="00E62242" w:rsidP="00E62242">
            <w:r w:rsidRPr="00E62242">
              <w:t>t value</w:t>
            </w:r>
          </w:p>
        </w:tc>
        <w:tc>
          <w:tcPr>
            <w:tcW w:w="2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4FADD9D" w14:textId="77777777" w:rsidR="00E62242" w:rsidRPr="00E62242" w:rsidRDefault="00E62242" w:rsidP="00E62242">
            <w:proofErr w:type="spellStart"/>
            <w:r w:rsidRPr="00E62242">
              <w:t>Pr</w:t>
            </w:r>
            <w:proofErr w:type="spellEnd"/>
            <w:r w:rsidRPr="00E62242">
              <w:t>(&gt;|t|)</w:t>
            </w:r>
          </w:p>
        </w:tc>
        <w:tc>
          <w:tcPr>
            <w:tcW w:w="1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7148F94" w14:textId="77777777" w:rsidR="00E62242" w:rsidRPr="00E62242" w:rsidRDefault="00E62242" w:rsidP="00E62242"/>
        </w:tc>
      </w:tr>
      <w:tr w:rsidR="00E62242" w:rsidRPr="00E62242" w14:paraId="2725F127" w14:textId="77777777" w:rsidTr="00326FB7">
        <w:trPr>
          <w:trHeight w:val="451"/>
        </w:trPr>
        <w:tc>
          <w:tcPr>
            <w:tcW w:w="298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0D1E21" w14:textId="77777777" w:rsidR="00E62242" w:rsidRPr="00E62242" w:rsidRDefault="00E62242" w:rsidP="00E62242">
            <w:r w:rsidRPr="00E62242">
              <w:t xml:space="preserve">(Intercept – mysid, </w:t>
            </w:r>
            <w:proofErr w:type="spellStart"/>
            <w:r w:rsidRPr="00E62242">
              <w:t>ryer</w:t>
            </w:r>
            <w:proofErr w:type="spellEnd"/>
            <w:r w:rsidRPr="00E62242">
              <w:t>, spring)</w:t>
            </w:r>
          </w:p>
        </w:tc>
        <w:tc>
          <w:tcPr>
            <w:tcW w:w="176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C4995CE" w14:textId="77777777" w:rsidR="00E62242" w:rsidRPr="00E62242" w:rsidRDefault="00E62242" w:rsidP="00E62242">
            <w:r w:rsidRPr="00E62242">
              <w:t>1.563</w:t>
            </w:r>
          </w:p>
        </w:tc>
        <w:tc>
          <w:tcPr>
            <w:tcW w:w="2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E04D40E" w14:textId="77777777" w:rsidR="00E62242" w:rsidRPr="00E62242" w:rsidRDefault="00E62242" w:rsidP="00E62242">
            <w:r w:rsidRPr="00E62242">
              <w:t>0.528</w:t>
            </w:r>
          </w:p>
        </w:tc>
        <w:tc>
          <w:tcPr>
            <w:tcW w:w="132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A47FD38" w14:textId="77777777" w:rsidR="00E62242" w:rsidRPr="00E62242" w:rsidRDefault="00E62242" w:rsidP="00E62242">
            <w:r w:rsidRPr="00E62242">
              <w:t>2.959</w:t>
            </w:r>
          </w:p>
        </w:tc>
        <w:tc>
          <w:tcPr>
            <w:tcW w:w="2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6CA28FB" w14:textId="77777777" w:rsidR="00E62242" w:rsidRPr="00E62242" w:rsidRDefault="00E62242" w:rsidP="00E62242">
            <w:r w:rsidRPr="00E62242">
              <w:t>0.004</w:t>
            </w:r>
          </w:p>
        </w:tc>
        <w:tc>
          <w:tcPr>
            <w:tcW w:w="1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49304A4" w14:textId="77777777" w:rsidR="00E62242" w:rsidRPr="00E62242" w:rsidRDefault="00E62242" w:rsidP="00E62242">
            <w:r w:rsidRPr="00E62242">
              <w:t>**</w:t>
            </w:r>
          </w:p>
        </w:tc>
      </w:tr>
      <w:tr w:rsidR="00E62242" w:rsidRPr="00E62242" w14:paraId="32986168"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5A13C62" w14:textId="77777777" w:rsidR="00E62242" w:rsidRPr="00E62242" w:rsidRDefault="00E62242" w:rsidP="00E62242">
            <w:r w:rsidRPr="00E62242">
              <w:t>Site: Browns</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59665ED" w14:textId="77777777" w:rsidR="00E62242" w:rsidRPr="00E62242" w:rsidRDefault="00E62242" w:rsidP="00E62242">
            <w:r w:rsidRPr="00E62242">
              <w:t>-0.999</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5D10559" w14:textId="77777777" w:rsidR="00E62242" w:rsidRPr="00E62242" w:rsidRDefault="00E62242" w:rsidP="00E62242">
            <w:r w:rsidRPr="00E62242">
              <w:t>0.589</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EC6EF6A" w14:textId="77777777" w:rsidR="00E62242" w:rsidRPr="00E62242" w:rsidRDefault="00E62242" w:rsidP="00E62242">
            <w:r w:rsidRPr="00E62242">
              <w:t>-1.698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0DB854F" w14:textId="77777777" w:rsidR="00E62242" w:rsidRPr="00E62242" w:rsidRDefault="00E62242" w:rsidP="00E62242">
            <w:r w:rsidRPr="00E62242">
              <w:t>0.093</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095EC56" w14:textId="77777777" w:rsidR="00E62242" w:rsidRPr="00E62242" w:rsidRDefault="00E62242" w:rsidP="00E62242">
            <w:r w:rsidRPr="00E62242">
              <w:t>.</w:t>
            </w:r>
          </w:p>
        </w:tc>
      </w:tr>
      <w:tr w:rsidR="00E62242" w:rsidRPr="00E62242" w14:paraId="4DF62381"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ADD952C" w14:textId="77777777" w:rsidR="00E62242" w:rsidRPr="00E62242" w:rsidRDefault="00E62242" w:rsidP="00E62242">
            <w:r w:rsidRPr="00E62242">
              <w:t>Site: Winter</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1B069EA" w14:textId="77777777" w:rsidR="00E62242" w:rsidRPr="00E62242" w:rsidRDefault="00E62242" w:rsidP="00E62242">
            <w:r w:rsidRPr="00E62242">
              <w:t>-1.157</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7DC00F0" w14:textId="77777777" w:rsidR="00E62242" w:rsidRPr="00E62242" w:rsidRDefault="00E62242" w:rsidP="00E62242">
            <w:r w:rsidRPr="00E62242">
              <w:t>0.674</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E1CC33D" w14:textId="77777777" w:rsidR="00E62242" w:rsidRPr="00E62242" w:rsidRDefault="00E62242" w:rsidP="00E62242">
            <w:r w:rsidRPr="00E62242">
              <w:t>-1.718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07AE302" w14:textId="77777777" w:rsidR="00E62242" w:rsidRPr="00E62242" w:rsidRDefault="00E62242" w:rsidP="00E62242">
            <w:r w:rsidRPr="00E62242">
              <w:t>0.090</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563BA7D" w14:textId="77777777" w:rsidR="00E62242" w:rsidRPr="00E62242" w:rsidRDefault="00E62242" w:rsidP="00E62242">
            <w:r w:rsidRPr="00E62242">
              <w:t>.</w:t>
            </w:r>
          </w:p>
        </w:tc>
      </w:tr>
      <w:tr w:rsidR="00E62242" w:rsidRPr="00E62242" w14:paraId="72CF36DE"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6BCDA63" w14:textId="77777777" w:rsidR="00E62242" w:rsidRPr="00E62242" w:rsidRDefault="00E62242" w:rsidP="00E62242">
            <w:r w:rsidRPr="00E62242">
              <w:t>Site: Prospect</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612EF97" w14:textId="77777777" w:rsidR="00E62242" w:rsidRPr="00E62242" w:rsidRDefault="00E62242" w:rsidP="00E62242">
            <w:r w:rsidRPr="00E62242">
              <w:t>1.748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F7E55C9" w14:textId="77777777" w:rsidR="00E62242" w:rsidRPr="00E62242" w:rsidRDefault="00E62242" w:rsidP="00E62242">
            <w:r w:rsidRPr="00E62242">
              <w:t>0.630</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CADE95F" w14:textId="77777777" w:rsidR="00E62242" w:rsidRPr="00E62242" w:rsidRDefault="00E62242" w:rsidP="00E62242">
            <w:r w:rsidRPr="00E62242">
              <w:t>2.775</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6DEA3D4" w14:textId="77777777" w:rsidR="00E62242" w:rsidRPr="00E62242" w:rsidRDefault="00E62242" w:rsidP="00E62242">
            <w:r w:rsidRPr="00E62242">
              <w:t>0.007</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63FA5FA" w14:textId="77777777" w:rsidR="00E62242" w:rsidRPr="00E62242" w:rsidRDefault="00E62242" w:rsidP="00E62242">
            <w:r w:rsidRPr="00E62242">
              <w:t>**</w:t>
            </w:r>
          </w:p>
        </w:tc>
      </w:tr>
      <w:tr w:rsidR="00E62242" w:rsidRPr="00E62242" w14:paraId="77AEF827" w14:textId="77777777" w:rsidTr="00326FB7">
        <w:trPr>
          <w:trHeight w:val="744"/>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278D4B1" w14:textId="77777777" w:rsidR="00E62242" w:rsidRPr="00E62242" w:rsidRDefault="00E62242" w:rsidP="00E62242">
            <w:r w:rsidRPr="00E62242">
              <w:t>Gear: sweep</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0844F76" w14:textId="77777777" w:rsidR="00E62242" w:rsidRPr="00E62242" w:rsidRDefault="00E62242" w:rsidP="00E62242">
            <w:r w:rsidRPr="00E62242">
              <w:t>4.250</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EE92E72" w14:textId="77777777" w:rsidR="00E62242" w:rsidRPr="00E62242" w:rsidRDefault="00E62242" w:rsidP="00E62242">
            <w:r w:rsidRPr="00E62242">
              <w:t>0.470</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2A79751" w14:textId="77777777" w:rsidR="00E62242" w:rsidRPr="00E62242" w:rsidRDefault="00E62242" w:rsidP="00E62242">
            <w:r w:rsidRPr="00E62242">
              <w:t>9.037</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264D857" w14:textId="77777777" w:rsidR="00E62242" w:rsidRPr="00E62242" w:rsidRDefault="00E62242" w:rsidP="00E62242">
            <w:r w:rsidRPr="00E62242">
              <w:t>0.000</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1CC5A3E" w14:textId="77777777" w:rsidR="00E62242" w:rsidRPr="00E62242" w:rsidRDefault="00E62242" w:rsidP="00E62242">
            <w:r w:rsidRPr="00E62242">
              <w:t>***</w:t>
            </w:r>
          </w:p>
        </w:tc>
      </w:tr>
      <w:tr w:rsidR="00E62242" w:rsidRPr="00E62242" w14:paraId="37F81D14" w14:textId="77777777" w:rsidTr="00326FB7">
        <w:trPr>
          <w:trHeight w:val="451"/>
        </w:trPr>
        <w:tc>
          <w:tcPr>
            <w:tcW w:w="298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E72E522" w14:textId="77777777" w:rsidR="00E62242" w:rsidRPr="00E62242" w:rsidRDefault="00E62242" w:rsidP="00E62242">
            <w:r w:rsidRPr="00E62242">
              <w:lastRenderedPageBreak/>
              <w:t>Season: fall</w:t>
            </w:r>
          </w:p>
        </w:tc>
        <w:tc>
          <w:tcPr>
            <w:tcW w:w="176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8CD11A8" w14:textId="77777777" w:rsidR="00E62242" w:rsidRPr="00E62242" w:rsidRDefault="00E62242" w:rsidP="00E62242">
            <w:r w:rsidRPr="00E62242">
              <w:t>0.471</w:t>
            </w:r>
          </w:p>
        </w:tc>
        <w:tc>
          <w:tcPr>
            <w:tcW w:w="2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E2B3EBD" w14:textId="77777777" w:rsidR="00E62242" w:rsidRPr="00E62242" w:rsidRDefault="00E62242" w:rsidP="00E62242">
            <w:r w:rsidRPr="00E62242">
              <w:t>0.466</w:t>
            </w:r>
          </w:p>
        </w:tc>
        <w:tc>
          <w:tcPr>
            <w:tcW w:w="132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C1290EE" w14:textId="77777777" w:rsidR="00E62242" w:rsidRPr="00E62242" w:rsidRDefault="00E62242" w:rsidP="00E62242">
            <w:r w:rsidRPr="00E62242">
              <w:t>1.011</w:t>
            </w:r>
          </w:p>
        </w:tc>
        <w:tc>
          <w:tcPr>
            <w:tcW w:w="2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F4EE41B" w14:textId="77777777" w:rsidR="00E62242" w:rsidRPr="00E62242" w:rsidRDefault="00E62242" w:rsidP="00E62242">
            <w:r w:rsidRPr="00E62242">
              <w:t>0.315</w:t>
            </w:r>
          </w:p>
        </w:tc>
        <w:tc>
          <w:tcPr>
            <w:tcW w:w="1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4091E482" w14:textId="77777777" w:rsidR="00E62242" w:rsidRPr="00E62242" w:rsidRDefault="00E62242" w:rsidP="00E62242"/>
        </w:tc>
      </w:tr>
    </w:tbl>
    <w:p w14:paraId="71BFC92F" w14:textId="014E2C89" w:rsidR="00E62242" w:rsidRDefault="00E62242" w:rsidP="00E62242"/>
    <w:p w14:paraId="2F0F2351" w14:textId="72CA9FF5" w:rsidR="005F58B9" w:rsidRDefault="005F58B9" w:rsidP="00E62242"/>
    <w:p w14:paraId="403C260F" w14:textId="77777777" w:rsidR="005F58B9" w:rsidRDefault="005F58B9" w:rsidP="005F58B9">
      <w:pPr>
        <w:keepNext/>
      </w:pPr>
      <w:r w:rsidRPr="005F58B9">
        <w:rPr>
          <w:noProof/>
        </w:rPr>
        <w:drawing>
          <wp:inline distT="0" distB="0" distL="0" distR="0" wp14:anchorId="02AA9266" wp14:editId="3E673518">
            <wp:extent cx="5943600" cy="3655695"/>
            <wp:effectExtent l="0" t="0" r="0" b="1905"/>
            <wp:docPr id="2957" name="Picture 3">
              <a:extLst xmlns:a="http://schemas.openxmlformats.org/drawingml/2006/main">
                <a:ext uri="{FF2B5EF4-FFF2-40B4-BE49-F238E27FC236}">
                  <a16:creationId xmlns:a16="http://schemas.microsoft.com/office/drawing/2014/main" id="{4BDC79BF-BBE2-436E-9084-3A4CA3D35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DC79BF-BBE2-436E-9084-3A4CA3D35082}"/>
                        </a:ext>
                      </a:extLst>
                    </pic:cNvPr>
                    <pic:cNvPicPr>
                      <a:picLocks noChangeAspect="1"/>
                    </pic:cNvPicPr>
                  </pic:nvPicPr>
                  <pic:blipFill>
                    <a:blip r:embed="rId46"/>
                    <a:stretch>
                      <a:fillRect/>
                    </a:stretch>
                  </pic:blipFill>
                  <pic:spPr>
                    <a:xfrm>
                      <a:off x="0" y="0"/>
                      <a:ext cx="5943600" cy="3655695"/>
                    </a:xfrm>
                    <a:prstGeom prst="rect">
                      <a:avLst/>
                    </a:prstGeom>
                  </pic:spPr>
                </pic:pic>
              </a:graphicData>
            </a:graphic>
          </wp:inline>
        </w:drawing>
      </w:r>
    </w:p>
    <w:p w14:paraId="626774EC" w14:textId="482423BE" w:rsidR="005F58B9" w:rsidRDefault="005F58B9" w:rsidP="005F58B9">
      <w:pPr>
        <w:pStyle w:val="Caption"/>
      </w:pPr>
      <w:bookmarkStart w:id="65" w:name="_Ref10787329"/>
      <w:bookmarkStart w:id="66" w:name="_Ref10787325"/>
      <w:r>
        <w:t xml:space="preserve">Figure </w:t>
      </w:r>
      <w:fldSimple w:instr=" SEQ Figure \* ARABIC ">
        <w:r w:rsidR="0013218D">
          <w:rPr>
            <w:noProof/>
          </w:rPr>
          <w:t>21</w:t>
        </w:r>
      </w:fldSimple>
      <w:bookmarkEnd w:id="65"/>
      <w:r>
        <w:t xml:space="preserve"> - relative percent composition of spring verses fall macroinvertebrates.</w:t>
      </w:r>
      <w:bookmarkEnd w:id="66"/>
    </w:p>
    <w:p w14:paraId="018832BA" w14:textId="0DA33457" w:rsidR="00DE22C7" w:rsidRDefault="00DE22C7" w:rsidP="00DE22C7">
      <w:pPr>
        <w:pStyle w:val="Caption"/>
        <w:keepNext/>
      </w:pPr>
      <w:bookmarkStart w:id="67" w:name="_Ref10787315"/>
      <w:r>
        <w:t xml:space="preserve">Table </w:t>
      </w:r>
      <w:fldSimple w:instr=" SEQ Table \* ARABIC ">
        <w:r w:rsidR="00F4333E">
          <w:rPr>
            <w:noProof/>
          </w:rPr>
          <w:t>13</w:t>
        </w:r>
      </w:fldSimple>
      <w:bookmarkEnd w:id="67"/>
      <w:r>
        <w:t xml:space="preserve"> - </w:t>
      </w:r>
      <w:proofErr w:type="spellStart"/>
      <w:r>
        <w:t>PerMANOVA</w:t>
      </w:r>
      <w:proofErr w:type="spellEnd"/>
      <w:r>
        <w:t xml:space="preserve"> comparing site, </w:t>
      </w:r>
      <w:proofErr w:type="spellStart"/>
      <w:r>
        <w:t>geartype</w:t>
      </w:r>
      <w:proofErr w:type="spellEnd"/>
      <w:r>
        <w:t xml:space="preserve">, and season for macroinvertebrate </w:t>
      </w:r>
      <w:proofErr w:type="spellStart"/>
      <w:r>
        <w:t>samplig</w:t>
      </w:r>
      <w:proofErr w:type="spellEnd"/>
      <w:r>
        <w:t xml:space="preserve"> in 2018</w:t>
      </w:r>
    </w:p>
    <w:tbl>
      <w:tblPr>
        <w:tblW w:w="5000" w:type="pct"/>
        <w:tblCellMar>
          <w:left w:w="0" w:type="dxa"/>
          <w:right w:w="0" w:type="dxa"/>
        </w:tblCellMar>
        <w:tblLook w:val="0600" w:firstRow="0" w:lastRow="0" w:firstColumn="0" w:lastColumn="0" w:noHBand="1" w:noVBand="1"/>
      </w:tblPr>
      <w:tblGrid>
        <w:gridCol w:w="1493"/>
        <w:gridCol w:w="435"/>
        <w:gridCol w:w="1756"/>
        <w:gridCol w:w="1461"/>
        <w:gridCol w:w="1315"/>
        <w:gridCol w:w="1295"/>
        <w:gridCol w:w="969"/>
        <w:gridCol w:w="616"/>
      </w:tblGrid>
      <w:tr w:rsidR="00DE22C7" w:rsidRPr="00326FB7" w14:paraId="240F4C7A" w14:textId="77777777" w:rsidTr="00326FB7">
        <w:trPr>
          <w:trHeight w:val="20"/>
        </w:trPr>
        <w:tc>
          <w:tcPr>
            <w:tcW w:w="799"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538DDFD" w14:textId="77777777" w:rsidR="005F58B9" w:rsidRPr="005F58B9" w:rsidRDefault="005F58B9" w:rsidP="005F58B9"/>
        </w:tc>
        <w:tc>
          <w:tcPr>
            <w:tcW w:w="23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1A8D7FF" w14:textId="77777777" w:rsidR="005F58B9" w:rsidRPr="00326FB7" w:rsidRDefault="005F58B9" w:rsidP="005F58B9">
            <w:proofErr w:type="spellStart"/>
            <w:r w:rsidRPr="00326FB7">
              <w:t>Df</w:t>
            </w:r>
            <w:proofErr w:type="spellEnd"/>
          </w:p>
        </w:tc>
        <w:tc>
          <w:tcPr>
            <w:tcW w:w="940"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5734E77" w14:textId="77777777" w:rsidR="005F58B9" w:rsidRPr="00326FB7" w:rsidRDefault="005F58B9" w:rsidP="005F58B9">
            <w:proofErr w:type="spellStart"/>
            <w:r w:rsidRPr="00326FB7">
              <w:t>SumsOfSqs</w:t>
            </w:r>
            <w:proofErr w:type="spellEnd"/>
          </w:p>
        </w:tc>
        <w:tc>
          <w:tcPr>
            <w:tcW w:w="782"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3961CBF" w14:textId="77777777" w:rsidR="005F58B9" w:rsidRPr="00326FB7" w:rsidRDefault="005F58B9" w:rsidP="005F58B9">
            <w:proofErr w:type="spellStart"/>
            <w:r w:rsidRPr="00326FB7">
              <w:t>MeanSqs</w:t>
            </w:r>
            <w:proofErr w:type="spellEnd"/>
          </w:p>
        </w:tc>
        <w:tc>
          <w:tcPr>
            <w:tcW w:w="704"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0D9AC6C" w14:textId="77777777" w:rsidR="005F58B9" w:rsidRPr="00326FB7" w:rsidRDefault="005F58B9" w:rsidP="005F58B9">
            <w:proofErr w:type="spellStart"/>
            <w:proofErr w:type="gramStart"/>
            <w:r w:rsidRPr="00326FB7">
              <w:t>F.Model</w:t>
            </w:r>
            <w:proofErr w:type="spellEnd"/>
            <w:proofErr w:type="gramEnd"/>
          </w:p>
        </w:tc>
        <w:tc>
          <w:tcPr>
            <w:tcW w:w="69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9B86755" w14:textId="77777777" w:rsidR="005F58B9" w:rsidRPr="00326FB7" w:rsidRDefault="005F58B9" w:rsidP="005F58B9">
            <w:r w:rsidRPr="00326FB7">
              <w:t>R2</w:t>
            </w:r>
          </w:p>
        </w:tc>
        <w:tc>
          <w:tcPr>
            <w:tcW w:w="519"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260CEEC" w14:textId="77777777" w:rsidR="005F58B9" w:rsidRPr="00326FB7" w:rsidRDefault="005F58B9" w:rsidP="005F58B9">
            <w:proofErr w:type="spellStart"/>
            <w:r w:rsidRPr="00326FB7">
              <w:t>Pr</w:t>
            </w:r>
            <w:proofErr w:type="spellEnd"/>
            <w:r w:rsidRPr="00326FB7">
              <w:t>(&gt;F)</w:t>
            </w:r>
          </w:p>
        </w:tc>
        <w:tc>
          <w:tcPr>
            <w:tcW w:w="330"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56EED933" w14:textId="77777777" w:rsidR="005F58B9" w:rsidRPr="00326FB7" w:rsidRDefault="005F58B9" w:rsidP="005F58B9"/>
        </w:tc>
      </w:tr>
      <w:tr w:rsidR="00DE22C7" w:rsidRPr="00326FB7" w14:paraId="4110D1A4" w14:textId="77777777" w:rsidTr="00326FB7">
        <w:trPr>
          <w:trHeight w:val="20"/>
        </w:trPr>
        <w:tc>
          <w:tcPr>
            <w:tcW w:w="799"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F5B1B8" w14:textId="77777777" w:rsidR="005F58B9" w:rsidRPr="00326FB7" w:rsidRDefault="005F58B9" w:rsidP="005F58B9">
            <w:r w:rsidRPr="00326FB7">
              <w:t>Site</w:t>
            </w:r>
          </w:p>
        </w:tc>
        <w:tc>
          <w:tcPr>
            <w:tcW w:w="23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1AFD208" w14:textId="77777777" w:rsidR="005F58B9" w:rsidRPr="00326FB7" w:rsidRDefault="005F58B9" w:rsidP="005F58B9">
            <w:r w:rsidRPr="00326FB7">
              <w:t>3</w:t>
            </w:r>
          </w:p>
        </w:tc>
        <w:tc>
          <w:tcPr>
            <w:tcW w:w="940"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1197637" w14:textId="77777777" w:rsidR="005F58B9" w:rsidRPr="00326FB7" w:rsidRDefault="005F58B9" w:rsidP="005F58B9">
            <w:r w:rsidRPr="00326FB7">
              <w:t>5.6911</w:t>
            </w:r>
          </w:p>
        </w:tc>
        <w:tc>
          <w:tcPr>
            <w:tcW w:w="782"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8F8BE" w14:textId="77777777" w:rsidR="005F58B9" w:rsidRPr="00326FB7" w:rsidRDefault="005F58B9" w:rsidP="005F58B9">
            <w:r w:rsidRPr="00326FB7">
              <w:t>1.897</w:t>
            </w:r>
          </w:p>
        </w:tc>
        <w:tc>
          <w:tcPr>
            <w:tcW w:w="704"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6CB65EA" w14:textId="77777777" w:rsidR="005F58B9" w:rsidRPr="00326FB7" w:rsidRDefault="005F58B9" w:rsidP="005F58B9">
            <w:r w:rsidRPr="00326FB7">
              <w:t>11.1194</w:t>
            </w:r>
          </w:p>
        </w:tc>
        <w:tc>
          <w:tcPr>
            <w:tcW w:w="69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411BA7D" w14:textId="77777777" w:rsidR="005F58B9" w:rsidRPr="00326FB7" w:rsidRDefault="005F58B9" w:rsidP="005F58B9">
            <w:r w:rsidRPr="00326FB7">
              <w:t>0.24275</w:t>
            </w:r>
          </w:p>
        </w:tc>
        <w:tc>
          <w:tcPr>
            <w:tcW w:w="519"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72C509C" w14:textId="77777777" w:rsidR="005F58B9" w:rsidRPr="00326FB7" w:rsidRDefault="005F58B9" w:rsidP="005F58B9">
            <w:r w:rsidRPr="00326FB7">
              <w:t>0.001</w:t>
            </w:r>
          </w:p>
        </w:tc>
        <w:tc>
          <w:tcPr>
            <w:tcW w:w="330"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A1D4C9C" w14:textId="77777777" w:rsidR="005F58B9" w:rsidRPr="00326FB7" w:rsidRDefault="005F58B9" w:rsidP="005F58B9">
            <w:r w:rsidRPr="00326FB7">
              <w:t>***</w:t>
            </w:r>
          </w:p>
        </w:tc>
      </w:tr>
      <w:tr w:rsidR="00DE22C7" w:rsidRPr="00326FB7" w14:paraId="652D32A5" w14:textId="77777777" w:rsidTr="00326FB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D4759AB" w14:textId="77777777" w:rsidR="005F58B9" w:rsidRPr="00326FB7" w:rsidRDefault="005F58B9" w:rsidP="005F58B9">
            <w:r w:rsidRPr="00326FB7">
              <w:t>Gear</w:t>
            </w:r>
          </w:p>
        </w:tc>
        <w:tc>
          <w:tcPr>
            <w:tcW w:w="23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547CDD5" w14:textId="77777777" w:rsidR="005F58B9" w:rsidRPr="00326FB7" w:rsidRDefault="005F58B9" w:rsidP="005F58B9">
            <w:r w:rsidRPr="00326FB7">
              <w:t>1</w:t>
            </w:r>
          </w:p>
        </w:tc>
        <w:tc>
          <w:tcPr>
            <w:tcW w:w="94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EB066FA" w14:textId="77777777" w:rsidR="005F58B9" w:rsidRPr="00326FB7" w:rsidRDefault="005F58B9" w:rsidP="005F58B9">
            <w:r w:rsidRPr="00326FB7">
              <w:t>0.7332</w:t>
            </w:r>
          </w:p>
        </w:tc>
        <w:tc>
          <w:tcPr>
            <w:tcW w:w="78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06B75BD" w14:textId="77777777" w:rsidR="005F58B9" w:rsidRPr="00326FB7" w:rsidRDefault="005F58B9" w:rsidP="005F58B9">
            <w:r w:rsidRPr="00326FB7">
              <w:t>0.7332</w:t>
            </w:r>
          </w:p>
        </w:tc>
        <w:tc>
          <w:tcPr>
            <w:tcW w:w="70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590A33C" w14:textId="77777777" w:rsidR="005F58B9" w:rsidRPr="00326FB7" w:rsidRDefault="005F58B9" w:rsidP="005F58B9">
            <w:r w:rsidRPr="00326FB7">
              <w:t>4.2978</w:t>
            </w:r>
          </w:p>
        </w:tc>
        <w:tc>
          <w:tcPr>
            <w:tcW w:w="69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30AE4" w14:textId="77777777" w:rsidR="005F58B9" w:rsidRPr="00326FB7" w:rsidRDefault="005F58B9" w:rsidP="005F58B9">
            <w:r w:rsidRPr="00326FB7">
              <w:t>0.03128</w:t>
            </w:r>
          </w:p>
        </w:tc>
        <w:tc>
          <w:tcPr>
            <w:tcW w:w="5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13559B5B" w14:textId="77777777" w:rsidR="005F58B9" w:rsidRPr="00326FB7" w:rsidRDefault="005F58B9" w:rsidP="005F58B9">
            <w:r w:rsidRPr="00326FB7">
              <w:t>0.002</w:t>
            </w:r>
          </w:p>
        </w:tc>
        <w:tc>
          <w:tcPr>
            <w:tcW w:w="33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635B352" w14:textId="77777777" w:rsidR="005F58B9" w:rsidRPr="00326FB7" w:rsidRDefault="005F58B9" w:rsidP="005F58B9">
            <w:r w:rsidRPr="00326FB7">
              <w:t>**</w:t>
            </w:r>
          </w:p>
        </w:tc>
      </w:tr>
      <w:tr w:rsidR="00DE22C7" w:rsidRPr="00326FB7" w14:paraId="0A053429" w14:textId="77777777" w:rsidTr="00326FB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1FCC653" w14:textId="77777777" w:rsidR="005F58B9" w:rsidRPr="00326FB7" w:rsidRDefault="005F58B9" w:rsidP="005F58B9">
            <w:r w:rsidRPr="00326FB7">
              <w:t>season</w:t>
            </w:r>
          </w:p>
        </w:tc>
        <w:tc>
          <w:tcPr>
            <w:tcW w:w="23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9512496" w14:textId="77777777" w:rsidR="005F58B9" w:rsidRPr="00326FB7" w:rsidRDefault="005F58B9" w:rsidP="005F58B9">
            <w:r w:rsidRPr="00326FB7">
              <w:t>1</w:t>
            </w:r>
          </w:p>
        </w:tc>
        <w:tc>
          <w:tcPr>
            <w:tcW w:w="94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8F55E71" w14:textId="77777777" w:rsidR="005F58B9" w:rsidRPr="00326FB7" w:rsidRDefault="005F58B9" w:rsidP="005F58B9">
            <w:r w:rsidRPr="00326FB7">
              <w:t>3.2007</w:t>
            </w:r>
          </w:p>
        </w:tc>
        <w:tc>
          <w:tcPr>
            <w:tcW w:w="78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834E79F" w14:textId="77777777" w:rsidR="005F58B9" w:rsidRPr="00326FB7" w:rsidRDefault="005F58B9" w:rsidP="005F58B9">
            <w:r w:rsidRPr="00326FB7">
              <w:t>3.2007</w:t>
            </w:r>
          </w:p>
        </w:tc>
        <w:tc>
          <w:tcPr>
            <w:tcW w:w="70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0A69F0B" w14:textId="77777777" w:rsidR="005F58B9" w:rsidRPr="00326FB7" w:rsidRDefault="005F58B9" w:rsidP="005F58B9">
            <w:r w:rsidRPr="00326FB7">
              <w:t>18.7607</w:t>
            </w:r>
          </w:p>
        </w:tc>
        <w:tc>
          <w:tcPr>
            <w:tcW w:w="69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330527F" w14:textId="77777777" w:rsidR="005F58B9" w:rsidRPr="00326FB7" w:rsidRDefault="005F58B9" w:rsidP="005F58B9">
            <w:r w:rsidRPr="00326FB7">
              <w:t>0.13652</w:t>
            </w:r>
          </w:p>
        </w:tc>
        <w:tc>
          <w:tcPr>
            <w:tcW w:w="5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FD9A263" w14:textId="77777777" w:rsidR="005F58B9" w:rsidRPr="00326FB7" w:rsidRDefault="005F58B9" w:rsidP="005F58B9">
            <w:r w:rsidRPr="00326FB7">
              <w:t>0.001</w:t>
            </w:r>
          </w:p>
        </w:tc>
        <w:tc>
          <w:tcPr>
            <w:tcW w:w="33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B37780C" w14:textId="77777777" w:rsidR="005F58B9" w:rsidRPr="00326FB7" w:rsidRDefault="005F58B9" w:rsidP="005F58B9">
            <w:r w:rsidRPr="00326FB7">
              <w:t>***</w:t>
            </w:r>
          </w:p>
        </w:tc>
      </w:tr>
      <w:tr w:rsidR="00DE22C7" w:rsidRPr="00326FB7" w14:paraId="1805B39E" w14:textId="77777777" w:rsidTr="00326FB7">
        <w:trPr>
          <w:trHeight w:val="20"/>
        </w:trPr>
        <w:tc>
          <w:tcPr>
            <w:tcW w:w="799"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14:paraId="04AECD88" w14:textId="77777777" w:rsidR="005F58B9" w:rsidRPr="00326FB7" w:rsidRDefault="005F58B9" w:rsidP="005F58B9">
            <w:r w:rsidRPr="00326FB7">
              <w:t>Residuals</w:t>
            </w:r>
          </w:p>
        </w:tc>
        <w:tc>
          <w:tcPr>
            <w:tcW w:w="233"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10F9C91" w14:textId="77777777" w:rsidR="005F58B9" w:rsidRPr="00326FB7" w:rsidRDefault="005F58B9" w:rsidP="005F58B9">
            <w:r w:rsidRPr="00326FB7">
              <w:t>81</w:t>
            </w:r>
          </w:p>
        </w:tc>
        <w:tc>
          <w:tcPr>
            <w:tcW w:w="940"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0EF64F6E" w14:textId="77777777" w:rsidR="005F58B9" w:rsidRPr="00326FB7" w:rsidRDefault="005F58B9" w:rsidP="005F58B9">
            <w:r w:rsidRPr="00326FB7">
              <w:t>13.8191</w:t>
            </w:r>
          </w:p>
        </w:tc>
        <w:tc>
          <w:tcPr>
            <w:tcW w:w="782"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1A51DFE4" w14:textId="77777777" w:rsidR="005F58B9" w:rsidRPr="00326FB7" w:rsidRDefault="005F58B9" w:rsidP="005F58B9">
            <w:r w:rsidRPr="00326FB7">
              <w:t>0.1706</w:t>
            </w:r>
          </w:p>
        </w:tc>
        <w:tc>
          <w:tcPr>
            <w:tcW w:w="704"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5206F8C1" w14:textId="77777777" w:rsidR="005F58B9" w:rsidRPr="00326FB7" w:rsidRDefault="005F58B9" w:rsidP="005F58B9"/>
        </w:tc>
        <w:tc>
          <w:tcPr>
            <w:tcW w:w="693"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7081F687" w14:textId="77777777" w:rsidR="005F58B9" w:rsidRPr="00326FB7" w:rsidRDefault="005F58B9" w:rsidP="005F58B9">
            <w:r w:rsidRPr="00326FB7">
              <w:t>0.58945</w:t>
            </w:r>
          </w:p>
        </w:tc>
        <w:tc>
          <w:tcPr>
            <w:tcW w:w="519"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4DB80E5" w14:textId="77777777" w:rsidR="005F58B9" w:rsidRPr="00326FB7" w:rsidRDefault="005F58B9" w:rsidP="005F58B9"/>
        </w:tc>
        <w:tc>
          <w:tcPr>
            <w:tcW w:w="330"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33ECA1BE" w14:textId="77777777" w:rsidR="005F58B9" w:rsidRPr="00326FB7" w:rsidRDefault="005F58B9" w:rsidP="005F58B9"/>
        </w:tc>
      </w:tr>
      <w:tr w:rsidR="00DE22C7" w:rsidRPr="005F58B9" w14:paraId="65EDCFAB" w14:textId="77777777" w:rsidTr="00326FB7">
        <w:trPr>
          <w:trHeight w:val="20"/>
        </w:trPr>
        <w:tc>
          <w:tcPr>
            <w:tcW w:w="799"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DC873B7" w14:textId="77777777" w:rsidR="005F58B9" w:rsidRPr="00326FB7" w:rsidRDefault="005F58B9" w:rsidP="005F58B9">
            <w:r w:rsidRPr="00326FB7">
              <w:t>Total</w:t>
            </w:r>
          </w:p>
        </w:tc>
        <w:tc>
          <w:tcPr>
            <w:tcW w:w="233"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E0BF99C" w14:textId="77777777" w:rsidR="005F58B9" w:rsidRPr="00326FB7" w:rsidRDefault="005F58B9" w:rsidP="005F58B9">
            <w:r w:rsidRPr="00326FB7">
              <w:t>86</w:t>
            </w:r>
          </w:p>
        </w:tc>
        <w:tc>
          <w:tcPr>
            <w:tcW w:w="940"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C73D67A" w14:textId="77777777" w:rsidR="005F58B9" w:rsidRPr="00326FB7" w:rsidRDefault="005F58B9" w:rsidP="005F58B9">
            <w:r w:rsidRPr="00326FB7">
              <w:t>23.4442</w:t>
            </w:r>
          </w:p>
        </w:tc>
        <w:tc>
          <w:tcPr>
            <w:tcW w:w="782"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2F7C316" w14:textId="77777777" w:rsidR="005F58B9" w:rsidRPr="00326FB7" w:rsidRDefault="005F58B9" w:rsidP="005F58B9"/>
        </w:tc>
        <w:tc>
          <w:tcPr>
            <w:tcW w:w="704"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60408BF" w14:textId="77777777" w:rsidR="005F58B9" w:rsidRPr="00326FB7" w:rsidRDefault="005F58B9" w:rsidP="005F58B9"/>
        </w:tc>
        <w:tc>
          <w:tcPr>
            <w:tcW w:w="693"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3D054A4" w14:textId="77777777" w:rsidR="005F58B9" w:rsidRPr="005F58B9" w:rsidRDefault="005F58B9" w:rsidP="005F58B9">
            <w:r w:rsidRPr="00326FB7">
              <w:t>1</w:t>
            </w:r>
          </w:p>
        </w:tc>
        <w:tc>
          <w:tcPr>
            <w:tcW w:w="519"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A4BD577" w14:textId="77777777" w:rsidR="005F58B9" w:rsidRPr="005F58B9" w:rsidRDefault="005F58B9" w:rsidP="005F58B9"/>
        </w:tc>
        <w:tc>
          <w:tcPr>
            <w:tcW w:w="330"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A4937C7" w14:textId="77777777" w:rsidR="005F58B9" w:rsidRPr="005F58B9" w:rsidRDefault="005F58B9" w:rsidP="005F58B9"/>
        </w:tc>
      </w:tr>
    </w:tbl>
    <w:p w14:paraId="7D9E1021" w14:textId="45C0798B" w:rsidR="005F58B9" w:rsidRDefault="005F58B9" w:rsidP="005F58B9"/>
    <w:p w14:paraId="04039A6C" w14:textId="25CE7B1F" w:rsidR="000D4856" w:rsidRDefault="00E2687D" w:rsidP="005F58B9">
      <w:r w:rsidRPr="000D4856">
        <w:rPr>
          <w:noProof/>
        </w:rPr>
        <w:lastRenderedPageBreak/>
        <w:drawing>
          <wp:inline distT="0" distB="0" distL="0" distR="0" wp14:anchorId="7D560B08" wp14:editId="68F229A4">
            <wp:extent cx="4716780" cy="3176612"/>
            <wp:effectExtent l="0" t="0" r="7620" b="5080"/>
            <wp:docPr id="2961" name="Picture 5">
              <a:extLst xmlns:a="http://schemas.openxmlformats.org/drawingml/2006/main">
                <a:ext uri="{FF2B5EF4-FFF2-40B4-BE49-F238E27FC236}">
                  <a16:creationId xmlns:a16="http://schemas.microsoft.com/office/drawing/2014/main" id="{305D1965-5B8F-4FEC-8608-1FA60089B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5D1965-5B8F-4FEC-8608-1FA60089B3C6}"/>
                        </a:ext>
                      </a:extLst>
                    </pic:cNvPr>
                    <pic:cNvPicPr>
                      <a:picLocks noChangeAspect="1"/>
                    </pic:cNvPicPr>
                  </pic:nvPicPr>
                  <pic:blipFill rotWithShape="1">
                    <a:blip r:embed="rId47"/>
                    <a:srcRect t="11363" r="4458" b="13182"/>
                    <a:stretch/>
                  </pic:blipFill>
                  <pic:spPr bwMode="auto">
                    <a:xfrm>
                      <a:off x="0" y="0"/>
                      <a:ext cx="4731992" cy="3186857"/>
                    </a:xfrm>
                    <a:prstGeom prst="rect">
                      <a:avLst/>
                    </a:prstGeom>
                    <a:ln>
                      <a:noFill/>
                    </a:ln>
                    <a:extLst>
                      <a:ext uri="{53640926-AAD7-44D8-BBD7-CCE9431645EC}">
                        <a14:shadowObscured xmlns:a14="http://schemas.microsoft.com/office/drawing/2010/main"/>
                      </a:ext>
                    </a:extLst>
                  </pic:spPr>
                </pic:pic>
              </a:graphicData>
            </a:graphic>
          </wp:inline>
        </w:drawing>
      </w:r>
      <w:r w:rsidR="000D4856" w:rsidRPr="000D4856">
        <w:rPr>
          <w:noProof/>
        </w:rPr>
        <w:drawing>
          <wp:inline distT="0" distB="0" distL="0" distR="0" wp14:anchorId="6C7FF2CE" wp14:editId="2918D4B4">
            <wp:extent cx="4671060" cy="3848100"/>
            <wp:effectExtent l="0" t="0" r="0" b="0"/>
            <wp:docPr id="2958" name="Picture 4">
              <a:extLst xmlns:a="http://schemas.openxmlformats.org/drawingml/2006/main">
                <a:ext uri="{FF2B5EF4-FFF2-40B4-BE49-F238E27FC236}">
                  <a16:creationId xmlns:a16="http://schemas.microsoft.com/office/drawing/2014/main" id="{A4CBAE6A-BA7D-4305-8BFD-CA268A5F7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CBAE6A-BA7D-4305-8BFD-CA268A5F7E28}"/>
                        </a:ext>
                      </a:extLst>
                    </pic:cNvPr>
                    <pic:cNvPicPr>
                      <a:picLocks noChangeAspect="1"/>
                    </pic:cNvPicPr>
                  </pic:nvPicPr>
                  <pic:blipFill rotWithShape="1">
                    <a:blip r:embed="rId48"/>
                    <a:srcRect r="4691" b="7925"/>
                    <a:stretch/>
                  </pic:blipFill>
                  <pic:spPr bwMode="auto">
                    <a:xfrm>
                      <a:off x="0" y="0"/>
                      <a:ext cx="4671582" cy="3848530"/>
                    </a:xfrm>
                    <a:prstGeom prst="rect">
                      <a:avLst/>
                    </a:prstGeom>
                    <a:ln>
                      <a:noFill/>
                    </a:ln>
                    <a:extLst>
                      <a:ext uri="{53640926-AAD7-44D8-BBD7-CCE9431645EC}">
                        <a14:shadowObscured xmlns:a14="http://schemas.microsoft.com/office/drawing/2010/main"/>
                      </a:ext>
                    </a:extLst>
                  </pic:spPr>
                </pic:pic>
              </a:graphicData>
            </a:graphic>
          </wp:inline>
        </w:drawing>
      </w:r>
    </w:p>
    <w:p w14:paraId="5ED18102" w14:textId="33A5574B" w:rsidR="00A93BE3" w:rsidRDefault="00A93BE3" w:rsidP="00A93BE3">
      <w:pPr>
        <w:keepNext/>
      </w:pPr>
    </w:p>
    <w:p w14:paraId="7F5EE352" w14:textId="7F5A9A9C" w:rsidR="00C509FE" w:rsidRPr="00C509FE" w:rsidRDefault="00A93BE3" w:rsidP="00854EA1">
      <w:pPr>
        <w:pStyle w:val="Caption"/>
      </w:pPr>
      <w:bookmarkStart w:id="68" w:name="_Ref10787420"/>
      <w:r>
        <w:t xml:space="preserve">Figure </w:t>
      </w:r>
      <w:fldSimple w:instr=" SEQ Figure \* ARABIC ">
        <w:r w:rsidR="0013218D">
          <w:rPr>
            <w:noProof/>
          </w:rPr>
          <w:t>22</w:t>
        </w:r>
      </w:fldSimple>
      <w:bookmarkEnd w:id="68"/>
      <w:r>
        <w:t xml:space="preserve"> - NMDS plot of Bray-Curtis dissimilarity </w:t>
      </w:r>
      <w:r w:rsidR="00E2687D">
        <w:t>indices</w:t>
      </w:r>
      <w:r>
        <w:t xml:space="preserve"> of community composition of invertebrate data. </w:t>
      </w:r>
      <w:r w:rsidR="000527ED">
        <w:t xml:space="preserve">Stress = 0.182, two convergent solutions found after 50 tries. </w:t>
      </w:r>
      <w:r w:rsidR="00E2687D">
        <w:t xml:space="preserve">With </w:t>
      </w:r>
      <w:proofErr w:type="gramStart"/>
      <w:r w:rsidR="00E2687D">
        <w:t>A)</w:t>
      </w:r>
      <w:r>
        <w:t>Hulls</w:t>
      </w:r>
      <w:proofErr w:type="gramEnd"/>
      <w:r>
        <w:t xml:space="preserve"> are drawn around samples from spring versus fall.</w:t>
      </w:r>
      <w:r w:rsidR="00E2687D">
        <w:t xml:space="preserve"> and B) Hulls drawn around samples from different sites.</w:t>
      </w:r>
    </w:p>
    <w:p w14:paraId="602970E4" w14:textId="77777777" w:rsidR="00C509FE" w:rsidRDefault="00C509FE" w:rsidP="00463B5C">
      <w:pPr>
        <w:pStyle w:val="Heading2"/>
      </w:pPr>
    </w:p>
    <w:p w14:paraId="29DDB12B" w14:textId="381D894F" w:rsidR="00463B5C" w:rsidRDefault="00463B5C" w:rsidP="00463B5C">
      <w:pPr>
        <w:pStyle w:val="Heading2"/>
      </w:pPr>
      <w:r>
        <w:t>Discussion</w:t>
      </w:r>
      <w:bookmarkEnd w:id="50"/>
    </w:p>
    <w:p w14:paraId="5E3B3D8F" w14:textId="5FC2E1C4" w:rsidR="00522550" w:rsidRDefault="00522550" w:rsidP="00522550">
      <w:pPr>
        <w:pStyle w:val="Heading3"/>
      </w:pPr>
      <w:r>
        <w:t>Inter-annual differences</w:t>
      </w:r>
    </w:p>
    <w:p w14:paraId="734FCA36" w14:textId="2EF3E8EB" w:rsidR="00854EA1" w:rsidRDefault="0003440B" w:rsidP="00522550">
      <w:r>
        <w:t>There were some differences in invertebrate and phytoplankton communities in 2018 versus 2017, most likely driven by the difference in water flow. There was significantly higher catch overall in mysid nets and benthic cores during the intensive spring sampling event (</w:t>
      </w:r>
      <w:r>
        <w:fldChar w:fldCharType="begin"/>
      </w:r>
      <w:r>
        <w:instrText xml:space="preserve"> REF _Ref10457842 \h </w:instrText>
      </w:r>
      <w:r>
        <w:fldChar w:fldCharType="separate"/>
      </w:r>
      <w:r>
        <w:t xml:space="preserve">Table </w:t>
      </w:r>
      <w:r>
        <w:rPr>
          <w:noProof/>
        </w:rPr>
        <w:t>6</w:t>
      </w:r>
      <w:r>
        <w:fldChar w:fldCharType="end"/>
      </w:r>
      <w:r>
        <w:t>), and most ecosystem components also had significantly different community compositions (</w:t>
      </w:r>
      <w:r>
        <w:fldChar w:fldCharType="begin"/>
      </w:r>
      <w:r>
        <w:instrText xml:space="preserve"> REF _Ref10457875 \h </w:instrText>
      </w:r>
      <w:r>
        <w:fldChar w:fldCharType="separate"/>
      </w:r>
      <w:r>
        <w:t xml:space="preserve">Table </w:t>
      </w:r>
      <w:r>
        <w:rPr>
          <w:noProof/>
        </w:rPr>
        <w:t>8</w:t>
      </w:r>
      <w:r>
        <w:fldChar w:fldCharType="end"/>
      </w:r>
      <w:r>
        <w:t>). The data from Decker Island provides a potential explanation for this difference. While there was a pattern of increased catch over the course of the spring in 2017, there was no similar increase in 2018, and the total catch was highly correlated with flow in the Sacramento River (</w:t>
      </w:r>
      <w:r>
        <w:fldChar w:fldCharType="begin"/>
      </w:r>
      <w:r>
        <w:instrText xml:space="preserve"> REF _Ref9317230 \h </w:instrText>
      </w:r>
      <w:r>
        <w:fldChar w:fldCharType="separate"/>
      </w:r>
      <w:r>
        <w:t xml:space="preserve">Figure </w:t>
      </w:r>
      <w:r>
        <w:rPr>
          <w:noProof/>
        </w:rPr>
        <w:t>18</w:t>
      </w:r>
      <w:r>
        <w:fldChar w:fldCharType="end"/>
      </w:r>
      <w:r>
        <w:t xml:space="preserve">). Flow during 2017 was much higher than 2018 </w:t>
      </w:r>
      <w:r w:rsidR="003524DA">
        <w:t>throughout the spring, and high river flows may serve to dilute existing productivity, while short residence times</w:t>
      </w:r>
      <w:r w:rsidR="0040392C">
        <w:t xml:space="preserve"> and cooler temperatures</w:t>
      </w:r>
      <w:r w:rsidR="003524DA">
        <w:t xml:space="preserve"> may slow growth of phytoplankton and zooplankton</w:t>
      </w:r>
      <w:r w:rsidR="0040392C">
        <w:t xml:space="preserve"> </w:t>
      </w:r>
      <w:r w:rsidR="0040392C">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 </w:instrText>
      </w:r>
      <w:r w:rsidR="006A0C1B">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EN.CITE.DATA </w:instrText>
      </w:r>
      <w:r w:rsidR="006A0C1B">
        <w:fldChar w:fldCharType="end"/>
      </w:r>
      <w:r w:rsidR="0040392C">
        <w:fldChar w:fldCharType="separate"/>
      </w:r>
      <w:r w:rsidR="006A0C1B">
        <w:rPr>
          <w:noProof/>
        </w:rPr>
        <w:t>(Downing et al. 2016; Glibert et al. 2014)</w:t>
      </w:r>
      <w:r w:rsidR="0040392C">
        <w:fldChar w:fldCharType="end"/>
      </w:r>
      <w:r w:rsidR="0040392C">
        <w:t xml:space="preserve">. This pattern has been described many times throughout the </w:t>
      </w:r>
      <w:r w:rsidR="008D4483">
        <w:t>estuary</w:t>
      </w:r>
      <w:r w:rsidR="0040392C">
        <w:t>, though it is dependent o</w:t>
      </w:r>
      <w:r w:rsidR="00326FB7">
        <w:t>n the study species and region</w:t>
      </w:r>
      <w:r w:rsidR="0040392C">
        <w:t xml:space="preserve"> </w:t>
      </w:r>
      <w:r w:rsidR="0040392C">
        <w:fldChar w:fldCharType="begin">
          <w:fldData xml:space="preserve">PEVuZE5vdGU+PENpdGU+PEF1dGhvcj5Tb21tZXI8L0F1dGhvcj48WWVhcj4yMDA0PC9ZZWFyPjxS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</w:fldData>
        </w:fldChar>
      </w:r>
      <w:r w:rsidR="00522550">
        <w:instrText xml:space="preserve"> ADDIN EN.CITE </w:instrText>
      </w:r>
      <w:r w:rsidR="00522550">
        <w:fldChar w:fldCharType="begin">
          <w:fldData xml:space="preserve">PEVuZE5vdGU+PENpdGU+PEF1dGhvcj5Tb21tZXI8L0F1dGhvcj48WWVhcj4yMDA0PC9ZZWFyPjxS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</w:fldData>
        </w:fldChar>
      </w:r>
      <w:r w:rsidR="00522550">
        <w:instrText xml:space="preserve"> ADDIN EN.CITE.DATA </w:instrText>
      </w:r>
      <w:r w:rsidR="00522550">
        <w:fldChar w:fldCharType="end"/>
      </w:r>
      <w:r w:rsidR="0040392C">
        <w:fldChar w:fldCharType="separate"/>
      </w:r>
      <w:r w:rsidR="00522550">
        <w:rPr>
          <w:noProof/>
        </w:rPr>
        <w:t>(Cloern et al. 2010; Kimmerer 2002; Kimmerer et al. 2018b; Sommer et al. 2004)</w:t>
      </w:r>
      <w:r w:rsidR="0040392C">
        <w:fldChar w:fldCharType="end"/>
      </w:r>
      <w:r w:rsidR="003524DA">
        <w:t>.</w:t>
      </w:r>
      <w:r w:rsidR="0040392C">
        <w:t xml:space="preserve"> </w:t>
      </w:r>
    </w:p>
    <w:p w14:paraId="22C53B56" w14:textId="3F3A0698" w:rsidR="005D1C64" w:rsidRDefault="004B4160" w:rsidP="00522550">
      <w:r>
        <w:t xml:space="preserve">Overall, a greater proportion of the </w:t>
      </w:r>
      <w:r w:rsidR="002F79C9">
        <w:t xml:space="preserve">macroinvertebrate </w:t>
      </w:r>
      <w:r>
        <w:t>catch was</w:t>
      </w:r>
      <w:r w:rsidR="005D1C64">
        <w:t xml:space="preserve"> larval fish and amphipods in 2017, whereas more cumaceans and isopods were caught in 2018 (</w:t>
      </w:r>
      <w:r w:rsidR="005D1C64">
        <w:fldChar w:fldCharType="begin"/>
      </w:r>
      <w:r w:rsidR="005D1C64">
        <w:instrText xml:space="preserve"> REF _Ref10461283 \h </w:instrText>
      </w:r>
      <w:r w:rsidR="005D1C64">
        <w:fldChar w:fldCharType="separate"/>
      </w:r>
      <w:r w:rsidR="005D1C64">
        <w:t xml:space="preserve">Figure </w:t>
      </w:r>
      <w:r w:rsidR="005D1C64">
        <w:rPr>
          <w:noProof/>
        </w:rPr>
        <w:t>9</w:t>
      </w:r>
      <w:r w:rsidR="005D1C64">
        <w:fldChar w:fldCharType="end"/>
      </w:r>
      <w:r w:rsidR="005D1C64">
        <w:t xml:space="preserve">), but the differences in community composition tended to describe a small </w:t>
      </w:r>
      <w:r w:rsidR="008D4483">
        <w:t xml:space="preserve">proportion of the variance (less than 10%, </w:t>
      </w:r>
      <w:r w:rsidR="008D4483">
        <w:fldChar w:fldCharType="begin"/>
      </w:r>
      <w:r w:rsidR="008D4483">
        <w:instrText xml:space="preserve"> REF _Ref10457875 \h </w:instrText>
      </w:r>
      <w:r w:rsidR="008D4483">
        <w:fldChar w:fldCharType="separate"/>
      </w:r>
      <w:r w:rsidR="008D4483">
        <w:t xml:space="preserve">Table </w:t>
      </w:r>
      <w:r w:rsidR="008D4483">
        <w:rPr>
          <w:noProof/>
        </w:rPr>
        <w:t>8</w:t>
      </w:r>
      <w:r w:rsidR="008D4483">
        <w:fldChar w:fldCharType="end"/>
      </w:r>
      <w:r w:rsidR="008D4483">
        <w:t>).</w:t>
      </w:r>
      <w:r w:rsidR="005D1C64">
        <w:t xml:space="preserve"> </w:t>
      </w:r>
      <w:r w:rsidR="008D4483">
        <w:t xml:space="preserve">This is similar to research by Howe et al </w:t>
      </w:r>
      <w:r w:rsidR="008D4483">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8D4483">
        <w:fldChar w:fldCharType="separate"/>
      </w:r>
      <w:r w:rsidR="006A0C1B">
        <w:rPr>
          <w:noProof/>
        </w:rPr>
        <w:t>(Howe et al. 2014)</w:t>
      </w:r>
      <w:r w:rsidR="008D4483">
        <w:fldChar w:fldCharType="end"/>
      </w:r>
      <w:r w:rsidR="008D4483">
        <w:t xml:space="preserve">, who also found sampling year to describe around 5% of variation in invertebrate communities. </w:t>
      </w:r>
      <w:r w:rsidR="005D1C64">
        <w:t xml:space="preserve">Broad-scale classification of benthic invertebrates also show communities tend to be fairly similar year-to-year, with greater differences between geographic regions or substrate types </w:t>
      </w:r>
      <w:r w:rsidR="005D1C64">
        <w:fldChar w:fldCharType="begin"/>
      </w:r>
      <w:r w:rsidR="006A0C1B">
        <w:instrText xml:space="preserve"> ADDIN EN.CITE &lt;EndNote&gt;&lt;Cite&gt;&lt;Author&gt;Thompson&lt;/Author&gt;&lt;Year&gt;2013&lt;/Year&gt;&lt;RecNum&gt;2276&lt;/RecNum&gt;&lt;DisplayText&gt;(Thompson et al. 2013)&lt;/DisplayText&gt;&lt;record&gt;&lt;rec-number&gt;2276&lt;/rec-number&gt;&lt;foreign-keys&gt;&lt;key app="EN" db-id="std9wdt06dea0ber50cpepe0azprxd52vwpp" timestamp="1558712342"&gt;2276&lt;/key&gt;&lt;key app="ENWeb" db-id=""&gt;0&lt;/key&gt;&lt;/foreign-keys&gt;&lt;ref-type name="Journal Article"&gt;17&lt;/ref-type&gt;&lt;contributors&gt;&lt;authors&gt;&lt;author&gt;Thompson, Bruce&lt;/author&gt;&lt;author&gt;Ranasinghe, J. Ananda&lt;/author&gt;&lt;author&gt;Lowe, Sarah&lt;/author&gt;&lt;author&gt;Melwani, Aroon&lt;/author&gt;&lt;author&gt;Weisberg, Stephen B.&lt;/author&gt;&lt;/authors&gt;&lt;/contributors&gt;&lt;titles&gt;&lt;title&gt;Benthic macrofaunal assemblages of the San Francisco Estuary and Delta, USA&lt;/title&gt;&lt;secondary-title&gt;Environmental Monitoring and Assessment&lt;/secondary-title&gt;&lt;/titles&gt;&lt;periodical&gt;&lt;full-title&gt;Environmental Monitoring and Assessment&lt;/full-title&gt;&lt;/periodical&gt;&lt;pages&gt;2281-2295&lt;/pages&gt;&lt;volume&gt;185&lt;/volume&gt;&lt;number&gt;3&lt;/number&gt;&lt;dates&gt;&lt;year&gt;2013&lt;/year&gt;&lt;/dates&gt;&lt;isbn&gt;1573-2959&lt;/isbn&gt;&lt;label&gt;Thompson2013&lt;/label&gt;&lt;work-type&gt;journal article&lt;/work-type&gt;&lt;urls&gt;&lt;related-urls&gt;&lt;url&gt;http://dx.doi.org/10.1007/s10661-012-2708-8&lt;/url&gt;&lt;/related-urls&gt;&lt;/urls&gt;&lt;electronic-resource-num&gt;10.1007/s10661-012-2708-8&lt;/electronic-resource-num&gt;&lt;/record&gt;&lt;/Cite&gt;&lt;/EndNote&gt;</w:instrText>
      </w:r>
      <w:r w:rsidR="005D1C64">
        <w:fldChar w:fldCharType="separate"/>
      </w:r>
      <w:r w:rsidR="006A0C1B">
        <w:rPr>
          <w:noProof/>
        </w:rPr>
        <w:t>(Thompson et al. 2013)</w:t>
      </w:r>
      <w:r w:rsidR="005D1C64">
        <w:fldChar w:fldCharType="end"/>
      </w:r>
      <w:r w:rsidR="005D1C64">
        <w:t>. We will be able to make a more substantial analysis of the sources of year-to-year variation once more years of data have been collected.</w:t>
      </w:r>
    </w:p>
    <w:p w14:paraId="260F2793" w14:textId="59157D5D" w:rsidR="00854EA1" w:rsidRDefault="00522550" w:rsidP="00522550">
      <w:pPr>
        <w:pStyle w:val="Heading3"/>
      </w:pPr>
      <w:r>
        <w:t>Differences between site types</w:t>
      </w:r>
    </w:p>
    <w:p w14:paraId="07B670C1" w14:textId="21FA993B" w:rsidR="000942D3" w:rsidRDefault="004B4160" w:rsidP="000942D3">
      <w:r>
        <w:t xml:space="preserve">Total catch of </w:t>
      </w:r>
      <w:r w:rsidR="00A433A1">
        <w:t>macro</w:t>
      </w:r>
      <w:r w:rsidR="003E5E98">
        <w:t>invertebrates and chlorophyll</w:t>
      </w:r>
      <w:r>
        <w:t xml:space="preserve"> was higher in diked wetlands than any other site type</w:t>
      </w:r>
      <w:r w:rsidR="00A433A1">
        <w:t xml:space="preserve"> (</w:t>
      </w:r>
      <w:r w:rsidR="00A433A1">
        <w:fldChar w:fldCharType="begin"/>
      </w:r>
      <w:r w:rsidR="00A433A1">
        <w:instrText xml:space="preserve"> REF _Ref9317214 \h </w:instrText>
      </w:r>
      <w:r w:rsidR="00A433A1">
        <w:fldChar w:fldCharType="separate"/>
      </w:r>
      <w:r w:rsidR="00A433A1">
        <w:t xml:space="preserve">Figure </w:t>
      </w:r>
      <w:r w:rsidR="00A433A1">
        <w:rPr>
          <w:noProof/>
        </w:rPr>
        <w:t>6</w:t>
      </w:r>
      <w:r w:rsidR="00A433A1">
        <w:fldChar w:fldCharType="end"/>
      </w:r>
      <w:r w:rsidR="00A433A1">
        <w:t xml:space="preserve">,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w:t>
      </w:r>
      <w:r w:rsidR="00A433A1">
        <w:t>though diked wetlands also had significantly lower clam abundance than channel habitat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w:t>
      </w:r>
      <w:proofErr w:type="gramStart"/>
      <w:r w:rsidR="00522550">
        <w:t>Similar to</w:t>
      </w:r>
      <w:proofErr w:type="gramEnd"/>
      <w:r w:rsidR="00522550">
        <w:t xml:space="preserve"> inter-annual differences in catch, t</w:t>
      </w:r>
      <w:r>
        <w:t xml:space="preserve">he difference in total catch of between site types may also be explained by water residence times. </w:t>
      </w:r>
      <w:r w:rsidR="00512875">
        <w:t xml:space="preserve">Diked wetlands, with long residence times, have ample opportunity to grow large standing stocks of </w:t>
      </w:r>
      <w:r w:rsidR="000942D3">
        <w:t xml:space="preserve">organic material, </w:t>
      </w:r>
      <w:r w:rsidR="00512875">
        <w:t>phytoplankton</w:t>
      </w:r>
      <w:r w:rsidR="000942D3">
        <w:t>,</w:t>
      </w:r>
      <w:r w:rsidR="00512875">
        <w:t xml:space="preserve"> and zooplankton</w:t>
      </w:r>
      <w:r w:rsidR="000942D3">
        <w:t xml:space="preserve">, though extremely long residence times may deplete nutrients </w:t>
      </w:r>
      <w:r w:rsidR="000942D3">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 </w:instrText>
      </w:r>
      <w:r w:rsidR="006A0C1B">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EN.CITE.DATA </w:instrText>
      </w:r>
      <w:r w:rsidR="006A0C1B">
        <w:fldChar w:fldCharType="end"/>
      </w:r>
      <w:r w:rsidR="000942D3">
        <w:fldChar w:fldCharType="separate"/>
      </w:r>
      <w:r w:rsidR="006A0C1B">
        <w:rPr>
          <w:noProof/>
        </w:rPr>
        <w:t>(Brown et al. 2016; Herbold et al. 2014)</w:t>
      </w:r>
      <w:r w:rsidR="000942D3">
        <w:fldChar w:fldCharType="end"/>
      </w:r>
      <w:r w:rsidR="005D4E46">
        <w:t xml:space="preserve">, and low dissolved oxygen conditions may dominate during the summer and fall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12875">
        <w:t xml:space="preserve">. </w:t>
      </w:r>
      <w:r w:rsidR="00003BD0">
        <w:t xml:space="preserve">Similar patterns of increased chlorophyll in disconnected wetlands </w:t>
      </w:r>
      <w:r w:rsidR="000942D3">
        <w:t>have also</w:t>
      </w:r>
      <w:r w:rsidR="00003BD0">
        <w:t xml:space="preserve"> been found in floodplains in the region </w:t>
      </w:r>
      <w:r w:rsidR="00003BD0">
        <w:fldChar w:fldCharType="begin"/>
      </w:r>
      <w:r w:rsidR="006A0C1B">
        <w:instrText xml:space="preserve"> ADDIN EN.CITE &lt;EndNote&gt;&lt;Cite&gt;&lt;Author&gt;Ahearn&lt;/Author&gt;&lt;Year&gt;2006&lt;/Year&gt;&lt;RecNum&gt;12&lt;/RecNum&gt;&lt;DisplayText&gt;(Ahearn et al. 2006)&lt;/DisplayText&gt;&lt;record&gt;&lt;rec-number&gt;12&lt;/rec-number&gt;&lt;foreign-keys&gt;&lt;key app="EN" db-id="std9wdt06dea0ber50cpepe0azprxd52vwpp" timestamp="1558710929"&gt;12&lt;/key&gt;&lt;/foreign-keys&gt;&lt;ref-type name="Journal Article"&gt;17&lt;/ref-type&gt;&lt;contributors&gt;&lt;authors&gt;&lt;author&gt;Ahearn, D.S.&lt;/author&gt;&lt;author&gt;Viers, J.H.&lt;/author&gt;&lt;author&gt;Mount, J.F.&lt;/author&gt;&lt;author&gt;Dahlgren, R.A.&lt;/author&gt;&lt;/authors&gt;&lt;/contributors&gt;&lt;titles&gt;&lt;title&gt;Priming the productivity pump: flood pulse driven trends in suspended algal biomass distribution across a restored floodplain&lt;/title&gt;&lt;secondary-title&gt;Freshwater Biology&lt;/secondary-title&gt;&lt;/titles&gt;&lt;periodical&gt;&lt;full-title&gt;Freshwater Biology&lt;/full-title&gt;&lt;/periodical&gt;&lt;pages&gt;1417-1433&lt;/pages&gt;&lt;volume&gt;51&lt;/volume&gt;&lt;dates&gt;&lt;year&gt;2006&lt;/year&gt;&lt;/dates&gt;&lt;urls&gt;&lt;/urls&gt;&lt;/record&gt;&lt;/Cite&gt;&lt;/EndNote&gt;</w:instrText>
      </w:r>
      <w:r w:rsidR="00003BD0">
        <w:fldChar w:fldCharType="separate"/>
      </w:r>
      <w:r w:rsidR="006A0C1B">
        <w:rPr>
          <w:noProof/>
        </w:rPr>
        <w:t>(Ahearn et al. 2006)</w:t>
      </w:r>
      <w:r w:rsidR="00003BD0">
        <w:fldChar w:fldCharType="end"/>
      </w:r>
      <w:r w:rsidR="0056639C">
        <w:t>.</w:t>
      </w:r>
      <w:r w:rsidR="000942D3" w:rsidRPr="000942D3">
        <w:t xml:space="preserve"> </w:t>
      </w:r>
      <w:r w:rsidR="005E1E4E">
        <w:t xml:space="preserve">Despite the high concentrations of phytoplankton and zooplankton, production in diked wetlands may not benefit pelagic fish species </w:t>
      </w:r>
      <w:proofErr w:type="spellStart"/>
      <w:r w:rsidR="005E1E4E">
        <w:t>if</w:t>
      </w:r>
      <w:proofErr w:type="spellEnd"/>
      <w:r w:rsidR="005E1E4E">
        <w:t xml:space="preserve"> fish are excluded from the site. Export of production from the site only occurs when the site is being dr</w:t>
      </w:r>
      <w:r w:rsidR="005D4E46">
        <w:t xml:space="preserve">ained, </w:t>
      </w:r>
      <w:r w:rsidR="005E1E4E">
        <w:t xml:space="preserve">usually over the span of a week or two during the spring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D4E46">
        <w:t>.</w:t>
      </w:r>
      <w:r w:rsidR="003D3ED7">
        <w:t xml:space="preserve"> </w:t>
      </w:r>
      <w:r w:rsidR="003E5E98">
        <w:t xml:space="preserve">Also, even though chlorophyll concentrations in diked wetlands were high relative to other site types, they were still less than the 10 </w:t>
      </w:r>
      <w:proofErr w:type="spellStart"/>
      <w:r w:rsidR="003E5E98">
        <w:t>ug</w:t>
      </w:r>
      <w:proofErr w:type="spellEnd"/>
      <w:r w:rsidR="003E5E98">
        <w:t xml:space="preserve">/L considered necessary for high zooplankton production </w:t>
      </w:r>
      <w:r w:rsidR="003E5E98">
        <w:fldChar w:fldCharType="begin"/>
      </w:r>
      <w:r w:rsidR="003E5E98">
        <w:instrText xml:space="preserve"> ADDIN EN.CITE &lt;EndNote&gt;&lt;Cite&gt;&lt;Author&gt;Brown&lt;/Author&gt;&lt;Year&gt;2016&lt;/Year&gt;&lt;RecNum&gt;2255&lt;/RecNum&gt;&lt;DisplayText&gt;(Brown et al. 2016)&lt;/DisplayText&gt;&lt;record&gt;&lt;rec-number&gt;2255&lt;/rec-number&gt;&lt;foreign-keys&gt;&lt;key app="EN" db-id="std9wdt06dea0ber50cpepe0azprxd52vwpp" timestamp="1558712276"&gt;2255&lt;/key&gt;&lt;key app="ENWeb" db-id=""&gt;0&lt;/key&gt;&lt;/foreign-keys&gt;&lt;ref-type name="Journal Article"&gt;17&lt;/ref-type&gt;&lt;contributors&gt;&lt;authors&gt;&lt;author&gt;Brown, Larry R.&lt;/author&gt;&lt;author&gt;Kimmerer, Wim&lt;/author&gt;&lt;author&gt;Conrad, J. Louise&lt;/author&gt;&lt;author&gt;Lesmeister, Sarah&lt;/author&gt;&lt;author&gt;Mueller–Solger, Anke&lt;/author&gt;&lt;/authors&gt;&lt;/contributors&gt;&lt;titles&gt;&lt;title&gt;Food webs of the Delta, Suisun Bay, and Suisun Marsh: an update on current understanding and possibilities for management&lt;/title&gt;&lt;secondary-title&gt;San Francisco Estuary and Watershed Science&lt;/secondary-title&gt;&lt;/titles&gt;&lt;periodical&gt;&lt;full-title&gt;San Francisco Estuary and Watershed Science&lt;/full-title&gt;&lt;/periodical&gt;&lt;volume&gt;14&lt;/volume&gt;&lt;number&gt;3&lt;/number&gt;&lt;dates&gt;&lt;year&gt;2016&lt;/year&gt;&lt;/dates&gt;&lt;urls&gt;&lt;related-urls&gt;&lt;url&gt;http://www.escholarship.org/uc/item/4mk5326r&lt;/url&gt;&lt;/related-urls&gt;&lt;/urls&gt;&lt;/record&gt;&lt;/Cite&gt;&lt;/EndNote&gt;</w:instrText>
      </w:r>
      <w:r w:rsidR="003E5E98">
        <w:fldChar w:fldCharType="separate"/>
      </w:r>
      <w:r w:rsidR="003E5E98">
        <w:rPr>
          <w:noProof/>
        </w:rPr>
        <w:t>(Brown et al. 2016)</w:t>
      </w:r>
      <w:r w:rsidR="003E5E98">
        <w:fldChar w:fldCharType="end"/>
      </w:r>
      <w:r w:rsidR="003E5E98">
        <w:t>.</w:t>
      </w:r>
    </w:p>
    <w:p w14:paraId="40AB0248" w14:textId="6C113253" w:rsidR="000942D3" w:rsidRDefault="000942D3" w:rsidP="000942D3">
      <w:r>
        <w:t xml:space="preserve">Tidal and muted-tidal wetlands have also demonstrated greater concentrations of organic material and chlorophyll than open-water sites in other studies </w:t>
      </w:r>
      <w:r>
        <w:fldChar w:fldCharType="begin">
          <w:fldData xml:space="preserve">PEVuZE5vdGU+PENpdGU+PEF1dGhvcj5MZWhtYW48L0F1dGhvcj48WWVhcj4yMDE1PC9ZZWFyPjxS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</w:fldData>
        </w:fldChar>
      </w:r>
      <w:r w:rsidR="00522550">
        <w:instrText xml:space="preserve"> ADDIN EN.CITE </w:instrText>
      </w:r>
      <w:r w:rsidR="00522550">
        <w:fldChar w:fldCharType="begin">
          <w:fldData xml:space="preserve">PEVuZE5vdGU+PENpdGU+PEF1dGhvcj5MZWhtYW48L0F1dGhvcj48WWVhcj4yMDE1PC9ZZWFyPjxS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</w:fldData>
        </w:fldChar>
      </w:r>
      <w:r w:rsidR="00522550">
        <w:instrText xml:space="preserve"> ADDIN EN.CITE.DATA </w:instrText>
      </w:r>
      <w:r w:rsidR="00522550">
        <w:fldChar w:fldCharType="end"/>
      </w:r>
      <w:r>
        <w:fldChar w:fldCharType="separate"/>
      </w:r>
      <w:r w:rsidR="00522550">
        <w:rPr>
          <w:noProof/>
        </w:rPr>
        <w:t>(Lehman et al. 2015; Muller-Solger et al. 2002; Strong 2015)</w:t>
      </w:r>
      <w:r>
        <w:fldChar w:fldCharType="end"/>
      </w:r>
      <w:r>
        <w:t xml:space="preserve">, however, in many tidal systems benthic grazing may deplete phytoplankton biomass </w:t>
      </w:r>
      <w:r>
        <w:fldChar w:fldCharType="begin"/>
      </w:r>
      <w:r>
        <w:instrText xml:space="preserve"> ADDIN EN.CITE &lt;EndNote&gt;&lt;Cite&gt;&lt;Author&gt;Lucas&lt;/Author&gt;&lt;Year&gt;2012&lt;/Year&gt;&lt;RecNum&gt;1212&lt;/RecNum&gt;&lt;DisplayText&gt;(Lucas and Thompson 2012)&lt;/DisplayText&gt;&lt;record&gt;&lt;rec-number&gt;1212&lt;/rec-number&gt;&lt;foreign-keys&gt;&lt;key app="EN" db-id="std9wdt06dea0ber50cpepe0azprxd52vwpp" timestamp="1558711236"&gt;1212&lt;/key&gt;&lt;/foreign-keys&gt;&lt;ref-type name="Journal Article"&gt;17&lt;/ref-type&gt;&lt;contributors&gt;&lt;authors&gt;&lt;author&gt;Lucas, Lisa V.&lt;/author&gt;&lt;author&gt;Thompson, Janet K.&lt;/author&gt;&lt;/authors&gt;&lt;/contributors&gt;&lt;titles&gt;&lt;title&gt;Changing restoration rules: Exotic bivalves interact with residence time and depth to control phytoplankton productivity&lt;/title&gt;&lt;secondary-title&gt;Ecosphere&lt;/secondary-title&gt;&lt;/titles&gt;&lt;periodical&gt;&lt;full-title&gt;Ecosphere&lt;/full-title&gt;&lt;/periodical&gt;&lt;pages&gt;art117&lt;/pages&gt;&lt;volume&gt;3&lt;/volume&gt;&lt;number&gt;12&lt;/number&gt;&lt;dates&gt;&lt;year&gt;2012&lt;/year&gt;&lt;pub-dates&gt;&lt;date&gt;2012/12/01&lt;/date&gt;&lt;/pub-dates&gt;&lt;/dates&gt;&lt;publisher&gt;Ecological Society of America&lt;/publisher&gt;&lt;isbn&gt;2150-8925&lt;/isbn&gt;&lt;urls&gt;&lt;related-urls&gt;&lt;url&gt;http://dx.doi.org/10.1890/ES12-00251.1&lt;/url&gt;&lt;/related-urls&gt;&lt;/urls&gt;&lt;electronic-resource-num&gt;10.1890/es12-00251.1&lt;/electronic-resource-num&gt;&lt;access-date&gt;2014/07/18&lt;/access-date&gt;&lt;/record&gt;&lt;/Cite&gt;&lt;/EndNote&gt;</w:instrText>
      </w:r>
      <w:r>
        <w:fldChar w:fldCharType="separate"/>
      </w:r>
      <w:r>
        <w:rPr>
          <w:noProof/>
        </w:rPr>
        <w:t>(Lucas and Thompson 2012)</w:t>
      </w:r>
      <w:r>
        <w:fldChar w:fldCharType="end"/>
      </w:r>
      <w:r>
        <w:t xml:space="preserve">. In our study, diked wetlands had high abundance of invertebrates and high </w:t>
      </w:r>
      <w:r>
        <w:lastRenderedPageBreak/>
        <w:t>concentrations of chlorophyll, but also the lowest abundance of invasive clams in benthic samples</w:t>
      </w:r>
      <w:r w:rsidR="00522550">
        <w:t xml:space="preserve"> (</w:t>
      </w:r>
      <w:r w:rsidR="00522550">
        <w:fldChar w:fldCharType="begin"/>
      </w:r>
      <w:r w:rsidR="00522550">
        <w:instrText xml:space="preserve"> REF _Ref10727603 \h </w:instrText>
      </w:r>
      <w:r w:rsidR="00522550">
        <w:fldChar w:fldCharType="separate"/>
      </w:r>
      <w:r w:rsidR="00522550">
        <w:t xml:space="preserve">Figure </w:t>
      </w:r>
      <w:r w:rsidR="00522550">
        <w:rPr>
          <w:noProof/>
        </w:rPr>
        <w:t>7</w:t>
      </w:r>
      <w:r w:rsidR="00522550">
        <w:fldChar w:fldCharType="end"/>
      </w:r>
      <w:r w:rsidR="00522550">
        <w:t>)</w:t>
      </w:r>
      <w:r>
        <w:t xml:space="preserve">. Therefore, the high chlorophyll content is likely a combination of high productivity and low benthic grazing rates. </w:t>
      </w:r>
      <w:r w:rsidR="005D4E46">
        <w:t xml:space="preserve">We did not see higher invertebrate abundance in tidal wetlands than diked wetlands or channel habitat, in contrast to results from 2017 </w:t>
      </w:r>
      <w:r w:rsidR="005D4E46">
        <w:fldChar w:fldCharType="begin"/>
      </w:r>
      <w:r w:rsidR="005D4E46">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5D4E46">
        <w:fldChar w:fldCharType="separate"/>
      </w:r>
      <w:r w:rsidR="005D4E46">
        <w:rPr>
          <w:noProof/>
        </w:rPr>
        <w:t>(Contreras et al. 2018)</w:t>
      </w:r>
      <w:r w:rsidR="005D4E46">
        <w:fldChar w:fldCharType="end"/>
      </w:r>
      <w:r w:rsidR="005D4E46">
        <w:t>. This may be because</w:t>
      </w:r>
      <w:r w:rsidR="003706A9">
        <w:t xml:space="preserve"> the data were </w:t>
      </w:r>
      <w:commentRangeStart w:id="69"/>
      <w:r w:rsidR="003706A9">
        <w:t xml:space="preserve">more variable </w:t>
      </w:r>
      <w:commentRangeEnd w:id="69"/>
      <w:r w:rsidR="003706A9">
        <w:rPr>
          <w:rStyle w:val="CommentReference"/>
        </w:rPr>
        <w:commentReference w:id="69"/>
      </w:r>
      <w:r w:rsidR="003706A9">
        <w:t>in 2018 than 2017, making it more difficult to see trends</w:t>
      </w:r>
      <w:r w:rsidR="00522550">
        <w:t xml:space="preserve">, or it may be due to inter-annual differences in weather and hydrology </w:t>
      </w:r>
      <w:r w:rsidR="00522550">
        <w:fldChar w:fldCharType="begin"/>
      </w:r>
      <w:r w:rsidR="00522550">
        <w:instrText xml:space="preserve"> ADDIN EN.CITE &lt;EndNote&gt;&lt;Cite&gt;&lt;Author&gt;Cloern&lt;/Author&gt;&lt;Year&gt;2010&lt;/Year&gt;&lt;RecNum&gt;312&lt;/RecNum&gt;&lt;Prefix&gt;as seen in &lt;/Prefix&gt;&lt;DisplayText&gt;(as seen in Cloern et al. 2010)&lt;/DisplayText&gt;&lt;record&gt;&lt;rec-number&gt;312&lt;/rec-number&gt;&lt;foreign-keys&gt;&lt;key app="EN" db-id="std9wdt06dea0ber50cpepe0azprxd52vwpp" timestamp="1558710985"&gt;312&lt;/key&gt;&lt;/foreign-keys&gt;&lt;ref-type name="Journal Article"&gt;17&lt;/ref-type&gt;&lt;contributors&gt;&lt;authors&gt;&lt;author&gt;Cloern, J.E.&lt;/author&gt;&lt;author&gt;Hieb, K.A.&lt;/author&gt;&lt;author&gt;Jacobson, T.&lt;/author&gt;&lt;author&gt;Sanso, B.&lt;/author&gt;&lt;author&gt;Di Lorenzo, E.&lt;/author&gt;&lt;author&gt;Stacey, M.T.&lt;/author&gt;&lt;author&gt;Largier, J.L.&lt;/author&gt;&lt;author&gt;Meiring, W.&lt;/author&gt;&lt;author&gt;Peterson, W.T.&lt;/author&gt;&lt;author&gt;Powell, T.M.&lt;/author&gt;&lt;author&gt;Winder, M.&lt;/author&gt;&lt;author&gt;Jassby, A.D.&lt;/author&gt;&lt;/authors&gt;&lt;/contributors&gt;&lt;titles&gt;&lt;title&gt;Biological communities in San Francisco Bay track large-sale climate forcing over the North Pacific&lt;/title&gt;&lt;secondary-title&gt;Geophysical Research Letters&lt;/secondary-title&gt;&lt;/titles&gt;&lt;periodical&gt;&lt;full-title&gt;Geophysical Research Letters&lt;/full-title&gt;&lt;/periodical&gt;&lt;pages&gt;6 pages&lt;/pages&gt;&lt;volume&gt;37&lt;/volume&gt;&lt;number&gt;L21602&lt;/number&gt;&lt;dates&gt;&lt;year&gt;2010&lt;/year&gt;&lt;/dates&gt;&lt;urls&gt;&lt;/urls&gt;&lt;/record&gt;&lt;/Cite&gt;&lt;/EndNote&gt;</w:instrText>
      </w:r>
      <w:r w:rsidR="00522550">
        <w:fldChar w:fldCharType="separate"/>
      </w:r>
      <w:r w:rsidR="00522550">
        <w:rPr>
          <w:noProof/>
        </w:rPr>
        <w:t>(as seen in Cloern et al. 2010)</w:t>
      </w:r>
      <w:r w:rsidR="00522550">
        <w:fldChar w:fldCharType="end"/>
      </w:r>
      <w:r w:rsidR="003706A9">
        <w:t>.</w:t>
      </w:r>
      <w:r w:rsidR="00522550">
        <w:t xml:space="preserve"> More years of data may better elucidate these trends.</w:t>
      </w:r>
      <w:r w:rsidR="003706A9">
        <w:t xml:space="preserve"> </w:t>
      </w:r>
    </w:p>
    <w:p w14:paraId="1925D30B" w14:textId="76D29347" w:rsidR="003E5E98" w:rsidRDefault="00207BFB" w:rsidP="000942D3">
      <w:r>
        <w:t>Wetlands</w:t>
      </w:r>
      <w:r w:rsidR="00D94ED6">
        <w:t xml:space="preserve"> also had </w:t>
      </w:r>
      <w:r w:rsidR="005E1E4E">
        <w:t>significantly</w:t>
      </w:r>
      <w:r w:rsidR="00D94ED6">
        <w:t xml:space="preserve"> different community composition from the channel habitat. </w:t>
      </w:r>
      <w:r w:rsidR="004953DE">
        <w:t>Zooplankton communities were very unusual at the diked wetland of Tule Red in particular, where large numbers of ostracods and harpacticoid copepods dominated the samples.</w:t>
      </w:r>
      <w:r w:rsidR="00730E98">
        <w:t xml:space="preserve"> Harpacticoid copepods occur occasionally in Delta Smelt diets </w:t>
      </w:r>
      <w:r w:rsidR="00730E98">
        <w:fldChar w:fldCharType="begin"/>
      </w:r>
      <w:r w:rsidR="00730E98">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730E98">
        <w:fldChar w:fldCharType="separate"/>
      </w:r>
      <w:r w:rsidR="00730E98">
        <w:rPr>
          <w:noProof/>
        </w:rPr>
        <w:t>(Slater and Baxter 2014)</w:t>
      </w:r>
      <w:r w:rsidR="00730E98">
        <w:fldChar w:fldCharType="end"/>
      </w:r>
      <w:r w:rsidR="00730E98">
        <w:t xml:space="preserve">, and may more common in the diets of other fishes </w:t>
      </w:r>
      <w:r w:rsidR="00730E98">
        <w:fldChar w:fldCharType="begin"/>
      </w:r>
      <w:r w:rsidR="00730E98">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730E98">
        <w:fldChar w:fldCharType="separate"/>
      </w:r>
      <w:r w:rsidR="00730E98">
        <w:rPr>
          <w:noProof/>
        </w:rPr>
        <w:t>(Howe et al. 2014)</w:t>
      </w:r>
      <w:r w:rsidR="00730E98">
        <w:fldChar w:fldCharType="end"/>
      </w:r>
      <w:r w:rsidR="00730E98">
        <w:t xml:space="preserve">, but are not consumed as frequently as calanoid copepods. Ostracods are also rare in smelt diets, but may occur in salmon diets in greater frequency than in the surrounding habitat </w:t>
      </w:r>
      <w:r w:rsidR="00730E98">
        <w:fldChar w:fldCharType="begin"/>
      </w:r>
      <w:r w:rsidR="00730E98">
        <w:instrText xml:space="preserve"> ADDIN EN.CITE &lt;EndNote&gt;&lt;Cite&gt;&lt;Author&gt;Katz&lt;/Author&gt;&lt;Year&gt;2017&lt;/Year&gt;&lt;RecNum&gt;2748&lt;/RecNum&gt;&lt;DisplayText&gt;(Katz et al. 2017)&lt;/DisplayText&gt;&lt;record&gt;&lt;rec-number&gt;2748&lt;/rec-number&gt;&lt;foreign-keys&gt;&lt;key app="EN" db-id="std9wdt06dea0ber50cpepe0azprxd52vwpp" timestamp="1561580849"&gt;2748&lt;/key&gt;&lt;/foreign-keys&gt;&lt;ref-type name="Journal Article"&gt;17&lt;/ref-type&gt;&lt;contributors&gt;&lt;authors&gt;&lt;author&gt;Katz, Jacob V. E.&lt;/author&gt;&lt;author&gt;Jeffres, Carson&lt;/author&gt;&lt;author&gt;Conrad, J. Louise&lt;/author&gt;&lt;author&gt;Sommer, Ted R.&lt;/author&gt;&lt;author&gt;Martinez, Joshua&lt;/author&gt;&lt;author&gt;Brumbaugh, Steve&lt;/author&gt;&lt;author&gt;Corline, Nicholas&lt;/author&gt;&lt;author&gt;Moyle, Peter B.&lt;/author&gt;&lt;/authors&gt;&lt;/contributors&gt;&lt;titles&gt;&lt;title&gt;Floodplain farm fields provide novel rearing habitat for Chinook salmon&lt;/title&gt;&lt;secondary-title&gt;PLOS ONE&lt;/secondary-title&gt;&lt;/titles&gt;&lt;periodical&gt;&lt;full-title&gt;Plos ONE&lt;/full-title&gt;&lt;/periodical&gt;&lt;pages&gt;e0177409&lt;/pages&gt;&lt;volume&gt;12&lt;/volume&gt;&lt;number&gt;6&lt;/number&gt;&lt;dates&gt;&lt;year&gt;2017&lt;/year&gt;&lt;/dates&gt;&lt;publisher&gt;Public Library of Science&lt;/publisher&gt;&lt;urls&gt;&lt;related-urls&gt;&lt;url&gt;https://doi.org/10.1371/journal.pone.0177409&lt;/url&gt;&lt;/related-urls&gt;&lt;/urls&gt;&lt;electronic-resource-num&gt;10.1371/journal.pone.0177409&lt;/electronic-resource-num&gt;&lt;/record&gt;&lt;/Cite&gt;&lt;/EndNote&gt;</w:instrText>
      </w:r>
      <w:r w:rsidR="00730E98">
        <w:fldChar w:fldCharType="separate"/>
      </w:r>
      <w:r w:rsidR="00730E98">
        <w:rPr>
          <w:noProof/>
        </w:rPr>
        <w:t>(Katz et al. 2017)</w:t>
      </w:r>
      <w:r w:rsidR="00730E98">
        <w:fldChar w:fldCharType="end"/>
      </w:r>
      <w:r w:rsidR="00730E98">
        <w:t>.</w:t>
      </w:r>
      <w:r w:rsidR="004953DE">
        <w:t xml:space="preserve"> </w:t>
      </w:r>
      <w:r w:rsidR="00D94ED6">
        <w:t xml:space="preserve">Diked wetlands, </w:t>
      </w:r>
      <w:r w:rsidR="004953DE">
        <w:t xml:space="preserve">also </w:t>
      </w:r>
      <w:r w:rsidR="00D94ED6">
        <w:t xml:space="preserve">had a greater relative </w:t>
      </w:r>
      <w:r w:rsidR="005E1E4E">
        <w:t>abundance</w:t>
      </w:r>
      <w:r w:rsidR="00D94ED6">
        <w:t xml:space="preserve"> of amphipods than other sites, while tidal wetlands had a greater relative abundance of collembola and isopods.</w:t>
      </w:r>
      <w:r w:rsidR="00B724FB">
        <w:t xml:space="preserve"> Amphipods and isopods are generally epibenthic or epiphytic, and while they occur less frequently in smelt diets than copepods, they are increasing in dietary importance </w:t>
      </w:r>
      <w:r w:rsidR="00B724FB">
        <w:fldChar w:fldCharType="begin">
          <w:fldData xml:space="preserve">PEVuZE5vdGU+PENpdGU+PEF1dGhvcj5Ccm93bjwvQXV0aG9yPjxZZWFyPjIwMTY8L1llYXI+PFJl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</w:fldData>
        </w:fldChar>
      </w:r>
      <w:r w:rsidR="00B724FB">
        <w:instrText xml:space="preserve"> ADDIN EN.CITE </w:instrText>
      </w:r>
      <w:r w:rsidR="00B724FB">
        <w:fldChar w:fldCharType="begin">
          <w:fldData xml:space="preserve">PEVuZE5vdGU+PENpdGU+PEF1dGhvcj5Ccm93bjwvQXV0aG9yPjxZZWFyPjIwMTY8L1llYXI+PFJl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</w:fldData>
        </w:fldChar>
      </w:r>
      <w:r w:rsidR="00B724FB">
        <w:instrText xml:space="preserve"> ADDIN EN.CITE.DATA </w:instrText>
      </w:r>
      <w:r w:rsidR="00B724FB">
        <w:fldChar w:fldCharType="end"/>
      </w:r>
      <w:r w:rsidR="00B724FB">
        <w:fldChar w:fldCharType="separate"/>
      </w:r>
      <w:r w:rsidR="00B724FB">
        <w:rPr>
          <w:noProof/>
        </w:rPr>
        <w:t>(Brown et al. 2016; Slater and Baxter 2014)</w:t>
      </w:r>
      <w:r w:rsidR="00B724FB">
        <w:fldChar w:fldCharType="end"/>
      </w:r>
      <w:r w:rsidR="00B724FB">
        <w:t xml:space="preserve">. </w:t>
      </w:r>
      <w:r w:rsidR="00D94ED6">
        <w:t xml:space="preserve"> </w:t>
      </w:r>
      <w:r w:rsidR="004953DE">
        <w:t xml:space="preserve">Collembola and isopods are found frequently in salmon diets, and Collembola, along with other terrestrial fall-out invertebrates, may be a significant portion of salmon diets </w:t>
      </w:r>
      <w:r w:rsidR="004953DE">
        <w:fldChar w:fldCharType="begin">
          <w:fldData xml:space="preserve">PEVuZE5vdGU+PENpdGU+PEF1dGhvcj5EYXZpZDwvQXV0aG9yPjxZZWFyPjIwMTY8L1llYXI+PFJl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</w:fldData>
        </w:fldChar>
      </w:r>
      <w:r w:rsidR="004953DE">
        <w:instrText xml:space="preserve"> ADDIN EN.CITE </w:instrText>
      </w:r>
      <w:r w:rsidR="004953DE">
        <w:fldChar w:fldCharType="begin">
          <w:fldData xml:space="preserve">PEVuZE5vdGU+PENpdGU+PEF1dGhvcj5EYXZpZDwvQXV0aG9yPjxZZWFyPjIwMTY8L1llYXI+PFJl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</w:fldData>
        </w:fldChar>
      </w:r>
      <w:r w:rsidR="004953DE">
        <w:instrText xml:space="preserve"> ADDIN EN.CITE.DATA </w:instrText>
      </w:r>
      <w:r w:rsidR="004953DE">
        <w:fldChar w:fldCharType="end"/>
      </w:r>
      <w:r w:rsidR="004953DE">
        <w:fldChar w:fldCharType="separate"/>
      </w:r>
      <w:r w:rsidR="004953DE">
        <w:rPr>
          <w:noProof/>
        </w:rPr>
        <w:t>(David et al. 2016a; David et al. 2016b)</w:t>
      </w:r>
      <w:r w:rsidR="004953DE">
        <w:fldChar w:fldCharType="end"/>
      </w:r>
      <w:r w:rsidR="004953DE">
        <w:t xml:space="preserve">. </w:t>
      </w:r>
    </w:p>
    <w:p w14:paraId="70734836" w14:textId="3684A11E" w:rsidR="005E1E4E" w:rsidRDefault="003D3ED7" w:rsidP="000942D3">
      <w:r>
        <w:t xml:space="preserve">The phytoplankton communities were also unique in diked wetlands. While most tidal and channel habitats had large proportions of pennate and centric diatoms, diked wetlands had more variable communities, including some samples with large numbers of dinoflagellates (see </w:t>
      </w:r>
      <w:proofErr w:type="spellStart"/>
      <w:r>
        <w:t>Bradmoor</w:t>
      </w:r>
      <w:proofErr w:type="spellEnd"/>
      <w:r>
        <w:t xml:space="preserve"> in 2018), or </w:t>
      </w:r>
      <w:proofErr w:type="spellStart"/>
      <w:r>
        <w:t>chrysophytes</w:t>
      </w:r>
      <w:proofErr w:type="spellEnd"/>
      <w:r>
        <w:t xml:space="preserve"> (see Tule Red in 2017). The large proportion of diatoms in all the samples was somewhat unexpected, since the relative </w:t>
      </w:r>
      <w:r w:rsidR="00EE7F02">
        <w:t>concentration</w:t>
      </w:r>
      <w:r>
        <w:t xml:space="preserve"> and absolute abundance of diatoms has been in decline since the introduction of the invasive clam, </w:t>
      </w:r>
      <w:proofErr w:type="spellStart"/>
      <w:r>
        <w:t>Potamocorula</w:t>
      </w:r>
      <w:proofErr w:type="spellEnd"/>
      <w:r>
        <w:t xml:space="preserve">, in the 1980s </w:t>
      </w:r>
      <w:r>
        <w:fldChar w:fldCharType="begin"/>
      </w:r>
      <w:r>
        <w:instrText xml:space="preserve"> ADDIN EN.CITE &lt;EndNote&gt;&lt;Cite&gt;&lt;Author&gt;Winder&lt;/Author&gt;&lt;Year&gt;2011&lt;/Year&gt;&lt;RecNum&gt;1177&lt;/RecNum&gt;&lt;DisplayText&gt;(Lehman 2000; Winder and Jassby 2011)&lt;/DisplayText&gt;&lt;record&gt;&lt;rec-number&gt;1177&lt;/rec-number&gt;&lt;foreign-keys&gt;&lt;key app="EN" db-id="std9wdt06dea0ber50cpepe0azprxd52vwpp" timestamp="1558711201"&gt;1177&lt;/key&gt;&lt;key app="ENWeb" db-id=""&gt;0&lt;/key&gt;&lt;/foreign-keys&gt;&lt;ref-type name="Journal Article"&gt;17&lt;/ref-type&gt;&lt;contributors&gt;&lt;authors&gt;&lt;author&gt;Winder, Monika&lt;/author&gt;&lt;author&gt;Jassby, Alan D&lt;/author&gt;&lt;/authors&gt;&lt;/contributors&gt;&lt;titles&gt;&lt;title&gt;Shifts in zooplankton community structure: implications for food web processes in the upper San Francisco Estuary&lt;/title&gt;&lt;secondary-title&gt;Estuaries and Coasts&lt;/secondary-title&gt;&lt;/titles&gt;&lt;periodical&gt;&lt;full-title&gt;Estuaries and Coasts&lt;/full-title&gt;&lt;/periodical&gt;&lt;pages&gt;675-690&lt;/pages&gt;&lt;volume&gt;34&lt;/volume&gt;&lt;number&gt;4&lt;/number&gt;&lt;dates&gt;&lt;year&gt;2011&lt;/year&gt;&lt;/dates&gt;&lt;isbn&gt;1559-2723&lt;/isbn&gt;&lt;urls&gt;&lt;/urls&gt;&lt;/record&gt;&lt;/Cite&gt;&lt;Cite&gt;&lt;Author&gt;Lehman&lt;/Author&gt;&lt;Year&gt;2000&lt;/Year&gt;&lt;RecNum&gt;591&lt;/RecNum&gt;&lt;record&gt;&lt;rec-number&gt;591&lt;/rec-number&gt;&lt;foreign-keys&gt;&lt;key app="EN" db-id="std9wdt06dea0ber50cpepe0azprxd52vwpp" timestamp="1558711048"&gt;591&lt;/key&gt;&lt;key app="ENWeb" db-id=""&gt;0&lt;/key&gt;&lt;/foreign-keys&gt;&lt;ref-type name="Journal Article"&gt;17&lt;/ref-type&gt;&lt;contributors&gt;&lt;authors&gt;&lt;author&gt;Lehman, P.W.&lt;/author&gt;&lt;/authors&gt;&lt;/contributors&gt;&lt;titles&gt;&lt;title&gt;Phytoplankton biomass, cell diameter, and species composition in the low salinity zone of northern San Francisco Bay Estuary&lt;/title&gt;&lt;secondary-title&gt;Estuaries&lt;/secondary-title&gt;&lt;/titles&gt;&lt;periodical&gt;&lt;full-title&gt;Estuaries&lt;/full-title&gt;&lt;/periodical&gt;&lt;pages&gt;216-230&lt;/pages&gt;&lt;volume&gt;23&lt;/volume&gt;&lt;number&gt;2&lt;/number&gt;&lt;dates&gt;&lt;year&gt;2000&lt;/year&gt;&lt;/dates&gt;&lt;urls&gt;&lt;/urls&gt;&lt;/record&gt;&lt;/Cite&gt;&lt;/EndNote&gt;</w:instrText>
      </w:r>
      <w:r>
        <w:fldChar w:fldCharType="separate"/>
      </w:r>
      <w:r>
        <w:rPr>
          <w:noProof/>
        </w:rPr>
        <w:t>(Lehman 2000; Winder and Jassby 2011)</w:t>
      </w:r>
      <w:r>
        <w:fldChar w:fldCharType="end"/>
      </w:r>
      <w:r>
        <w:t xml:space="preserve">. </w:t>
      </w:r>
      <w:r w:rsidR="00EE7F02">
        <w:t xml:space="preserve">Dinoflagellates, </w:t>
      </w:r>
      <w:proofErr w:type="spellStart"/>
      <w:r w:rsidR="00EE7F02">
        <w:t>chrysophytes</w:t>
      </w:r>
      <w:proofErr w:type="spellEnd"/>
      <w:r w:rsidR="00EE7F02">
        <w:t xml:space="preserve">, and cyanobacteria that dominated diked wetlands are not thought to be  preferred zooplankton food </w:t>
      </w:r>
      <w:r w:rsidR="00EE7F02">
        <w:fldChar w:fldCharType="begin"/>
      </w:r>
      <w:r w:rsidR="00EE7F02">
        <w:instrText xml:space="preserve"> ADDIN EN.CITE &lt;EndNote&gt;&lt;Cite&gt;&lt;Author&gt;Kimmerer&lt;/Author&gt;&lt;Year&gt;2018&lt;/Year&gt;&lt;RecNum&gt;2694&lt;/RecNum&gt;&lt;DisplayText&gt;(Kimmerer et al. 2018a)&lt;/DisplayText&gt;&lt;record&gt;&lt;rec-number&gt;2694&lt;/rec-number&gt;&lt;foreign-keys&gt;&lt;key app="EN" db-id="std9wdt06dea0ber50cpepe0azprxd52vwpp" timestamp="1558713688"&gt;2694&lt;/key&gt;&lt;key app="ENWeb" db-id=""&gt;0&lt;/key&gt;&lt;/foreign-keys&gt;&lt;ref-type name="Journal Article"&gt;17&lt;/ref-type&gt;&lt;contributors&gt;&lt;authors&gt;&lt;author&gt;Kimmerer, Wim&lt;/author&gt;&lt;author&gt;Ignoffo, Toni R.&lt;/author&gt;&lt;author&gt;Bemowski, Brooke&lt;/author&gt;&lt;author&gt;Modéran, Julien&lt;/author&gt;&lt;author&gt;Holmes, Ann&lt;/author&gt;&lt;author&gt;Bergamaschi, Brian&lt;/author&gt;&lt;/authors&gt;&lt;/contributors&gt;&lt;titles&gt;&lt;title&gt;Zooplankton Dynamics in the Cache Slough Complex of the Upper San Francisco Estuary&lt;/title&gt;&lt;secondary-title&gt;San Francisco Estuary and Watershed Science&lt;/secondary-title&gt;&lt;/titles&gt;&lt;periodical&gt;&lt;full-title&gt;San Francisco Estuary and Watershed Science&lt;/full-title&gt;&lt;/periodical&gt;&lt;volume&gt;16&lt;/volume&gt;&lt;number&gt;3&lt;/number&gt;&lt;dates&gt;&lt;year&gt;2018&lt;/year&gt;&lt;/dates&gt;&lt;urls&gt;&lt;related-urls&gt;&lt;url&gt;https://escholarship.org/uc/item/63k1z819#main&lt;/url&gt;&lt;/related-urls&gt;&lt;/urls&gt;&lt;electronic-resource-num&gt;10.15447/sfews.2018v16iss3art4&lt;/electronic-resource-num&gt;&lt;/record&gt;&lt;/Cite&gt;&lt;/EndNote&gt;</w:instrText>
      </w:r>
      <w:r w:rsidR="00EE7F02">
        <w:fldChar w:fldCharType="separate"/>
      </w:r>
      <w:r w:rsidR="00EE7F02">
        <w:rPr>
          <w:noProof/>
        </w:rPr>
        <w:t>(Kimmerer et al. 2018a)</w:t>
      </w:r>
      <w:r w:rsidR="00EE7F02">
        <w:fldChar w:fldCharType="end"/>
      </w:r>
      <w:r w:rsidR="00EE7F02">
        <w:t>, though there is insufficient research on zooplankton feeding.</w:t>
      </w:r>
    </w:p>
    <w:p w14:paraId="25115304" w14:textId="77777777" w:rsidR="00730E98" w:rsidRDefault="00730E98" w:rsidP="00730E98">
      <w:r>
        <w:t xml:space="preserve">The large number of indicator macroinvertebrate species identified for diked wetlands most likely resulted from the lack of connection to the surrounding area and difference in water quality components. Diked wetlands may experience low dissolved oxygen conditions, larger swings in temperatures, and lower pH than surrounding tidal waters </w:t>
      </w:r>
      <w:r>
        <w:fldChar w:fldCharType="begin"/>
      </w:r>
      <w:r>
        <w:instrText xml:space="preserve"> ADDIN EN.CITE &lt;EndNote&gt;&lt;Cite&gt;&lt;Author&gt;Brown&lt;/Author&gt;&lt;Year&gt;2016&lt;/Year&gt;&lt;RecNum&gt;2255&lt;/RecNum&gt;&lt;DisplayText&gt;(Brown et al. 2016; Moyle et al. 2013)&lt;/DisplayText&gt;&lt;record&gt;&lt;rec-number&gt;2255&lt;/rec-number&gt;&lt;foreign-keys&gt;&lt;key app="EN" db-id="std9wdt06dea0ber50cpepe0azprxd52vwpp" timestamp="1558712276"&gt;2255&lt;/key&gt;&lt;key app="ENWeb" db-id=""&gt;0&lt;/key&gt;&lt;/foreign-keys&gt;&lt;ref-type name="Journal Article"&gt;17&lt;/ref-type&gt;&lt;contributors&gt;&lt;authors&gt;&lt;author&gt;Brown, Larry R.&lt;/author&gt;&lt;author&gt;Kimmerer, Wim&lt;/author&gt;&lt;author&gt;Conrad, J. Louise&lt;/author&gt;&lt;author&gt;Lesmeister, Sarah&lt;/author&gt;&lt;author&gt;Mueller–Solger, Anke&lt;/author&gt;&lt;/authors&gt;&lt;/contributors&gt;&lt;titles&gt;&lt;title&gt;Food webs of the Delta, Suisun Bay, and Suisun Marsh: an update on current understanding and possibilities for management&lt;/title&gt;&lt;secondary-title&gt;San Francisco Estuary and Watershed Science&lt;/secondary-title&gt;&lt;/titles&gt;&lt;periodical&gt;&lt;full-title&gt;San Francisco Estuary and Watershed Science&lt;/full-title&gt;&lt;/periodical&gt;&lt;volume&gt;14&lt;/volume&gt;&lt;number&gt;3&lt;/number&gt;&lt;dates&gt;&lt;year&gt;2016&lt;/year&gt;&lt;/dates&gt;&lt;urls&gt;&lt;related-urls&gt;&lt;url&gt;http://www.escholarship.org/uc/item/4mk5326r&lt;/url&gt;&lt;/related-urls&gt;&lt;/urls&gt;&lt;/record&gt;&lt;/Cite&gt;&lt;Cite&gt;&lt;Author&gt;Moyle&lt;/Author&gt;&lt;Year&gt;2013&lt;/Year&gt;&lt;RecNum&gt;1145&lt;/RecNum&gt;&lt;record&gt;&lt;rec-number&gt;1145&lt;/rec-number&gt;&lt;foreign-keys&gt;&lt;key app="EN" db-id="std9wdt06dea0ber50cpepe0azprxd52vwpp" timestamp="1558711149"&gt;1145&lt;/key&gt;&lt;/foreign-keys&gt;&lt;ref-type name="Journal Article"&gt;17&lt;/ref-type&gt;&lt;contributors&gt;&lt;authors&gt;&lt;author&gt;Moyle, Peter B.&lt;/author&gt;&lt;author&gt;Manfree, Amber D.&lt;/author&gt;&lt;author&gt;Fiedler, Peggy L.&lt;/author&gt;&lt;/authors&gt;&lt;/contributors&gt;&lt;titles&gt;&lt;title&gt;The Future of Suisun Marsh as Mitigation Habitat&lt;/title&gt;&lt;secondary-title&gt;San Francisco Estuary and Watershed Science&lt;/secondary-title&gt;&lt;/titles&gt;&lt;periodical&gt;&lt;full-title&gt;San Francisco Estuary and Watershed Science&lt;/full-title&gt;&lt;/periodical&gt;&lt;volume&gt;11&lt;/volume&gt;&lt;number&gt;3&lt;/number&gt;&lt;dates&gt;&lt;year&gt;2013&lt;/year&gt;&lt;/dates&gt;&lt;isbn&gt;1546-2366&lt;/isbn&gt;&lt;urls&gt;&lt;related-urls&gt;&lt;url&gt;http://www.escholarship.org/uc/item/2zx8v50b&lt;/url&gt;&lt;/related-urls&gt;&lt;/urls&gt;&lt;/record&gt;&lt;/Cite&gt;&lt;/EndNote&gt;</w:instrText>
      </w:r>
      <w:r>
        <w:fldChar w:fldCharType="separate"/>
      </w:r>
      <w:r>
        <w:rPr>
          <w:noProof/>
        </w:rPr>
        <w:t>(Brown et al. 2016; Moyle et al. 2013)</w:t>
      </w:r>
      <w:r>
        <w:fldChar w:fldCharType="end"/>
      </w:r>
      <w:r>
        <w:t xml:space="preserve">. Therefore, taxa that thrive in tidal may not be able to thrive in impounded water and </w:t>
      </w:r>
      <w:proofErr w:type="spellStart"/>
      <w:r>
        <w:t>vise</w:t>
      </w:r>
      <w:proofErr w:type="spellEnd"/>
      <w:r>
        <w:t xml:space="preserve"> versa.  Tidal wetlands share a direct connection with the surrounding sloughs, so only two taxa were identified as indicators. </w:t>
      </w:r>
    </w:p>
    <w:p w14:paraId="4ED87832" w14:textId="4365B446" w:rsidR="00854EA1" w:rsidRDefault="00854EA1" w:rsidP="00854EA1"/>
    <w:p w14:paraId="3F22C76B" w14:textId="77777777" w:rsidR="00854EA1" w:rsidRPr="000B43E7" w:rsidRDefault="00854EA1" w:rsidP="00854EA1"/>
    <w:p w14:paraId="131E447A" w14:textId="24D77A0D" w:rsidR="00854EA1" w:rsidRDefault="00522550" w:rsidP="00522550">
      <w:pPr>
        <w:pStyle w:val="Heading3"/>
      </w:pPr>
      <w:r>
        <w:t>Intra-annual differences</w:t>
      </w:r>
    </w:p>
    <w:p w14:paraId="44DD938F" w14:textId="1610A7BA" w:rsidR="00C35865" w:rsidRDefault="00C35865" w:rsidP="00C35865">
      <w:pPr>
        <w:pStyle w:val="Heading4"/>
      </w:pPr>
      <w:r>
        <w:t>Timing of spring sampling</w:t>
      </w:r>
    </w:p>
    <w:p w14:paraId="672CA7A1" w14:textId="04EDA952" w:rsidR="004149C7" w:rsidRDefault="00854EA1" w:rsidP="00C35865">
      <w:pPr>
        <w:pStyle w:val="ListParagraph"/>
        <w:ind w:left="0"/>
      </w:pPr>
      <w:r>
        <w:t xml:space="preserve">During 2017, total macroinvertebrate biomass increased monotonically over the course of the spring. This trend led us to select April as the month with the greatest overlap between adult Delta Smelt, </w:t>
      </w:r>
      <w:r>
        <w:lastRenderedPageBreak/>
        <w:t>ju</w:t>
      </w:r>
      <w:r w:rsidR="006362A6">
        <w:t>v</w:t>
      </w:r>
      <w:r>
        <w:t xml:space="preserve">enile Chinook Salmon, and macroinvertebrates </w:t>
      </w:r>
      <w:r>
        <w:fldChar w:fldCharType="begin"/>
      </w:r>
      <w:r w:rsidR="006A0C1B">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fldChar w:fldCharType="separate"/>
      </w:r>
      <w:r w:rsidR="006A0C1B">
        <w:rPr>
          <w:noProof/>
        </w:rPr>
        <w:t>(Contreras et al. 2018)</w:t>
      </w:r>
      <w:r>
        <w:fldChar w:fldCharType="end"/>
      </w:r>
      <w:r>
        <w:t>. However, in 2018 we found the opposite trend between day of year and invertebrate abundance, with a slight decrease over the course of the spring</w:t>
      </w:r>
      <w:r w:rsidR="00565FC5">
        <w:t xml:space="preserve"> (</w:t>
      </w:r>
      <w:r w:rsidR="00565FC5">
        <w:fldChar w:fldCharType="begin"/>
      </w:r>
      <w:r w:rsidR="00565FC5">
        <w:instrText xml:space="preserve"> REF _Ref9317158 \h </w:instrText>
      </w:r>
      <w:r w:rsidR="00565FC5">
        <w:fldChar w:fldCharType="separate"/>
      </w:r>
      <w:r w:rsidR="00565FC5">
        <w:t xml:space="preserve">Table </w:t>
      </w:r>
      <w:r w:rsidR="00565FC5">
        <w:rPr>
          <w:noProof/>
        </w:rPr>
        <w:t>10</w:t>
      </w:r>
      <w:r w:rsidR="00565FC5">
        <w:fldChar w:fldCharType="end"/>
      </w:r>
      <w:r w:rsidR="00565FC5">
        <w:t>)</w:t>
      </w:r>
      <w:r>
        <w:t xml:space="preserve">. </w:t>
      </w:r>
      <w:proofErr w:type="spellStart"/>
      <w:r>
        <w:t>AICc</w:t>
      </w:r>
      <w:proofErr w:type="spellEnd"/>
      <w:r>
        <w:t xml:space="preserve"> model selection indicated that flow in the Sacramento River was a better predictor than Julian Day when data from both years were analyzed together</w:t>
      </w:r>
      <w:r w:rsidR="00BD0C21">
        <w:t xml:space="preserve"> </w:t>
      </w:r>
      <w:r w:rsidR="00565FC5">
        <w:t>(</w:t>
      </w:r>
      <w:r w:rsidR="00565FC5">
        <w:fldChar w:fldCharType="begin"/>
      </w:r>
      <w:r w:rsidR="00565FC5">
        <w:instrText xml:space="preserve"> REF _Ref9317168 \h </w:instrText>
      </w:r>
      <w:r w:rsidR="00565FC5">
        <w:fldChar w:fldCharType="separate"/>
      </w:r>
      <w:r w:rsidR="00565FC5">
        <w:t xml:space="preserve">Table </w:t>
      </w:r>
      <w:r w:rsidR="00565FC5">
        <w:rPr>
          <w:noProof/>
        </w:rPr>
        <w:t>11</w:t>
      </w:r>
      <w:r w:rsidR="00565FC5">
        <w:fldChar w:fldCharType="end"/>
      </w:r>
      <w:r w:rsidR="00565FC5">
        <w:t>)</w:t>
      </w:r>
      <w:r>
        <w:t>. There was a clear trend towards lower invertebrate biomass during high flows</w:t>
      </w:r>
      <w:r w:rsidR="00565FC5">
        <w:t xml:space="preserve"> (</w:t>
      </w:r>
      <w:r w:rsidR="00565FC5">
        <w:fldChar w:fldCharType="begin"/>
      </w:r>
      <w:r w:rsidR="00565FC5">
        <w:instrText xml:space="preserve"> REF _Ref9317230 \h </w:instrText>
      </w:r>
      <w:r w:rsidR="00565FC5">
        <w:fldChar w:fldCharType="separate"/>
      </w:r>
      <w:r w:rsidR="00565FC5">
        <w:t xml:space="preserve">Figure </w:t>
      </w:r>
      <w:r w:rsidR="00565FC5">
        <w:rPr>
          <w:noProof/>
        </w:rPr>
        <w:t>16</w:t>
      </w:r>
      <w:r w:rsidR="00565FC5">
        <w:fldChar w:fldCharType="end"/>
      </w:r>
      <w:r w:rsidR="00565FC5">
        <w:t>)</w:t>
      </w:r>
      <w:r>
        <w:t xml:space="preserve">. </w:t>
      </w:r>
      <w:r w:rsidR="004149C7">
        <w:t xml:space="preserve">As noted above, many studies have seen a similar inverse relationship between invertebrate abundance and flow </w:t>
      </w:r>
      <w:r w:rsidR="004149C7">
        <w:fldChar w:fldCharType="begin">
          <w:fldData xml:space="preserve">PEVuZE5vdGU+PENpdGU+PEF1dGhvcj5Tb21tZXI8L0F1dGhvcj48WWVhcj4yMDA0PC9ZZWFyPjxS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</w:fldData>
        </w:fldChar>
      </w:r>
      <w:r w:rsidR="000660AD">
        <w:instrText xml:space="preserve"> ADDIN EN.CITE </w:instrText>
      </w:r>
      <w:r w:rsidR="000660AD">
        <w:fldChar w:fldCharType="begin">
          <w:fldData xml:space="preserve">PEVuZE5vdGU+PENpdGU+PEF1dGhvcj5Tb21tZXI8L0F1dGhvcj48WWVhcj4yMDA0PC9ZZWFyPjxS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</w:fldData>
        </w:fldChar>
      </w:r>
      <w:r w:rsidR="000660AD">
        <w:instrText xml:space="preserve"> ADDIN EN.CITE.DATA </w:instrText>
      </w:r>
      <w:r w:rsidR="000660AD">
        <w:fldChar w:fldCharType="end"/>
      </w:r>
      <w:r w:rsidR="004149C7">
        <w:fldChar w:fldCharType="separate"/>
      </w:r>
      <w:r w:rsidR="000660AD">
        <w:rPr>
          <w:noProof/>
        </w:rPr>
        <w:t>(Kimmerer 2002; Kimmerer et al. 2018b; Sommer et al. 2004)</w:t>
      </w:r>
      <w:r w:rsidR="004149C7">
        <w:fldChar w:fldCharType="end"/>
      </w:r>
      <w:r w:rsidR="004149C7">
        <w:t>. While flow did decrease over the course of the spring in 2018, the maximum flows were ne</w:t>
      </w:r>
      <w:r w:rsidR="00C35865">
        <w:t>ver as high as in 2017 (</w:t>
      </w:r>
      <w:r w:rsidR="00C35865">
        <w:fldChar w:fldCharType="begin"/>
      </w:r>
      <w:r w:rsidR="00C35865">
        <w:instrText xml:space="preserve"> REF _Ref9317230 \h </w:instrText>
      </w:r>
      <w:r w:rsidR="00C35865">
        <w:fldChar w:fldCharType="separate"/>
      </w:r>
      <w:r w:rsidR="00C35865">
        <w:t xml:space="preserve">Figure </w:t>
      </w:r>
      <w:r w:rsidR="00C35865">
        <w:rPr>
          <w:noProof/>
        </w:rPr>
        <w:t>19</w:t>
      </w:r>
      <w:r w:rsidR="00C35865">
        <w:fldChar w:fldCharType="end"/>
      </w:r>
      <w:r w:rsidR="004149C7">
        <w:t>), so the slight decreasing trend in invertebrate abundance is most likely an artifact of the high variability of invertebrate biomass.</w:t>
      </w:r>
    </w:p>
    <w:p w14:paraId="0C39DCED" w14:textId="77777777" w:rsidR="004149C7" w:rsidRDefault="004149C7" w:rsidP="00854EA1">
      <w:pPr>
        <w:pStyle w:val="ListParagraph"/>
      </w:pPr>
    </w:p>
    <w:p w14:paraId="43C5CF6A" w14:textId="158C6704" w:rsidR="00854EA1" w:rsidRDefault="00D43B05" w:rsidP="00C35865">
      <w:pPr>
        <w:pStyle w:val="ListParagraph"/>
        <w:ind w:left="0"/>
      </w:pPr>
      <w:r>
        <w:t>Besides the differences in flow, some of the difference in invertebrate catch may have been due to the presence or absence of aquatic vegetation in the samples.</w:t>
      </w:r>
      <w:r w:rsidR="001F1882">
        <w:t xml:space="preserve"> </w:t>
      </w:r>
      <w:r>
        <w:t xml:space="preserve"> We specifically excluded SAV sweep nets from the analysis because they were not collected in all months, and </w:t>
      </w:r>
      <w:r w:rsidR="004149C7">
        <w:t>SAV sweep nets tended to have an order of magnitude higher catch than some of the other gear types (</w:t>
      </w:r>
      <w:r w:rsidR="00C35865">
        <w:fldChar w:fldCharType="begin"/>
      </w:r>
      <w:r w:rsidR="00C35865">
        <w:instrText xml:space="preserve"> REF _Ref9317214 \h </w:instrText>
      </w:r>
      <w:r w:rsidR="00C35865">
        <w:fldChar w:fldCharType="separate"/>
      </w:r>
      <w:r w:rsidR="00C35865">
        <w:t xml:space="preserve">Figure </w:t>
      </w:r>
      <w:r w:rsidR="00C35865">
        <w:rPr>
          <w:noProof/>
        </w:rPr>
        <w:t>6</w:t>
      </w:r>
      <w:r w:rsidR="00C35865">
        <w:fldChar w:fldCharType="end"/>
      </w:r>
      <w:r w:rsidR="004149C7">
        <w:t>)</w:t>
      </w:r>
      <w:r w:rsidR="001F1882">
        <w:t xml:space="preserve">, and many researchers have found similar high invertebrate productivity in SAV </w:t>
      </w:r>
      <w:r w:rsidR="001F1882">
        <w:fldChar w:fldCharType="begin">
          <w:fldData xml:space="preserve">PEVuZE5vdGU+PENpdGU+PEF1dGhvcj5Zb3VuZzwvQXV0aG9yPjxZZWFyPjIwMTg8L1llYXI+PFJl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</w:fldData>
        </w:fldChar>
      </w:r>
      <w:r w:rsidR="001F1882">
        <w:instrText xml:space="preserve"> ADDIN EN.CITE </w:instrText>
      </w:r>
      <w:r w:rsidR="001F1882">
        <w:fldChar w:fldCharType="begin">
          <w:fldData xml:space="preserve">PEVuZE5vdGU+PENpdGU+PEF1dGhvcj5Zb3VuZzwvQXV0aG9yPjxZZWFyPjIwMTg8L1llYXI+PFJl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</w:fldData>
        </w:fldChar>
      </w:r>
      <w:r w:rsidR="001F1882">
        <w:instrText xml:space="preserve"> ADDIN EN.CITE.DATA </w:instrText>
      </w:r>
      <w:r w:rsidR="001F1882">
        <w:fldChar w:fldCharType="end"/>
      </w:r>
      <w:r w:rsidR="001F1882">
        <w:fldChar w:fldCharType="separate"/>
      </w:r>
      <w:r w:rsidR="001F1882">
        <w:rPr>
          <w:noProof/>
        </w:rPr>
        <w:t>(Boyer et al. 2013; Young et al. 2018)</w:t>
      </w:r>
      <w:r w:rsidR="001F1882">
        <w:fldChar w:fldCharType="end"/>
      </w:r>
      <w:r w:rsidR="004149C7">
        <w:t xml:space="preserve">. However, the mysid net and neuston net would also </w:t>
      </w:r>
      <w:r w:rsidR="00C35865">
        <w:t>occasionally</w:t>
      </w:r>
      <w:r w:rsidR="004149C7">
        <w:t xml:space="preserve"> hit patches of aquatic vegetation, resulting in much higher total invertebrate CPUE. We did not collect quantitative data on abundance of vegetation in 2017 or 2018, but it has been added to our sampling plan in 2019 and 2020 to attempt to refine this problem. </w:t>
      </w:r>
    </w:p>
    <w:p w14:paraId="46B7E64C" w14:textId="77777777" w:rsidR="00CE266D" w:rsidRDefault="00CE266D" w:rsidP="00854EA1">
      <w:pPr>
        <w:pStyle w:val="ListParagraph"/>
      </w:pPr>
    </w:p>
    <w:p w14:paraId="0F326686" w14:textId="587CA043" w:rsidR="004149C7" w:rsidRDefault="00BD0C21" w:rsidP="00C35865">
      <w:pPr>
        <w:pStyle w:val="ListParagraph"/>
        <w:ind w:left="0"/>
      </w:pPr>
      <w:r>
        <w:t>O</w:t>
      </w:r>
      <w:r w:rsidR="004149C7">
        <w:t xml:space="preserve">ther researchers with larger data sets support an increase in overall abundance over the course of the spring, </w:t>
      </w:r>
      <w:proofErr w:type="gramStart"/>
      <w:r w:rsidR="004149C7">
        <w:t>similar to</w:t>
      </w:r>
      <w:proofErr w:type="gramEnd"/>
      <w:r w:rsidR="004149C7">
        <w:t xml:space="preserve"> our results in 2017. The IEP Zooplankton Study shows an overall increase in zooplankton and macroinvertebrate abundance dur</w:t>
      </w:r>
      <w:r>
        <w:t>ing the spring, peaking in July (</w:t>
      </w:r>
      <w:r>
        <w:fldChar w:fldCharType="begin"/>
      </w:r>
      <w:r>
        <w:instrText xml:space="preserve"> REF _Ref10714863 \h </w:instrText>
      </w:r>
      <w:r>
        <w:fldChar w:fldCharType="separate"/>
      </w:r>
      <w:r>
        <w:t xml:space="preserve">Figure </w:t>
      </w:r>
      <w:r>
        <w:rPr>
          <w:noProof/>
        </w:rPr>
        <w:t>17</w:t>
      </w:r>
      <w:r>
        <w:fldChar w:fldCharType="end"/>
      </w:r>
      <w:r>
        <w:t xml:space="preserve">) </w:t>
      </w:r>
      <w:r>
        <w:fldChar w:fldCharType="begin"/>
      </w:r>
      <w:r>
        <w:instrText xml:space="preserve"> ADDIN EN.CITE &lt;EndNote&gt;&lt;Cite&gt;&lt;Author&gt;Hennessy&lt;/Author&gt;&lt;Year&gt;2013&lt;/Year&gt;&lt;RecNum&gt;1618&lt;/RecNum&gt;&lt;DisplayText&gt;(Hennessy and Enderlein 2013)&lt;/DisplayText&gt;&lt;record&gt;&lt;rec-number&gt;1618&lt;/rec-number&gt;&lt;foreign-keys&gt;&lt;key app="EN" db-id="std9wdt06dea0ber50cpepe0azprxd52vwpp" timestamp="1558711532"&gt;1618&lt;/key&gt;&lt;key app="ENWeb" db-id=""&gt;0&lt;/key&gt;&lt;/foreign-keys&gt;&lt;ref-type name="Journal Article"&gt;17&lt;/ref-type&gt;&lt;contributors&gt;&lt;authors&gt;&lt;author&gt;Hennessy, A.&lt;/author&gt;&lt;author&gt;T. Enderlein&lt;/author&gt;&lt;/authors&gt;&lt;/contributors&gt;&lt;titles&gt;&lt;title&gt;Zooplankton monitoring 2011&lt;/title&gt;&lt;secondary-title&gt;IEP Newsletter&lt;/secondary-title&gt;&lt;/titles&gt;&lt;periodical&gt;&lt;full-title&gt;IEP Newsletter&lt;/full-title&gt;&lt;/periodical&gt;&lt;pages&gt;23-30&lt;/pages&gt;&lt;volume&gt;26&lt;/volume&gt;&lt;number&gt;1&lt;/number&gt;&lt;dates&gt;&lt;year&gt;2013&lt;/year&gt;&lt;/dates&gt;&lt;urls&gt;&lt;/urls&gt;&lt;/record&gt;&lt;/Cite&gt;&lt;/EndNote&gt;</w:instrText>
      </w:r>
      <w:r>
        <w:fldChar w:fldCharType="separate"/>
      </w:r>
      <w:r>
        <w:rPr>
          <w:noProof/>
        </w:rPr>
        <w:t>(Hennessy and Enderlein 2013)</w:t>
      </w:r>
      <w:r>
        <w:fldChar w:fldCharType="end"/>
      </w:r>
      <w:r w:rsidR="004149C7">
        <w:t xml:space="preserve">. Studies of floodplains and wetland habitat also show increases in abundance </w:t>
      </w:r>
      <w:r w:rsidR="001F1882">
        <w:t xml:space="preserve">of zooplankton </w:t>
      </w:r>
      <w:r w:rsidR="004149C7">
        <w:t xml:space="preserve">during the spring, and associated with lower flows </w:t>
      </w:r>
      <w:r>
        <w:fldChar w:fldCharType="begin"/>
      </w:r>
      <w:r w:rsidR="006A0C1B">
        <w:instrText xml:space="preserve"> ADDIN EN.CITE &lt;EndNote&gt;&lt;Cite&gt;&lt;Author&gt;Sommer&lt;/Author&gt;&lt;Year&gt;2004&lt;/Year&gt;&lt;RecNum&gt;964&lt;/RecNum&gt;&lt;DisplayText&gt;(Sommer et al. 2004)&lt;/DisplayText&gt;&lt;record&gt;&lt;rec-number&gt;964&lt;/rec-number&gt;&lt;foreign-keys&gt;&lt;key app="EN" db-id="std9wdt06dea0ber50cpepe0azprxd52vwpp" timestamp="1558711118"&gt;964&lt;/key&gt;&lt;key app="ENWeb" db-id=""&gt;0&lt;/key&gt;&lt;/foreign-keys&gt;&lt;ref-type name="Journal Article"&gt;17&lt;/ref-type&gt;&lt;contributors&gt;&lt;authors&gt;&lt;author&gt;Sommer, Ted R.&lt;/author&gt;&lt;author&gt;Harrell, William C.&lt;/author&gt;&lt;author&gt;Solger, Anke Mueller&lt;/author&gt;&lt;author&gt;Tom, Brad&lt;/author&gt;&lt;author&gt;Kimmerer, Wim&lt;/author&gt;&lt;/authors&gt;&lt;/contributors&gt;&lt;titles&gt;&lt;title&gt;Effects of flow variation on channel and floodplain biota and habitats of the Sacramento River, California, USA&lt;/title&gt;&lt;secondary-title&gt;Aquatic Conservation&lt;/secondary-title&gt;&lt;/titles&gt;&lt;periodical&gt;&lt;full-title&gt;Aquatic Conservation&lt;/full-title&gt;&lt;/periodical&gt;&lt;pages&gt;247-261&lt;/pages&gt;&lt;volume&gt;14&lt;/volume&gt;&lt;number&gt;3&lt;/number&gt;&lt;dates&gt;&lt;year&gt;2004&lt;/year&gt;&lt;/dates&gt;&lt;urls&gt;&lt;/urls&gt;&lt;/record&gt;&lt;/Cite&gt;&lt;/EndNote&gt;</w:instrText>
      </w:r>
      <w:r>
        <w:fldChar w:fldCharType="separate"/>
      </w:r>
      <w:r w:rsidR="006A0C1B">
        <w:rPr>
          <w:noProof/>
        </w:rPr>
        <w:t>(Sommer et al. 2004)</w:t>
      </w:r>
      <w:r>
        <w:fldChar w:fldCharType="end"/>
      </w:r>
      <w:r w:rsidR="004149C7">
        <w:t>.</w:t>
      </w:r>
      <w:r>
        <w:t xml:space="preserve"> </w:t>
      </w:r>
      <w:r w:rsidR="001F1882">
        <w:t xml:space="preserve">Even benthic and drift invertebrates often have summer peaks in abundance </w:t>
      </w:r>
      <w:r w:rsidR="001F1882">
        <w:fldChar w:fldCharType="begin"/>
      </w:r>
      <w:r w:rsidR="001F1882">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1F1882">
        <w:fldChar w:fldCharType="separate"/>
      </w:r>
      <w:r w:rsidR="001F1882">
        <w:rPr>
          <w:noProof/>
        </w:rPr>
        <w:t>(Howe et al. 2014)</w:t>
      </w:r>
      <w:r w:rsidR="001F1882">
        <w:fldChar w:fldCharType="end"/>
      </w:r>
      <w:r w:rsidR="001F1882">
        <w:t xml:space="preserve">. </w:t>
      </w:r>
      <w:r>
        <w:t xml:space="preserve">Therefore, negative trend </w:t>
      </w:r>
      <w:r w:rsidR="001F1882">
        <w:t xml:space="preserve">for macroinvertebrate abundance </w:t>
      </w:r>
      <w:r>
        <w:t xml:space="preserve">in 2018 is most likely anomalous. </w:t>
      </w:r>
    </w:p>
    <w:p w14:paraId="05FAD262" w14:textId="02659C86" w:rsidR="004149C7" w:rsidRDefault="00854EA1" w:rsidP="00854EA1">
      <w:pPr>
        <w:pStyle w:val="ListParagraph"/>
      </w:pPr>
      <w:r>
        <w:t xml:space="preserve"> </w:t>
      </w:r>
    </w:p>
    <w:p w14:paraId="6EE6C711" w14:textId="502012D0" w:rsidR="00854EA1" w:rsidRDefault="00854EA1" w:rsidP="00C35865">
      <w:pPr>
        <w:pStyle w:val="ListParagraph"/>
        <w:ind w:left="0"/>
      </w:pPr>
      <w:r>
        <w:t>Fish trends are complicated. Salmon smolt</w:t>
      </w:r>
      <w:r w:rsidR="00565FC5">
        <w:t xml:space="preserve"> abundance in the Delta</w:t>
      </w:r>
      <w:r>
        <w:t xml:space="preserve"> usually peak</w:t>
      </w:r>
      <w:r w:rsidR="00565FC5">
        <w:t>s</w:t>
      </w:r>
      <w:r>
        <w:t xml:space="preserve"> in May</w:t>
      </w:r>
      <w:r w:rsidR="00565FC5">
        <w:t xml:space="preserve"> </w:t>
      </w:r>
      <w:r w:rsidR="00565FC5">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rsidR="00565FC5">
        <w:fldChar w:fldCharType="separate"/>
      </w:r>
      <w:r w:rsidR="00565FC5">
        <w:rPr>
          <w:noProof/>
        </w:rPr>
        <w:t>(Brandes and McLain 2000)</w:t>
      </w:r>
      <w:r w:rsidR="00565FC5">
        <w:fldChar w:fldCharType="end"/>
      </w:r>
      <w:r>
        <w:t xml:space="preserve">, but number of fry versus smolts depends on water year type. Total production of juvenile salmonids is higher in wet years, but more of them enter the estuary as fry rather than smolts, and may move through the Delta faster </w:t>
      </w:r>
      <w:r>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fldChar w:fldCharType="separate"/>
      </w:r>
      <w:r>
        <w:rPr>
          <w:noProof/>
        </w:rPr>
        <w:t>(Brandes and McLain 2000)</w:t>
      </w:r>
      <w:r>
        <w:fldChar w:fldCharType="end"/>
      </w:r>
      <w:r>
        <w:t>. Juvenile survival is also higher in wet years versus dry years, especially along the Sacramento River</w:t>
      </w:r>
      <w:r w:rsidR="001F1882">
        <w:fldChar w:fldCharType="begin"/>
      </w:r>
      <w:r w:rsidR="001F1882">
        <w:instrText xml:space="preserve"> ADDIN EN.CITE &lt;EndNote&gt;&lt;Cite&gt;&lt;Author&gt;Michel&lt;/Author&gt;&lt;Year&gt;2015&lt;/Year&gt;&lt;RecNum&gt;2720&lt;/RecNum&gt;&lt;DisplayText&gt;(Michel et al. 2015)&lt;/DisplayText&gt;&lt;record&gt;&lt;rec-number&gt;2720&lt;/rec-number&gt;&lt;foreign-keys&gt;&lt;key app="EN" db-id="std9wdt06dea0ber50cpepe0azprxd52vwpp" timestamp="1558713736"&gt;2720&lt;/key&gt;&lt;key app="ENWeb" db-id=""&gt;0&lt;/key&gt;&lt;/foreign-keys&gt;&lt;ref-type name="Journal Article"&gt;17&lt;/ref-type&gt;&lt;contributors&gt;&lt;authors&gt;&lt;author&gt;Michel, Cyril J.&lt;/author&gt;&lt;author&gt;Ammann, Arnold J.&lt;/author&gt;&lt;author&gt;Lindley, Steven T.&lt;/author&gt;&lt;author&gt;Sandstrom, Philip T.&lt;/author&gt;&lt;author&gt;Chapman, Eric D.&lt;/author&gt;&lt;author&gt;Thomas, Michael J.&lt;/author&gt;&lt;author&gt;Singer, Gabriel P.&lt;/author&gt;&lt;author&gt;Klimley, A. Peter&lt;/author&gt;&lt;author&gt;MacFarlane, R. Bruce&lt;/author&gt;&lt;/authors&gt;&lt;/contributors&gt;&lt;titles&gt;&lt;title&gt;Chinook salmon outmigration survival in wet and dry years in California’s Sacramento River&lt;/title&gt;&lt;secondary-title&gt;Canadian Journal of Fisheries and Aquatic Sciences&lt;/secondary-title&gt;&lt;/titles&gt;&lt;periodical&gt;&lt;full-title&gt;Canadian Journal of Fisheries and Aquatic Sciences&lt;/full-title&gt;&lt;/periodical&gt;&lt;pages&gt;1749-1759&lt;/pages&gt;&lt;volume&gt;72&lt;/volume&gt;&lt;number&gt;11&lt;/number&gt;&lt;dates&gt;&lt;year&gt;2015&lt;/year&gt;&lt;pub-dates&gt;&lt;date&gt;2015/11/01&lt;/date&gt;&lt;/pub-dates&gt;&lt;/dates&gt;&lt;publisher&gt;NRC Research Press&lt;/publisher&gt;&lt;isbn&gt;0706-652X&lt;/isbn&gt;&lt;urls&gt;&lt;related-urls&gt;&lt;url&gt;https://doi.org/10.1139/cjfas-2014-0528&lt;/url&gt;&lt;/related-urls&gt;&lt;/urls&gt;&lt;electronic-resource-num&gt;10.1139/cjfas-2014-0528&lt;/electronic-resource-num&gt;&lt;access-date&gt;2019/05/20&lt;/access-date&gt;&lt;/record&gt;&lt;/Cite&gt;&lt;/EndNote&gt;</w:instrText>
      </w:r>
      <w:r w:rsidR="001F1882">
        <w:fldChar w:fldCharType="separate"/>
      </w:r>
      <w:r w:rsidR="001F1882">
        <w:rPr>
          <w:noProof/>
        </w:rPr>
        <w:t>(Michel et al. 2015)</w:t>
      </w:r>
      <w:r w:rsidR="001F1882">
        <w:fldChar w:fldCharType="end"/>
      </w:r>
      <w:r w:rsidR="001F1882">
        <w:t xml:space="preserve">. However, higher survival may be </w:t>
      </w:r>
      <w:r>
        <w:t>because smolts mov</w:t>
      </w:r>
      <w:r w:rsidR="001F1882">
        <w:t>e</w:t>
      </w:r>
      <w:r>
        <w:t xml:space="preserve"> quickly down the channelized river</w:t>
      </w:r>
      <w:r w:rsidR="001F1882">
        <w:t>, exposing themselves to less predation but also spending less time in wetlands</w:t>
      </w:r>
      <w:r>
        <w:t>. Invertebrate production in 2017 was low during the high flows in January and February, but by the time salmon outmigration peaked in May</w:t>
      </w:r>
      <w:r w:rsidR="00404C29">
        <w:t xml:space="preserve">, invertebrate production </w:t>
      </w:r>
      <w:r w:rsidR="00A46213">
        <w:t xml:space="preserve">had increased and was </w:t>
      </w:r>
      <w:proofErr w:type="gramStart"/>
      <w:r w:rsidR="00A46213">
        <w:t>similar to</w:t>
      </w:r>
      <w:proofErr w:type="gramEnd"/>
      <w:r w:rsidR="00A46213">
        <w:t xml:space="preserve"> 2018</w:t>
      </w:r>
      <w:r w:rsidR="001F1882">
        <w:t xml:space="preserve"> (</w:t>
      </w:r>
      <w:r w:rsidR="001F1882">
        <w:fldChar w:fldCharType="begin"/>
      </w:r>
      <w:r w:rsidR="001F1882">
        <w:instrText xml:space="preserve"> REF _Ref9317230 \h </w:instrText>
      </w:r>
      <w:r w:rsidR="001F1882">
        <w:fldChar w:fldCharType="separate"/>
      </w:r>
      <w:r w:rsidR="001F1882">
        <w:t xml:space="preserve">Figure </w:t>
      </w:r>
      <w:r w:rsidR="001F1882">
        <w:rPr>
          <w:noProof/>
        </w:rPr>
        <w:t>19</w:t>
      </w:r>
      <w:r w:rsidR="001F1882">
        <w:fldChar w:fldCharType="end"/>
      </w:r>
      <w:r w:rsidR="001F1882">
        <w:t>)</w:t>
      </w:r>
      <w:r w:rsidR="00A46213">
        <w:t xml:space="preserve">. </w:t>
      </w:r>
    </w:p>
    <w:p w14:paraId="7FDA07D7" w14:textId="6A6BB299" w:rsidR="00EE34B1" w:rsidRDefault="00EE34B1" w:rsidP="00854EA1">
      <w:pPr>
        <w:pStyle w:val="ListParagraph"/>
      </w:pPr>
    </w:p>
    <w:p w14:paraId="40AF7C36" w14:textId="5EC4C970" w:rsidR="00EE34B1" w:rsidRPr="00383111" w:rsidRDefault="00EE34B1" w:rsidP="00C35865">
      <w:pPr>
        <w:pStyle w:val="ListParagraph"/>
        <w:ind w:left="0"/>
      </w:pPr>
      <w:r>
        <w:t>The com</w:t>
      </w:r>
      <w:r w:rsidR="005E7D1D">
        <w:t xml:space="preserve">plicated relationship between invertebrate biomass, time of year, and flow, </w:t>
      </w:r>
      <w:r w:rsidR="00BD0C21">
        <w:t>warrants</w:t>
      </w:r>
      <w:r w:rsidR="005E7D1D">
        <w:t xml:space="preserve"> more investigation. </w:t>
      </w:r>
      <w:r w:rsidR="007B3E71">
        <w:t>We only planned</w:t>
      </w:r>
      <w:r w:rsidR="005E7D1D">
        <w:t xml:space="preserve"> a single spring sampling event in 2019 because we had not analyzed the 2018 data </w:t>
      </w:r>
      <w:r w:rsidR="007B3E71">
        <w:t>before developing our workplan. We</w:t>
      </w:r>
      <w:r w:rsidR="005E7D1D">
        <w:t xml:space="preserve"> expected </w:t>
      </w:r>
      <w:r w:rsidR="007B3E71">
        <w:t>2018 data</w:t>
      </w:r>
      <w:r w:rsidR="005E7D1D">
        <w:t xml:space="preserve"> to be </w:t>
      </w:r>
      <w:proofErr w:type="gramStart"/>
      <w:r w:rsidR="005E7D1D">
        <w:t>similar to</w:t>
      </w:r>
      <w:proofErr w:type="gramEnd"/>
      <w:r w:rsidR="005E7D1D">
        <w:t xml:space="preserve"> 2017</w:t>
      </w:r>
      <w:r w:rsidR="007B3E71">
        <w:t>, with increasing biomass over the course of the spring</w:t>
      </w:r>
      <w:r w:rsidR="005E7D1D">
        <w:t>. Given the difference in temporal trends between 2017 and 2018, we are planning to repeat the series of four sampling events in 2020.</w:t>
      </w:r>
    </w:p>
    <w:p w14:paraId="3CE31699" w14:textId="18C570C7" w:rsidR="00854EA1" w:rsidRDefault="00C35865" w:rsidP="00C35865">
      <w:pPr>
        <w:pStyle w:val="Heading4"/>
      </w:pPr>
      <w:r>
        <w:lastRenderedPageBreak/>
        <w:t>Spring versus fall</w:t>
      </w:r>
    </w:p>
    <w:p w14:paraId="095BDB7F" w14:textId="7CF8C092" w:rsidR="00834E6A" w:rsidRDefault="00834E6A" w:rsidP="00C35865">
      <w:r>
        <w:t xml:space="preserve">Overall invertebrate abundance was similar in spring and fall, but the species composition was significantly different. High abundances of </w:t>
      </w:r>
      <w:r w:rsidR="00C35865">
        <w:t>c</w:t>
      </w:r>
      <w:r w:rsidR="00565FC5">
        <w:t>ollembola</w:t>
      </w:r>
      <w:r>
        <w:t xml:space="preserve"> and </w:t>
      </w:r>
      <w:r w:rsidR="00C35865">
        <w:t>c</w:t>
      </w:r>
      <w:r>
        <w:t xml:space="preserve">umaceans in spring were replaced by isopods in the fall, though insects and </w:t>
      </w:r>
      <w:r w:rsidR="00565FC5">
        <w:t>amphipods</w:t>
      </w:r>
      <w:r>
        <w:t xml:space="preserve"> remained abundant throughout. </w:t>
      </w:r>
      <w:r w:rsidR="007B3E71">
        <w:t>These differences in invertebrate composition may result in different use of wetland invertebrates by different life stages of at-risk fishes.</w:t>
      </w:r>
    </w:p>
    <w:p w14:paraId="28466420" w14:textId="636F42A6" w:rsidR="004113AF" w:rsidRDefault="004113AF" w:rsidP="00C35865">
      <w:r>
        <w:t xml:space="preserve">Fall invertebrate abundance is particularly important for rearing Delta Smelt, </w:t>
      </w:r>
      <w:r w:rsidR="007B3E71">
        <w:t>since</w:t>
      </w:r>
      <w:r>
        <w:t xml:space="preserve"> fall food resources have been identified as a limiting factor in population growth</w:t>
      </w:r>
      <w:r w:rsidR="007B3E71">
        <w:t xml:space="preserve"> </w:t>
      </w:r>
      <w:r w:rsidR="007B3E71">
        <w:fldChar w:fldCharType="begin"/>
      </w:r>
      <w:r w:rsidR="007B3E71">
        <w:instrText xml:space="preserve"> ADDIN EN.CITE &lt;EndNote&gt;&lt;Cite&gt;&lt;Author&gt;Brown&lt;/Author&gt;&lt;Year&gt;2014&lt;/Year&gt;&lt;RecNum&gt;1301&lt;/RecNum&gt;&lt;DisplayText&gt;(Brown et al. 2014)&lt;/DisplayText&gt;&lt;record&gt;&lt;rec-number&gt;1301&lt;/rec-number&gt;&lt;foreign-keys&gt;&lt;key app="EN" db-id="std9wdt06dea0ber50cpepe0azprxd52vwpp" timestamp="1558711318"&gt;1301&lt;/key&gt;&lt;key app="ENWeb" db-id=""&gt;0&lt;/key&gt;&lt;/foreign-keys&gt;&lt;ref-type name="Report"&gt;27&lt;/ref-type&gt;&lt;contributors&gt;&lt;authors&gt;&lt;author&gt;Brown, L.R.&lt;/author&gt;&lt;author&gt;Baxter, R.&lt;/author&gt;&lt;author&gt;Castillo, G.&lt;/author&gt;&lt;author&gt;Conrad, L.&lt;/author&gt;&lt;author&gt;Culberson, S.&lt;/author&gt;&lt;author&gt;Erickson, G.&lt;/author&gt;&lt;author&gt;Feyrer, F.&lt;/author&gt;&lt;author&gt;Fong, S.&lt;/author&gt;&lt;author&gt;Gehrts, K&lt;/author&gt;&lt;author&gt;Grimaldo, L.&lt;/author&gt;&lt;author&gt;Herbold, B.&lt;/author&gt;&lt;author&gt;Kirsch, J.&lt;/author&gt;&lt;author&gt;Mueller-Solger, A.&lt;/author&gt;&lt;author&gt;Slater, S.&lt;/author&gt;&lt;author&gt;Sommer, T.&lt;/author&gt;&lt;author&gt;Souza, K.&lt;/author&gt;&lt;author&gt;Van Nieuwenhuyse, E.&lt;/author&gt;&lt;/authors&gt;&lt;/contributors&gt;&lt;titles&gt;&lt;title&gt;Synthesis of studies in the fall low salinity zone of the San Francisco Estuary, September-December 2011&lt;/title&gt;&lt;secondary-title&gt;Report Series xxxx-xxxx&lt;/secondary-title&gt;&lt;/titles&gt;&lt;dates&gt;&lt;year&gt;2014&lt;/year&gt;&lt;/dates&gt;&lt;pub-location&gt;Sacramento, CA&lt;/pub-location&gt;&lt;publisher&gt;U.S. Department of the Interior, U.S. Geological Survey&lt;/publisher&gt;&lt;urls&gt;&lt;/urls&gt;&lt;/record&gt;&lt;/Cite&gt;&lt;/EndNote&gt;</w:instrText>
      </w:r>
      <w:r w:rsidR="007B3E71">
        <w:fldChar w:fldCharType="separate"/>
      </w:r>
      <w:r w:rsidR="007B3E71">
        <w:rPr>
          <w:noProof/>
        </w:rPr>
        <w:t>(Brown et al. 2014)</w:t>
      </w:r>
      <w:r w:rsidR="007B3E71">
        <w:fldChar w:fldCharType="end"/>
      </w:r>
      <w:r w:rsidR="008D61F7">
        <w:t xml:space="preserve">. </w:t>
      </w:r>
      <w:r w:rsidR="004736AD">
        <w:t xml:space="preserve">We found amphipods and isopods to be especially </w:t>
      </w:r>
      <w:r w:rsidR="00C35865">
        <w:t>abundant in the fall (</w:t>
      </w:r>
      <w:r w:rsidR="00C35865">
        <w:fldChar w:fldCharType="begin"/>
      </w:r>
      <w:r w:rsidR="00C35865">
        <w:instrText xml:space="preserve"> REF _Ref10787329 \h </w:instrText>
      </w:r>
      <w:r w:rsidR="00C35865">
        <w:fldChar w:fldCharType="separate"/>
      </w:r>
      <w:r w:rsidR="00C35865">
        <w:t xml:space="preserve">Figure </w:t>
      </w:r>
      <w:r w:rsidR="00C35865">
        <w:rPr>
          <w:noProof/>
        </w:rPr>
        <w:t>21</w:t>
      </w:r>
      <w:r w:rsidR="00C35865">
        <w:fldChar w:fldCharType="end"/>
      </w:r>
      <w:r w:rsidR="004736AD">
        <w:t xml:space="preserve">), and Delta Smelt diet studies found higher rates of consumption of amphipods in late summer and fall versus spring </w:t>
      </w:r>
      <w:r w:rsidR="004736AD">
        <w:fldChar w:fldCharType="begin"/>
      </w:r>
      <w:r w:rsidR="004736AD">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4736AD">
        <w:fldChar w:fldCharType="separate"/>
      </w:r>
      <w:r w:rsidR="004736AD">
        <w:rPr>
          <w:noProof/>
        </w:rPr>
        <w:t>(Slater and Baxter 2014)</w:t>
      </w:r>
      <w:r w:rsidR="004736AD">
        <w:fldChar w:fldCharType="end"/>
      </w:r>
      <w:r w:rsidR="004736AD">
        <w:t>.</w:t>
      </w:r>
      <w:r w:rsidR="007B3E71">
        <w:t xml:space="preserve"> </w:t>
      </w:r>
      <w:r w:rsidR="003528D0">
        <w:t xml:space="preserve">Rearing Delta Smelt are most common in the Low Salinity Zone (1-6 PSU), which is geographically located in Suisun or the Confluence region in the fall, depending on water flow </w:t>
      </w:r>
      <w:r w:rsidR="003528D0">
        <w:fldChar w:fldCharType="begin"/>
      </w:r>
      <w:r w:rsidR="006A0C1B">
        <w:instrText xml:space="preserve"> ADDIN EN.CITE &lt;EndNote&gt;&lt;Cite&gt;&lt;Author&gt;Brown&lt;/Author&gt;&lt;Year&gt;2014&lt;/Year&gt;&lt;RecNum&gt;1301&lt;/RecNum&gt;&lt;DisplayText&gt;(Brown et al. 2014)&lt;/DisplayText&gt;&lt;record&gt;&lt;rec-number&gt;1301&lt;/rec-number&gt;&lt;foreign-keys&gt;&lt;key app="EN" db-id="std9wdt06dea0ber50cpepe0azprxd52vwpp" timestamp="1558711318"&gt;1301&lt;/key&gt;&lt;key app="ENWeb" db-id=""&gt;0&lt;/key&gt;&lt;/foreign-keys&gt;&lt;ref-type name="Report"&gt;27&lt;/ref-type&gt;&lt;contributors&gt;&lt;authors&gt;&lt;author&gt;Brown, L.R.&lt;/author&gt;&lt;author&gt;Baxter, R.&lt;/author&gt;&lt;author&gt;Castillo, G.&lt;/author&gt;&lt;author&gt;Conrad, L.&lt;/author&gt;&lt;author&gt;Culberson, S.&lt;/author&gt;&lt;author&gt;Erickson, G.&lt;/author&gt;&lt;author&gt;Feyrer, F.&lt;/author&gt;&lt;author&gt;Fong, S.&lt;/author&gt;&lt;author&gt;Gehrts, K&lt;/author&gt;&lt;author&gt;Grimaldo, L.&lt;/author&gt;&lt;author&gt;Herbold, B.&lt;/author&gt;&lt;author&gt;Kirsch, J.&lt;/author&gt;&lt;author&gt;Mueller-Solger, A.&lt;/author&gt;&lt;author&gt;Slater, S.&lt;/author&gt;&lt;author&gt;Sommer, T.&lt;/author&gt;&lt;author&gt;Souza, K.&lt;/author&gt;&lt;author&gt;Van Nieuwenhuyse, E.&lt;/author&gt;&lt;/authors&gt;&lt;/contributors&gt;&lt;titles&gt;&lt;title&gt;Synthesis of studies in the fall low salinity zone of the San Francisco Estuary, September-December 2011&lt;/title&gt;&lt;secondary-title&gt;Report Series xxxx-xxxx&lt;/secondary-title&gt;&lt;/titles&gt;&lt;dates&gt;&lt;year&gt;2014&lt;/year&gt;&lt;/dates&gt;&lt;pub-location&gt;Sacramento, CA&lt;/pub-location&gt;&lt;publisher&gt;U.S. Department of the Interior, U.S. Geological Survey&lt;/publisher&gt;&lt;urls&gt;&lt;/urls&gt;&lt;/record&gt;&lt;/Cite&gt;&lt;/EndNote&gt;</w:instrText>
      </w:r>
      <w:r w:rsidR="003528D0">
        <w:fldChar w:fldCharType="separate"/>
      </w:r>
      <w:r w:rsidR="006A0C1B">
        <w:rPr>
          <w:noProof/>
        </w:rPr>
        <w:t>(Brown et al. 2014)</w:t>
      </w:r>
      <w:r w:rsidR="003528D0">
        <w:fldChar w:fldCharType="end"/>
      </w:r>
      <w:r w:rsidR="003528D0">
        <w:t xml:space="preserve">. However, the high abundance of the invasive clam </w:t>
      </w:r>
      <w:r w:rsidR="003528D0" w:rsidRPr="003528D0">
        <w:rPr>
          <w:i/>
        </w:rPr>
        <w:t>Potamocorbula amurensis</w:t>
      </w:r>
      <w:r w:rsidR="003528D0">
        <w:t xml:space="preserve"> in Suisun means zooplankton abundance is generally low </w:t>
      </w:r>
      <w:r w:rsidR="003528D0">
        <w:fldChar w:fldCharType="begin"/>
      </w:r>
      <w:r w:rsidR="003528D0">
        <w:instrText xml:space="preserve"> ADDIN EN.CITE &lt;EndNote&gt;&lt;Cite&gt;&lt;Author&gt;Kimmerer&lt;/Author&gt;&lt;Year&gt;2015&lt;/Year&gt;&lt;RecNum&gt;1997&lt;/RecNum&gt;&lt;DisplayText&gt;(Kimmerer and Lougee 2015)&lt;/DisplayText&gt;&lt;record&gt;&lt;rec-number&gt;1997&lt;/rec-number&gt;&lt;foreign-keys&gt;&lt;key app="EN" db-id="std9wdt06dea0ber50cpepe0azprxd52vwpp" timestamp="1558711997"&gt;1997&lt;/key&gt;&lt;key app="ENWeb" db-id=""&gt;0&lt;/key&gt;&lt;/foreign-keys&gt;&lt;ref-type name="Journal Article"&gt;17&lt;/ref-type&gt;&lt;contributors&gt;&lt;authors&gt;&lt;author&gt;Kimmerer, Wim J.&lt;/author&gt;&lt;author&gt;Lougee, Laurence&lt;/author&gt;&lt;/authors&gt;&lt;/contributors&gt;&lt;titles&gt;&lt;title&gt;Bivalve grazing causes substantial mortality to an estuarine copepod population&lt;/title&gt;&lt;secondary-title&gt;Journal of Experimental Marine Biology and Ecology&lt;/secondary-title&gt;&lt;/titles&gt;&lt;periodical&gt;&lt;full-title&gt;Journal of Experimental Marine Biology and Ecology&lt;/full-title&gt;&lt;/periodical&gt;&lt;pages&gt;53-63&lt;/pages&gt;&lt;volume&gt;473&lt;/volume&gt;&lt;keywords&gt;&lt;keyword&gt;Potamocorbula amurensis&lt;/keyword&gt;&lt;keyword&gt;Eurytemora affinis&lt;/keyword&gt;&lt;keyword&gt;Invasive species&lt;/keyword&gt;&lt;keyword&gt;Benthic grazing&lt;/keyword&gt;&lt;keyword&gt;San Francisco Estuary&lt;/keyword&gt;&lt;/keywords&gt;&lt;dates&gt;&lt;year&gt;2015&lt;/year&gt;&lt;/dates&gt;&lt;isbn&gt;0022-0981&lt;/isbn&gt;&lt;urls&gt;&lt;related-urls&gt;&lt;url&gt;http://www.sciencedirect.com/science/article/pii/S0022098115300022&lt;/url&gt;&lt;/related-urls&gt;&lt;/urls&gt;&lt;electronic-resource-num&gt;http://dx.doi.org/10.1016/j.jembe.2015.08.005&lt;/electronic-resource-num&gt;&lt;/record&gt;&lt;/Cite&gt;&lt;/EndNote&gt;</w:instrText>
      </w:r>
      <w:r w:rsidR="003528D0">
        <w:fldChar w:fldCharType="separate"/>
      </w:r>
      <w:r w:rsidR="003528D0">
        <w:rPr>
          <w:noProof/>
        </w:rPr>
        <w:t>(Kimmerer and Lougee 2015)</w:t>
      </w:r>
      <w:r w:rsidR="003528D0">
        <w:fldChar w:fldCharType="end"/>
      </w:r>
      <w:r w:rsidR="003528D0">
        <w:t>. Therefore, wetlands, and wetland-derived invertebrates</w:t>
      </w:r>
      <w:r w:rsidR="007B3E71">
        <w:t xml:space="preserve"> (such as amphipods)</w:t>
      </w:r>
      <w:r w:rsidR="003528D0">
        <w:t xml:space="preserve"> may be particularly important to Delta Smelt when in this region</w:t>
      </w:r>
      <w:r w:rsidR="004736AD">
        <w:t xml:space="preserve"> </w:t>
      </w:r>
      <w:r w:rsidR="004736AD">
        <w:fldChar w:fldCharType="begin"/>
      </w:r>
      <w:r w:rsidR="006A0C1B">
        <w:instrText xml:space="preserve"> ADDIN EN.CITE &lt;EndNote&gt;&lt;Cite&gt;&lt;Author&gt;Hammock&lt;/Author&gt;&lt;Year&gt;2019&lt;/Year&gt;&lt;RecNum&gt;2691&lt;/RecNum&gt;&lt;Prefix&gt;as suggested by &lt;/Prefix&gt;&lt;DisplayText&gt;(as suggested by Hammock et al. 2019)&lt;/DisplayText&gt;&lt;record&gt;&lt;rec-number&gt;2691&lt;/rec-number&gt;&lt;foreign-keys&gt;&lt;key app="EN" db-id="std9wdt06dea0ber50cpepe0azprxd52vwpp" timestamp="1558713683"&gt;2691&lt;/key&gt;&lt;key app="ENWeb" db-id=""&gt;0&lt;/key&gt;&lt;/foreign-keys&gt;&lt;ref-type name="Journal Article"&gt;17&lt;/ref-type&gt;&lt;contributors&gt;&lt;authors&gt;&lt;author&gt;Hammock, Bruce G.&lt;/author&gt;&lt;author&gt;Hartman, Rosemary&lt;/author&gt;&lt;author&gt;Slater, Steven B.&lt;/author&gt;&lt;author&gt;Hennessy, April&lt;/author&gt;&lt;author&gt;Teh, Swee J.&lt;/author&gt;&lt;/authors&gt;&lt;/contributors&gt;&lt;titles&gt;&lt;title&gt;Tidal Wetlands Associated with Foraging Success of Delta Smelt&lt;/title&gt;&lt;secondary-title&gt;Estuaries and Coasts&lt;/secondary-title&gt;&lt;/titles&gt;&lt;periodical&gt;&lt;full-title&gt;Estuaries and Coasts&lt;/full-title&gt;&lt;/periodical&gt;&lt;dates&gt;&lt;year&gt;2019&lt;/year&gt;&lt;pub-dates&gt;&lt;date&gt;January 18&lt;/date&gt;&lt;/pub-dates&gt;&lt;/dates&gt;&lt;isbn&gt;1559-2731&lt;/isbn&gt;&lt;label&gt;Hammock2019&lt;/label&gt;&lt;work-type&gt;journal article&lt;/work-type&gt;&lt;urls&gt;&lt;related-urls&gt;&lt;url&gt;https://doi.org/10.1007/s12237-019-00521-5&lt;/url&gt;&lt;/related-urls&gt;&lt;/urls&gt;&lt;electronic-resource-num&gt;10.1007/s12237-019-00521-5&lt;/electronic-resource-num&gt;&lt;/record&gt;&lt;/Cite&gt;&lt;/EndNote&gt;</w:instrText>
      </w:r>
      <w:r w:rsidR="004736AD">
        <w:fldChar w:fldCharType="separate"/>
      </w:r>
      <w:r w:rsidR="006A0C1B">
        <w:rPr>
          <w:noProof/>
        </w:rPr>
        <w:t>(as suggested by Hammock et al. 2019)</w:t>
      </w:r>
      <w:r w:rsidR="004736AD">
        <w:fldChar w:fldCharType="end"/>
      </w:r>
      <w:r w:rsidR="004736AD">
        <w:t>.</w:t>
      </w:r>
    </w:p>
    <w:p w14:paraId="4BF77647" w14:textId="20B0BB21" w:rsidR="004113AF" w:rsidRDefault="004113AF" w:rsidP="00C35865">
      <w:r>
        <w:t xml:space="preserve">Total juvenile salmon abundance and biomass peaks in the spring, generally Mar-June, however </w:t>
      </w:r>
      <w:r w:rsidR="00A433A1">
        <w:t>spring out-migrants are mostly</w:t>
      </w:r>
      <w:r>
        <w:t xml:space="preserve"> </w:t>
      </w:r>
      <w:r w:rsidR="00A433A1">
        <w:t>f</w:t>
      </w:r>
      <w:r>
        <w:t>all-</w:t>
      </w:r>
      <w:r w:rsidR="00A433A1">
        <w:t>r</w:t>
      </w:r>
      <w:r>
        <w:t xml:space="preserve">un Chinook. Late-fall run, winter-run, and some spring-run Chinook smolts out-migrate November-April, so may be accessing the isopods, insects, and amphipods common in wetlands during the fall. </w:t>
      </w:r>
      <w:r>
        <w:fldChar w:fldCharType="begin"/>
      </w:r>
      <w:r w:rsidR="006A0C1B">
        <w:instrText xml:space="preserve"> ADDIN EN.CITE &lt;EndNote&gt;&lt;Cite&gt;&lt;Author&gt;Yoshiyama&lt;/Author&gt;&lt;Year&gt;1998&lt;/Year&gt;&lt;RecNum&gt;1879&lt;/RecNum&gt;&lt;DisplayText&gt;(Yoshiyama et al. 1998)&lt;/DisplayText&gt;&lt;record&gt;&lt;rec-number&gt;1879&lt;/rec-number&gt;&lt;foreign-keys&gt;&lt;key app="EN" db-id="std9wdt06dea0ber50cpepe0azprxd52vwpp" timestamp="1558711798"&gt;1879&lt;/key&gt;&lt;key app="ENWeb" db-id=""&gt;0&lt;/key&gt;&lt;/foreign-keys&gt;&lt;ref-type name="Journal Article"&gt;17&lt;/ref-type&gt;&lt;contributors&gt;&lt;authors&gt;&lt;author&gt;Yoshiyama, Ronald M&lt;/author&gt;&lt;author&gt;Fisher, Frank W&lt;/author&gt;&lt;author&gt;Moyle, Peter B&lt;/author&gt;&lt;/authors&gt;&lt;/contributors&gt;&lt;titles&gt;&lt;title&gt;Historical abundance and decline of Chinook salmon in the Central Valley region of California&lt;/title&gt;&lt;secondary-title&gt;North American Journal of Fisheries Management&lt;/secondary-title&gt;&lt;/titles&gt;&lt;periodical&gt;&lt;full-title&gt;North American Journal of Fisheries Management&lt;/full-title&gt;&lt;/periodical&gt;&lt;pages&gt;487-521&lt;/pages&gt;&lt;volume&gt;18&lt;/volume&gt;&lt;number&gt;3&lt;/number&gt;&lt;dates&gt;&lt;year&gt;1998&lt;/year&gt;&lt;/dates&gt;&lt;isbn&gt;0275-5947&lt;/isbn&gt;&lt;urls&gt;&lt;/urls&gt;&lt;/record&gt;&lt;/Cite&gt;&lt;/EndNote&gt;</w:instrText>
      </w:r>
      <w:r>
        <w:fldChar w:fldCharType="separate"/>
      </w:r>
      <w:r w:rsidR="006A0C1B">
        <w:rPr>
          <w:noProof/>
        </w:rPr>
        <w:t>(Yoshiyama et al. 1998)</w:t>
      </w:r>
      <w:r>
        <w:fldChar w:fldCharType="end"/>
      </w:r>
      <w:r w:rsidR="00142331">
        <w:t>. Chinook diets will shift rapidly based on the prey available in the surrounding environment, and they can consume large numbers of insects, amphipods, collembola, and isopods</w:t>
      </w:r>
      <w:r w:rsidR="00A433A1">
        <w:t xml:space="preserve"> </w:t>
      </w:r>
      <w:r w:rsidR="00A618C7">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 </w:instrText>
      </w:r>
      <w:r w:rsidR="006A0C1B">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EN.CITE.DATA </w:instrText>
      </w:r>
      <w:r w:rsidR="006A0C1B">
        <w:fldChar w:fldCharType="end"/>
      </w:r>
      <w:r w:rsidR="00A618C7">
        <w:fldChar w:fldCharType="separate"/>
      </w:r>
      <w:r w:rsidR="006A0C1B">
        <w:rPr>
          <w:noProof/>
        </w:rPr>
        <w:t>(Busby and Barnhart 1995; Duffy et al. 2010; Goertler et al. 2018)</w:t>
      </w:r>
      <w:r w:rsidR="00A618C7">
        <w:fldChar w:fldCharType="end"/>
      </w:r>
      <w:r w:rsidR="00142331">
        <w:t>.</w:t>
      </w:r>
      <w:r w:rsidR="0075364B">
        <w:t xml:space="preserve"> Insects and amphipods</w:t>
      </w:r>
      <w:proofErr w:type="gramStart"/>
      <w:r w:rsidR="0075364B">
        <w:t>, in particular, are</w:t>
      </w:r>
      <w:proofErr w:type="gramEnd"/>
      <w:r w:rsidR="0075364B">
        <w:t xml:space="preserve"> more energy-dense than </w:t>
      </w:r>
      <w:r w:rsidR="00E15568">
        <w:t>zooplankton</w:t>
      </w:r>
      <w:r w:rsidR="00A433A1">
        <w:t xml:space="preserve"> </w:t>
      </w:r>
      <w:r w:rsidR="00E15568">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EN.CITE.DATA </w:instrText>
      </w:r>
      <w:r w:rsidR="006A0C1B">
        <w:fldChar w:fldCharType="end"/>
      </w:r>
      <w:r w:rsidR="00E15568">
        <w:fldChar w:fldCharType="separate"/>
      </w:r>
      <w:r w:rsidR="006A0C1B">
        <w:rPr>
          <w:noProof/>
        </w:rPr>
        <w:t>(Duffy et al. 2010; Tiffan et al. 2014)</w:t>
      </w:r>
      <w:r w:rsidR="00E15568">
        <w:fldChar w:fldCharType="end"/>
      </w:r>
      <w:r w:rsidR="00E15568">
        <w:t xml:space="preserve">, so provide valuable food resources for fish large enough to eat them. </w:t>
      </w:r>
    </w:p>
    <w:p w14:paraId="20984429" w14:textId="4ED49E9E" w:rsidR="00CE266D" w:rsidRDefault="00CE266D" w:rsidP="00C35865">
      <w:pPr>
        <w:pStyle w:val="Heading3"/>
      </w:pPr>
      <w:r>
        <w:t>A note on neuston:</w:t>
      </w:r>
    </w:p>
    <w:p w14:paraId="1F096ABC" w14:textId="7A789D0B" w:rsidR="00854EA1" w:rsidRDefault="00CE266D" w:rsidP="00C35865">
      <w:r>
        <w:t>In 2017, we combined data from neuston tows with data from mysids tows and sweep nets to test for differences between site types. Power analysis showed poor ability for</w:t>
      </w:r>
      <w:r w:rsidR="005A379A">
        <w:t xml:space="preserve"> CPUE of</w:t>
      </w:r>
      <w:r>
        <w:t xml:space="preserve"> neuston tows to differentiate between site types or regions </w:t>
      </w:r>
      <w:r w:rsidR="005A379A">
        <w:t xml:space="preserve">even at </w:t>
      </w:r>
      <w:r w:rsidR="00C35865">
        <w:t xml:space="preserve">increased sample size </w:t>
      </w:r>
      <w:r w:rsidR="00C35865">
        <w:fldChar w:fldCharType="begin"/>
      </w:r>
      <w:r w:rsidR="00C35865">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C35865">
        <w:fldChar w:fldCharType="separate"/>
      </w:r>
      <w:r w:rsidR="00C35865">
        <w:rPr>
          <w:noProof/>
        </w:rPr>
        <w:t>(Contreras et al. 2018)</w:t>
      </w:r>
      <w:r w:rsidR="00C35865">
        <w:fldChar w:fldCharType="end"/>
      </w:r>
      <w:r w:rsidR="005A379A">
        <w:t>. This year, we decided to conduct separate analyses on each sampling type, and the GLMM of neuston tow data failed to find any differences between years, regions, or site types (</w:t>
      </w:r>
      <w:r w:rsidR="00D43B05">
        <w:fldChar w:fldCharType="begin"/>
      </w:r>
      <w:r w:rsidR="00D43B05">
        <w:instrText xml:space="preserve"> REF _Ref10457842 \h </w:instrText>
      </w:r>
      <w:r w:rsidR="00D43B05">
        <w:fldChar w:fldCharType="separate"/>
      </w:r>
      <w:r w:rsidR="00D43B05">
        <w:t xml:space="preserve">Table </w:t>
      </w:r>
      <w:r w:rsidR="00D43B05">
        <w:rPr>
          <w:noProof/>
        </w:rPr>
        <w:t>6</w:t>
      </w:r>
      <w:r w:rsidR="00D43B05">
        <w:fldChar w:fldCharType="end"/>
      </w:r>
      <w:r w:rsidR="005A379A">
        <w:t>). However, neuston tows were able to show differences in community composition between site types in both 2017 and 2018.</w:t>
      </w:r>
      <w:r w:rsidR="0040136D">
        <w:t xml:space="preserve"> </w:t>
      </w:r>
      <w:r w:rsidR="00D43B05">
        <w:t xml:space="preserve">Fall-out invertebrates and terrestrial drift invertebrates have been identified as important components of salmon diets </w:t>
      </w:r>
      <w:r w:rsidR="00D43B05">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EN.CITE.DATA </w:instrText>
      </w:r>
      <w:r w:rsidR="006A0C1B">
        <w:fldChar w:fldCharType="end"/>
      </w:r>
      <w:r w:rsidR="00D43B05">
        <w:fldChar w:fldCharType="separate"/>
      </w:r>
      <w:r w:rsidR="006A0C1B">
        <w:rPr>
          <w:noProof/>
        </w:rPr>
        <w:t>(David et al. 2014; Duffy et al. 2010)</w:t>
      </w:r>
      <w:r w:rsidR="00D43B05">
        <w:fldChar w:fldCharType="end"/>
      </w:r>
      <w:r w:rsidR="00D43B05">
        <w:t>, so while neuston tows may not be the most effective means of differentiating between restoration sites and surrounding channels, they may still be important in assessing availability of surface invertebrates for fish diets.</w:t>
      </w:r>
    </w:p>
    <w:p w14:paraId="71BDFADC" w14:textId="77777777" w:rsidR="00854EA1" w:rsidRDefault="00854EA1" w:rsidP="00E2687D">
      <w:pPr>
        <w:pStyle w:val="Heading3"/>
      </w:pPr>
    </w:p>
    <w:p w14:paraId="387D26D4" w14:textId="7210937F" w:rsidR="00E2687D" w:rsidRDefault="00E2687D"/>
    <w:p w14:paraId="308FDD1B" w14:textId="77777777" w:rsidR="00E2687D" w:rsidRPr="00E2687D" w:rsidRDefault="00E2687D" w:rsidP="00E2687D"/>
    <w:p w14:paraId="579EAC9B" w14:textId="3CE36F54" w:rsidR="00FF27B7" w:rsidRPr="00C35865" w:rsidRDefault="00FF27B7" w:rsidP="00FF27B7">
      <w:pPr>
        <w:pStyle w:val="Heading1"/>
        <w:rPr>
          <w:rFonts w:cs="Times New Roman"/>
        </w:rPr>
      </w:pPr>
      <w:bookmarkStart w:id="70" w:name="_Toc536509182"/>
      <w:r w:rsidRPr="00C35865">
        <w:rPr>
          <w:rFonts w:cs="Times New Roman"/>
        </w:rPr>
        <w:lastRenderedPageBreak/>
        <w:t xml:space="preserve">Chapter 2: </w:t>
      </w:r>
      <w:r w:rsidR="003918A8" w:rsidRPr="00C35865">
        <w:rPr>
          <w:rFonts w:cs="Times New Roman"/>
        </w:rPr>
        <w:t>Channel-Shoal Gear Comparison</w:t>
      </w:r>
      <w:bookmarkEnd w:id="70"/>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71" w:name="_Toc536509183"/>
      <w:r>
        <w:t>Introduction</w:t>
      </w:r>
      <w:bookmarkEnd w:id="71"/>
    </w:p>
    <w:p w14:paraId="4B6028F5" w14:textId="77777777" w:rsidR="003918A8" w:rsidRDefault="003918A8" w:rsidP="002D47EB">
      <w:pPr>
        <w:pStyle w:val="Heading3"/>
      </w:pPr>
      <w:bookmarkStart w:id="72" w:name="_Toc536509184"/>
      <w:r>
        <w:t>Nutrients</w:t>
      </w:r>
      <w:bookmarkEnd w:id="72"/>
    </w:p>
    <w:p w14:paraId="2A5697FF" w14:textId="155708C9" w:rsidR="003918A8" w:rsidRDefault="003918A8" w:rsidP="002D47EB">
      <w:pPr>
        <w:pStyle w:val="Heading3"/>
      </w:pPr>
      <w:bookmarkStart w:id="73" w:name="_Toc536509185"/>
      <w:commentRangeStart w:id="74"/>
      <w:r>
        <w:t>Zooplankton</w:t>
      </w:r>
      <w:bookmarkEnd w:id="73"/>
      <w:commentRangeEnd w:id="74"/>
      <w:r w:rsidR="00E2687D">
        <w:rPr>
          <w:rStyle w:val="CommentReference"/>
          <w:rFonts w:asciiTheme="minorHAnsi" w:eastAsiaTheme="minorEastAsia" w:hAnsiTheme="minorHAnsi" w:cstheme="minorBidi"/>
          <w:color w:val="auto"/>
        </w:rPr>
        <w:commentReference w:id="74"/>
      </w:r>
    </w:p>
    <w:p w14:paraId="5D507BBE" w14:textId="5BD039FC" w:rsidR="003918A8" w:rsidRDefault="003918A8" w:rsidP="002D47EB">
      <w:r w:rsidRPr="00471D53">
        <w:t xml:space="preserve">Mesozooplankton are recognized as the largest component of Delta Smelt diets </w:t>
      </w:r>
      <w:r w:rsidR="00C12D39">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471D53">
        <w:t xml:space="preserve"> and a significant component of salmon diets </w:t>
      </w:r>
      <w:r w:rsidR="00C12D39">
        <w:fldChar w:fldCharType="begin"/>
      </w:r>
      <w:r w:rsidR="006A0C1B">
        <w:instrText xml:space="preserve"> ADDIN EN.CITE &lt;EndNote&gt;&lt;Cite&gt;&lt;Author&gt;Sommer&lt;/Author&gt;&lt;Year&gt;2001&lt;/Year&gt;&lt;RecNum&gt;1299&lt;/RecNum&gt;&lt;DisplayText&gt;(Sommer et al. 2001)&lt;/DisplayText&gt;&lt;record&gt;&lt;rec-number&gt;1299&lt;/rec-number&gt;&lt;foreign-keys&gt;&lt;key app="EN" db-id="std9wdt06dea0ber50cpepe0azprxd52vwpp" timestamp="1558711316"&gt;1299&lt;/key&gt;&lt;key app="ENWeb" db-id=""&gt;0&lt;/key&gt;&lt;/foreign-keys&gt;&lt;ref-type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fldChar w:fldCharType="separate"/>
      </w:r>
      <w:r w:rsidR="006A0C1B">
        <w:rPr>
          <w:noProof/>
        </w:rPr>
        <w:t>(Sommer et al. 2001)</w:t>
      </w:r>
      <w:r w:rsidR="00C12D39">
        <w:fldChar w:fldCharType="end"/>
      </w:r>
      <w:r w:rsidRPr="00471D53">
        <w:t xml:space="preserve">. Our conceptual models postulate that tidal wetland restoration sites will have higher production and availability of zooplankton when compared with existing channel habitat and pre-project conditions </w:t>
      </w:r>
      <w:r w:rsidR="00C12D39">
        <w:fldChar w:fldCharType="begin"/>
      </w:r>
      <w:r w:rsidR="00C17C55">
        <w:instrText xml:space="preserve"> ADDIN EN.CITE &lt;EndNote&gt;&lt;Cite&gt;&lt;Author&gt;Hartman&lt;/Author&gt;&lt;Year&gt;2017&lt;/Year&gt;&lt;RecNum&gt;2526&lt;/RecNum&gt;&lt;DisplayText&gt;(Hartman et al. 2017a)&lt;/DisplayText&gt;&lt;record&gt;&lt;rec-number&gt;2526&lt;/rec-number&gt;&lt;foreign-keys&gt;&lt;key app="EN" db-id="std9wdt06dea0ber50cpepe0azprxd52vwpp" timestamp="1558713349"&gt;2526&lt;/key&gt;&lt;key app="ENWeb" db-id=""&gt;0&lt;/key&gt;&lt;/foreign-keys&gt;&lt;ref-type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fldChar w:fldCharType="separate"/>
      </w:r>
      <w:r w:rsidR="00C17C55">
        <w:rPr>
          <w:noProof/>
        </w:rPr>
        <w:t>(Hartman et al. 2017a)</w:t>
      </w:r>
      <w:r w:rsidR="00C12D39">
        <w:fldChar w:fldCharType="end"/>
      </w:r>
      <w:r w:rsidRPr="00471D53">
        <w:t xml:space="preserve">. </w:t>
      </w:r>
      <w:proofErr w:type="gramStart"/>
      <w:r w:rsidRPr="00471D53">
        <w:t>In order to</w:t>
      </w:r>
      <w:proofErr w:type="gramEnd"/>
      <w:r w:rsidRPr="00471D53">
        <w:t xml:space="preserve">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00C12D39">
        <w:fldChar w:fldCharType="begin"/>
      </w:r>
      <w:r w:rsidR="006A0C1B">
        <w:instrText xml:space="preserve"> ADDIN EN.CITE &lt;EndNote&gt;&lt;Cite&gt;&lt;Author&gt;Bollens&lt;/Author&gt;&lt;Year&gt;2014&lt;/Year&gt;&lt;RecNum&gt;1643&lt;/RecNum&gt;&lt;DisplayText&gt;(Bollens et al. 2014; Kimmerer and Thompson 2014)&lt;/DisplayText&gt;&lt;record&gt;&lt;rec-number&gt;1643&lt;/rec-number&gt;&lt;foreign-keys&gt;&lt;key app="EN" db-id="std9wdt06dea0ber50cpepe0azprxd52vwpp" timestamp="1558711562"&gt;1643&lt;/key&gt;&lt;key app="ENWeb" db-id=""&gt;0&lt;/key&gt;&lt;/foreign-keys&gt;&lt;ref-type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1223&lt;/RecNum&gt;&lt;record&gt;&lt;rec-number&gt;1223&lt;/rec-number&gt;&lt;foreign-keys&gt;&lt;key app="EN" db-id="std9wdt06dea0ber50cpepe0azprxd52vwpp" timestamp="1558711241"&gt;1223&lt;/key&gt;&lt;key app="ENWeb" db-id=""&gt;0&lt;/key&gt;&lt;/foreign-keys&gt;&lt;ref-type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fldChar w:fldCharType="separate"/>
      </w:r>
      <w:r w:rsidR="006A0C1B">
        <w:rPr>
          <w:noProof/>
        </w:rPr>
        <w:t>(Bollens et al. 2014; Kimmerer and Thompson 2014)</w:t>
      </w:r>
      <w:r w:rsidR="00C12D39">
        <w:fldChar w:fldCharType="end"/>
      </w:r>
      <w:r w:rsidRPr="00471D53">
        <w:t xml:space="preserve">. Furthermore, changes to the physical environment will affect the efficiency of our sampling gear. </w:t>
      </w:r>
    </w:p>
    <w:p w14:paraId="73A80B4D" w14:textId="1618827A" w:rsidR="003918A8" w:rsidRDefault="003918A8" w:rsidP="002D47EB">
      <w:r w:rsidRPr="00471D53">
        <w:t xml:space="preserve">By sampling wetlands concurrently with existing channel sampling, we can characterize some of these sources of variation. </w:t>
      </w:r>
      <w:r>
        <w:t xml:space="preserve">During Phase III sampling we conducted sampling of wetland habitat adjacent to eight of the long-term stations sampled by 20mm, however the extremely </w:t>
      </w:r>
      <w:proofErr w:type="gramStart"/>
      <w:r>
        <w:t>high water</w:t>
      </w:r>
      <w:proofErr w:type="gramEnd"/>
      <w:r>
        <w:t xml:space="preserve"> year of 2017 meant that results from that study may not be applicable to all years. Therefore, we </w:t>
      </w:r>
      <w:r w:rsidR="00C12D39">
        <w:t>repeated</w:t>
      </w:r>
      <w:r>
        <w:t xml:space="preserve"> </w:t>
      </w:r>
      <w:r w:rsidR="00C12D39">
        <w:t>our channel-shallow comparisons using stations sampled by either 20mm, FMWT, or the Environmental Mon</w:t>
      </w:r>
      <w:r w:rsidR="00382AE5">
        <w:t>itoring Program (EMP) (see</w:t>
      </w:r>
      <w:r w:rsidR="00C12D39">
        <w:t xml:space="preserve"> </w:t>
      </w:r>
      <w:r w:rsidR="00FA5153">
        <w:fldChar w:fldCharType="begin"/>
      </w:r>
      <w:r w:rsidR="00FA5153">
        <w:instrText xml:space="preserve"> REF _Ref7616356 \h </w:instrText>
      </w:r>
      <w:r w:rsidR="00FA5153">
        <w:fldChar w:fldCharType="separate"/>
      </w:r>
      <w:r w:rsidR="00382AE5">
        <w:t xml:space="preserve">Table </w:t>
      </w:r>
      <w:r w:rsidR="00382AE5">
        <w:rPr>
          <w:noProof/>
        </w:rPr>
        <w:t>14</w:t>
      </w:r>
      <w:r w:rsidR="00FA5153">
        <w:fldChar w:fldCharType="end"/>
      </w:r>
      <w:r w:rsidR="00FA5153">
        <w:t>)</w:t>
      </w:r>
      <w:r w:rsidR="00C12D39">
        <w:t xml:space="preserve">. </w:t>
      </w:r>
      <w:r w:rsidRPr="00471D53">
        <w:t xml:space="preserve">We </w:t>
      </w:r>
      <w:r w:rsidR="00C12D39">
        <w:t>tested</w:t>
      </w:r>
      <w:r w:rsidRPr="00471D53">
        <w:t xml:space="preserve"> for differences in </w:t>
      </w:r>
      <w:r w:rsidR="00C12D39">
        <w:t>meso</w:t>
      </w:r>
      <w:r w:rsidRPr="00471D53">
        <w:t>zooplankton</w:t>
      </w:r>
      <w:r w:rsidR="00C12D39">
        <w:t xml:space="preserve">, macrozooplankton (mysids), and nutrients </w:t>
      </w:r>
      <w:r w:rsidRPr="00471D53">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2D47EB">
      <w:r w:rsidRPr="00471D53">
        <w:t>Mesozooplankton questions:</w:t>
      </w:r>
    </w:p>
    <w:p w14:paraId="576F9FB4" w14:textId="77777777" w:rsidR="003918A8" w:rsidRPr="00471D53" w:rsidRDefault="003918A8" w:rsidP="001164F9">
      <w:pPr>
        <w:pStyle w:val="ListParagraph"/>
        <w:numPr>
          <w:ilvl w:val="0"/>
          <w:numId w:val="13"/>
        </w:numPr>
      </w:pPr>
      <w:r w:rsidRPr="00471D53">
        <w:t>How do mesozooplankton</w:t>
      </w:r>
      <w:r>
        <w:t xml:space="preserve"> and macrozooplankton</w:t>
      </w:r>
      <w:r w:rsidRPr="00471D53">
        <w:t xml:space="preserve"> communities in the littoral and wetland habitat compare to open water habitat?</w:t>
      </w:r>
    </w:p>
    <w:p w14:paraId="704EA31D" w14:textId="77777777" w:rsidR="003918A8" w:rsidRPr="00471D53" w:rsidRDefault="003918A8" w:rsidP="001164F9">
      <w:pPr>
        <w:pStyle w:val="ListParagraph"/>
        <w:numPr>
          <w:ilvl w:val="0"/>
          <w:numId w:val="13"/>
        </w:numPr>
      </w:pPr>
      <w:r w:rsidRPr="00471D53">
        <w:t xml:space="preserve">How do these communities change over the course of the </w:t>
      </w:r>
      <w:r>
        <w:t>year</w:t>
      </w:r>
      <w:r w:rsidRPr="00471D53">
        <w:t>?</w:t>
      </w:r>
    </w:p>
    <w:p w14:paraId="13D490DD" w14:textId="77777777" w:rsidR="003918A8" w:rsidRDefault="003918A8" w:rsidP="001164F9">
      <w:pPr>
        <w:pStyle w:val="ListParagraph"/>
        <w:numPr>
          <w:ilvl w:val="0"/>
          <w:numId w:val="13"/>
        </w:numPr>
      </w:pPr>
      <w:r w:rsidRPr="00471D53">
        <w:t xml:space="preserve">How do these communities change </w:t>
      </w:r>
      <w:r>
        <w:t>along</w:t>
      </w:r>
      <w:r w:rsidRPr="00471D53">
        <w:t xml:space="preserve"> the salinity gradient?</w:t>
      </w:r>
    </w:p>
    <w:p w14:paraId="5CC6358A" w14:textId="77777777" w:rsidR="003918A8" w:rsidRDefault="003918A8" w:rsidP="002D47EB"/>
    <w:p w14:paraId="3B00E55F" w14:textId="240D1AD7" w:rsidR="003918A8" w:rsidRPr="00EA4EB4" w:rsidRDefault="003918A8" w:rsidP="002D47EB">
      <w:r w:rsidRPr="00EA4EB4">
        <w:t>Nutrient questions:</w:t>
      </w:r>
    </w:p>
    <w:p w14:paraId="2C6C391E" w14:textId="77777777" w:rsidR="003918A8" w:rsidRPr="006C4891" w:rsidRDefault="003918A8" w:rsidP="001164F9">
      <w:pPr>
        <w:pStyle w:val="ListParagraph"/>
        <w:numPr>
          <w:ilvl w:val="0"/>
          <w:numId w:val="14"/>
        </w:numPr>
      </w:pPr>
      <w:r w:rsidRPr="006C4891">
        <w:t>Are there differences in nutrients, chlorophyll, and organic carbon concentrations between the wetland and the exterior channel?</w:t>
      </w:r>
    </w:p>
    <w:p w14:paraId="4ED7F1F0" w14:textId="77777777" w:rsidR="003918A8" w:rsidRPr="006C4891" w:rsidRDefault="003918A8" w:rsidP="001164F9">
      <w:pPr>
        <w:pStyle w:val="ListParagraph"/>
        <w:numPr>
          <w:ilvl w:val="0"/>
          <w:numId w:val="14"/>
        </w:numPr>
      </w:pPr>
      <w:r w:rsidRPr="006C4891">
        <w:t>Are nutrients limiting phytoplankton production?</w:t>
      </w:r>
    </w:p>
    <w:p w14:paraId="4D696D50" w14:textId="77777777" w:rsidR="003918A8" w:rsidRPr="006C4891" w:rsidRDefault="003918A8" w:rsidP="001164F9">
      <w:pPr>
        <w:pStyle w:val="ListParagraph"/>
        <w:numPr>
          <w:ilvl w:val="0"/>
          <w:numId w:val="14"/>
        </w:numPr>
      </w:pPr>
      <w:r w:rsidRPr="006C4891">
        <w:t>Are excess nutrients a causal factor for harmful algal blooms on our sites?</w:t>
      </w:r>
    </w:p>
    <w:p w14:paraId="3272FD7A" w14:textId="75C9915A" w:rsidR="003918A8" w:rsidRDefault="003918A8" w:rsidP="003918A8">
      <w:pPr>
        <w:pStyle w:val="Heading3"/>
      </w:pPr>
      <w:bookmarkStart w:id="75" w:name="_Toc536509186"/>
      <w:r>
        <w:t>Fish</w:t>
      </w:r>
      <w:bookmarkEnd w:id="75"/>
    </w:p>
    <w:p w14:paraId="65FE170E" w14:textId="77777777" w:rsidR="003918A8" w:rsidRPr="00435AD2" w:rsidRDefault="003918A8" w:rsidP="002D47EB">
      <w:r w:rsidRPr="00435AD2">
        <w:t xml:space="preserve">The extent to which at-risk fish species will benefit from tidal wetland restoration in the San Francisco Estuary is unknown (Brown 2003, Herbold et al. 2014). However, restored wetlands in other areas have </w:t>
      </w:r>
      <w:r w:rsidRPr="00435AD2">
        <w:lastRenderedPageBreak/>
        <w:t xml:space="preserve">shown to be productive food sources and provide refuge from </w:t>
      </w:r>
      <w:r>
        <w:t>predation</w:t>
      </w:r>
      <w:r w:rsidRPr="00435AD2">
        <w:t xml:space="preserve"> (Gray et al. 2002, </w:t>
      </w:r>
      <w:proofErr w:type="spellStart"/>
      <w:r w:rsidRPr="00435AD2">
        <w:t>Shreffler</w:t>
      </w:r>
      <w:proofErr w:type="spellEnd"/>
      <w:r w:rsidRPr="00435AD2">
        <w:t xml:space="preserve"> et al. 1992, </w:t>
      </w:r>
      <w:proofErr w:type="spellStart"/>
      <w:r w:rsidRPr="00435AD2">
        <w:t>Simenstad</w:t>
      </w:r>
      <w:proofErr w:type="spellEnd"/>
      <w:r w:rsidRPr="00435AD2">
        <w:t xml:space="preserve"> et al. 1982). The Fish Restoration Program </w:t>
      </w:r>
      <w:r>
        <w:t xml:space="preserve">Monitoring Team </w:t>
      </w:r>
      <w:r w:rsidRPr="00435AD2">
        <w:t xml:space="preserve">was established to monitor </w:t>
      </w:r>
      <w:r>
        <w:t xml:space="preserve">the benefits of tidal wetland restoration to at-risk fish species </w:t>
      </w:r>
      <w:r w:rsidRPr="00435AD2">
        <w:t>in the San Francisco Estuar</w:t>
      </w:r>
      <w:r>
        <w:t>y</w:t>
      </w:r>
      <w:r w:rsidRPr="00435AD2">
        <w:t xml:space="preserve">. </w:t>
      </w:r>
      <w:r>
        <w:t>Comparing</w:t>
      </w:r>
      <w:r w:rsidRPr="00435AD2">
        <w:t xml:space="preserve"> fish </w:t>
      </w:r>
      <w:r>
        <w:t>communities and their condition</w:t>
      </w:r>
      <w:r w:rsidRPr="00435AD2">
        <w:t xml:space="preserve"> pre-</w:t>
      </w:r>
      <w:r>
        <w:t xml:space="preserve"> and post-</w:t>
      </w:r>
      <w:r w:rsidRPr="00435AD2">
        <w:t xml:space="preserve">construction can inform how at-risk fish benefit from tidal wetland restoration. </w:t>
      </w:r>
    </w:p>
    <w:p w14:paraId="5FC75604" w14:textId="77777777" w:rsidR="003918A8" w:rsidRDefault="003918A8" w:rsidP="002D47EB">
      <w:r w:rsidRPr="00435AD2">
        <w:t xml:space="preserve">Littoral habitat provides benefits to at-risk fish species, such as salmon, which rear in littoral </w:t>
      </w:r>
      <w:r>
        <w:t>areas</w:t>
      </w:r>
      <w:r w:rsidRPr="00435AD2">
        <w:t xml:space="preserve">, and Delta Smelt, which inhabit the littoral zone to maintain their position during ebb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proofErr w:type="gramStart"/>
      <w:r>
        <w:t>Similar to</w:t>
      </w:r>
      <w:proofErr w:type="gramEnd"/>
      <w:r>
        <w:t xml:space="preserve"> the 2017 work plan, t</w:t>
      </w:r>
      <w:r w:rsidRPr="00435AD2">
        <w:t xml:space="preserve">he Fish Restoration Program </w:t>
      </w:r>
      <w:r>
        <w:t>will</w:t>
      </w:r>
      <w:r w:rsidRPr="00435AD2">
        <w:t xml:space="preserve"> sample littoral habitat </w:t>
      </w:r>
      <w:r>
        <w:t xml:space="preserve">near planned </w:t>
      </w:r>
      <w:r w:rsidRPr="00435AD2">
        <w:t>tidal wetland</w:t>
      </w:r>
      <w:r>
        <w:t xml:space="preserve">s </w:t>
      </w:r>
      <w:r w:rsidRPr="00435AD2">
        <w:t xml:space="preserve">concurrently with </w:t>
      </w:r>
      <w:r>
        <w:t xml:space="preserve">mid-channel sampling by </w:t>
      </w:r>
      <w:r w:rsidRPr="00435AD2">
        <w:t xml:space="preserve">the </w:t>
      </w:r>
      <w:r>
        <w:t xml:space="preserve">IEP </w:t>
      </w:r>
      <w:r w:rsidRPr="00435AD2">
        <w:t xml:space="preserve">Summer </w:t>
      </w:r>
      <w:proofErr w:type="spellStart"/>
      <w:r w:rsidRPr="00435AD2">
        <w:t>Townet</w:t>
      </w:r>
      <w:proofErr w:type="spellEnd"/>
      <w:r w:rsidRPr="00435AD2">
        <w:t xml:space="preserve"> and Fall Midwater Trawl </w:t>
      </w:r>
      <w:r>
        <w:t>s</w:t>
      </w:r>
      <w:r w:rsidRPr="00435AD2">
        <w:t xml:space="preserve">urveys. </w:t>
      </w:r>
      <w:r>
        <w:t xml:space="preserve">For 2018, work will be expanded to tidal wetland reference sites near </w:t>
      </w:r>
      <w:proofErr w:type="spellStart"/>
      <w:r>
        <w:t>Ryer</w:t>
      </w:r>
      <w:proofErr w:type="spellEnd"/>
      <w:r>
        <w:t xml:space="preserve">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76" w:name="_Toc536509187"/>
      <w:r>
        <w:t>Methods</w:t>
      </w:r>
      <w:bookmarkEnd w:id="76"/>
    </w:p>
    <w:p w14:paraId="0C705D5A" w14:textId="794B6621" w:rsidR="003918A8" w:rsidRDefault="003918A8" w:rsidP="00463B5C">
      <w:pPr>
        <w:pStyle w:val="Heading3"/>
      </w:pPr>
      <w:bookmarkStart w:id="77" w:name="_Toc536509188"/>
      <w:r>
        <w:t>IEP Surveys</w:t>
      </w:r>
      <w:bookmarkEnd w:id="77"/>
    </w:p>
    <w:p w14:paraId="1CA14B44" w14:textId="7D00EFA8" w:rsidR="00424578" w:rsidRPr="00EA4EB4" w:rsidRDefault="00424578" w:rsidP="002D47EB">
      <w:r>
        <w:t xml:space="preserve">The EMP survey monitors water quality, phytoplankton, </w:t>
      </w:r>
      <w:proofErr w:type="spellStart"/>
      <w:r>
        <w:t>meso</w:t>
      </w:r>
      <w:proofErr w:type="spellEnd"/>
      <w:r>
        <w:t>-/</w:t>
      </w:r>
      <w:proofErr w:type="spellStart"/>
      <w:r>
        <w:t>marco</w:t>
      </w:r>
      <w:proofErr w:type="spellEnd"/>
      <w:r>
        <w:t>-zooplankton, and benthic invertebrates</w:t>
      </w:r>
      <w:r w:rsidRPr="00EA4EB4">
        <w:t xml:space="preserve"> </w:t>
      </w:r>
      <w:r>
        <w:t xml:space="preserve">in the upper estuary throughout the year. </w:t>
      </w:r>
      <w:r w:rsidRPr="00EA4EB4">
        <w:t>Zooplankton is collected using a steel sled with paired mesozooplankton (</w:t>
      </w:r>
      <w:r w:rsidR="0093400B">
        <w:t>0.160 m</w:t>
      </w:r>
      <w:r w:rsidRPr="00EA4EB4">
        <w:t>m mesh) and macrozooplankton (</w:t>
      </w:r>
      <w:r w:rsidR="0093400B">
        <w:t>0.500 m</w:t>
      </w:r>
      <w:r w:rsidRPr="00EA4EB4">
        <w:t>m mesh) nets.</w:t>
      </w:r>
      <w:r w:rsidR="00D95B10">
        <w:t xml:space="preserve"> </w:t>
      </w:r>
      <w:r w:rsidR="003B1921">
        <w:t xml:space="preserve">Phytoplankton is sampled using water collected from submersible </w:t>
      </w:r>
      <w:r w:rsidR="00D95B10">
        <w:t>pump</w:t>
      </w:r>
      <w:r w:rsidR="003B1921">
        <w:t>.</w:t>
      </w:r>
    </w:p>
    <w:p w14:paraId="72D138C1" w14:textId="0B857E4E" w:rsidR="00FF27B7" w:rsidRPr="00EA4EB4" w:rsidRDefault="00FF27B7" w:rsidP="002D47EB">
      <w:r w:rsidRPr="00EA4EB4">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color w:val="000000"/>
        </w:rPr>
        <w:t>circumference of 4.9 meters</w:t>
      </w:r>
      <w:r w:rsidRPr="00EA4EB4">
        <w:t xml:space="preserve"> (1.5 cubic meters)</w:t>
      </w:r>
      <w:r w:rsidRPr="00EA4EB4">
        <w:rPr>
          <w:color w:val="000000"/>
        </w:rPr>
        <w:t xml:space="preserve">.  </w:t>
      </w:r>
      <w:r w:rsidRPr="00EA4EB4">
        <w:t xml:space="preserve">Zooplankton is collected concurrently with a </w:t>
      </w:r>
      <w:r w:rsidR="0093400B">
        <w:t>0.160 m</w:t>
      </w:r>
      <w:r w:rsidRPr="00EA4EB4">
        <w:t>m mesh modified Clarke-</w:t>
      </w:r>
      <w:proofErr w:type="spellStart"/>
      <w:r w:rsidRPr="00EA4EB4">
        <w:t>Bumpus</w:t>
      </w:r>
      <w:proofErr w:type="spellEnd"/>
      <w:r w:rsidRPr="00EA4EB4">
        <w:t xml:space="preserve"> net mounted on the frame with its own flowmeter. The survey samples at 40 stations throughout the estuary and completes three 10-minute tows at each station. Zooplankton are only sampled at the first of these tows (Damon, 2015).  </w:t>
      </w:r>
    </w:p>
    <w:p w14:paraId="2F0E4E55" w14:textId="3797C380" w:rsidR="003918A8" w:rsidRPr="00EA4EB4" w:rsidRDefault="00FF27B7" w:rsidP="002D47EB">
      <w:r w:rsidRPr="00EA4EB4">
        <w:t xml:space="preserve">The FMWT survey was designed to study Striped Bass distribution throughout the upper </w:t>
      </w:r>
      <w:proofErr w:type="gramStart"/>
      <w:r w:rsidRPr="00EA4EB4">
        <w:t>estuary, but</w:t>
      </w:r>
      <w:proofErr w:type="gramEnd"/>
      <w:r w:rsidRPr="00EA4EB4">
        <w:t xml:space="preserve"> has since become an integral part of monitoring Delta Smelt and Longfin Smelt distribution and abundance during the fall. Beginning in 2010, </w:t>
      </w:r>
      <w:proofErr w:type="spellStart"/>
      <w:r w:rsidRPr="00EA4EB4">
        <w:t>meso</w:t>
      </w:r>
      <w:proofErr w:type="spellEnd"/>
      <w:r w:rsidRPr="00EA4EB4">
        <w:t>- and macro-zooplankton sampling was added at 32 of the 122 regular fish sampling sites. Zooplankton is collected after fish trawling is complete, using a</w:t>
      </w:r>
      <w:r w:rsidR="00424578">
        <w:t xml:space="preserve"> same sized EMP</w:t>
      </w:r>
      <w:r w:rsidRPr="00EA4EB4">
        <w:t xml:space="preserve"> steel sled with paired mesozooplankton (</w:t>
      </w:r>
      <w:r w:rsidR="0093400B">
        <w:t>0.160 m</w:t>
      </w:r>
      <w:r w:rsidRPr="00EA4EB4">
        <w:t>m mesh) and macrozooplankton (</w:t>
      </w:r>
      <w:r w:rsidR="0093400B">
        <w:t>0.500 m</w:t>
      </w:r>
      <w:r w:rsidRPr="00EA4EB4">
        <w:t xml:space="preserve">m mesh) nets. We will sample near </w:t>
      </w:r>
      <w:r w:rsidR="00737EC8" w:rsidRPr="00EA4EB4">
        <w:t xml:space="preserve">five EMP sites, five </w:t>
      </w:r>
      <w:r w:rsidRPr="00EA4EB4">
        <w:t>20mm sites</w:t>
      </w:r>
      <w:r w:rsidR="00737EC8" w:rsidRPr="00EA4EB4">
        <w:t>,</w:t>
      </w:r>
      <w:r w:rsidRPr="00EA4EB4">
        <w:t xml:space="preserve"> </w:t>
      </w:r>
      <w:r w:rsidR="00737EC8" w:rsidRPr="00EA4EB4">
        <w:t>two</w:t>
      </w:r>
      <w:r w:rsidRPr="00EA4EB4">
        <w:t xml:space="preserve"> FMWT sites, in adjacent tidal channels or fringing marsh (Table </w:t>
      </w:r>
      <w:bookmarkStart w:id="78" w:name="_GoBack"/>
      <w:bookmarkEnd w:id="78"/>
      <w:r w:rsidR="00FE345A" w:rsidRPr="00EA4EB4">
        <w:t>5</w:t>
      </w:r>
      <w:r w:rsidRPr="00EA4EB4">
        <w:t>, Figure 8), using a paired mysid and zooplankton net as described in Chapter I (Figure 6). These sampling sites were chosen based on their proximity to future FRP restoration sites</w:t>
      </w:r>
      <w:r w:rsidR="00AB1066" w:rsidRPr="00EA4EB4">
        <w:t xml:space="preserve"> or comparison wetlands</w:t>
      </w:r>
      <w:r w:rsidRPr="00EA4EB4">
        <w:t xml:space="preserve">. Thus, we will be able to use these stations to establish a pre-project baseline for </w:t>
      </w:r>
      <w:r w:rsidRPr="00EA4EB4">
        <w:lastRenderedPageBreak/>
        <w:t xml:space="preserve">zooplankton </w:t>
      </w:r>
      <w:proofErr w:type="gramStart"/>
      <w:r w:rsidRPr="00EA4EB4">
        <w:t>production, and</w:t>
      </w:r>
      <w:proofErr w:type="gramEnd"/>
      <w:r w:rsidRPr="00EA4EB4">
        <w:t xml:space="preserve"> determine to what extent the effect of restoration is detectable in nearby long-term survey monitoring.</w:t>
      </w:r>
      <w:r w:rsidR="00AB1066" w:rsidRPr="00EA4EB4">
        <w:t xml:space="preserve"> Note that while we will discontinue the 2017 macroinvertebrate sampling in Lindsey Slough, we will continue to survey zooplankton alongside 20mm to increase </w:t>
      </w:r>
      <w:r w:rsidR="003918A8" w:rsidRPr="00EA4EB4">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79" w:name="_Toc536509189"/>
      <w:r>
        <w:t>FRP Sampling</w:t>
      </w:r>
      <w:bookmarkEnd w:id="79"/>
    </w:p>
    <w:p w14:paraId="32AF6B81" w14:textId="77777777" w:rsidR="003918A8" w:rsidRDefault="003918A8" w:rsidP="00463B5C">
      <w:pPr>
        <w:pStyle w:val="Heading4"/>
      </w:pPr>
      <w:r>
        <w:t>Zooplankton</w:t>
      </w:r>
    </w:p>
    <w:p w14:paraId="1965EDC0" w14:textId="40956238" w:rsidR="003918A8" w:rsidRPr="00EA4EB4" w:rsidRDefault="003918A8" w:rsidP="002D47EB">
      <w:r w:rsidRPr="00EA4EB4">
        <w:t xml:space="preserve">FRP gear and methods are easily comparable to IEP’s methods. The most important difference is our gear </w:t>
      </w:r>
      <w:r w:rsidR="00FA5153">
        <w:t>was</w:t>
      </w:r>
      <w:r w:rsidRPr="00EA4EB4">
        <w:t xml:space="preserve"> </w:t>
      </w:r>
      <w:r w:rsidR="00FA5153">
        <w:t>trawled at the surface of the water for five minutes instead of ten minutes</w:t>
      </w:r>
      <w:r w:rsidRPr="00EA4EB4">
        <w:t xml:space="preserve">, to reduce potential for take of listed fishes. </w:t>
      </w:r>
      <w:r w:rsidR="00FA5153">
        <w:t xml:space="preserve">Where </w:t>
      </w:r>
      <w:r w:rsidRPr="00EA4EB4">
        <w:t xml:space="preserve">tidal channels or marsh habitat </w:t>
      </w:r>
      <w:r w:rsidR="00FA5153">
        <w:t>was</w:t>
      </w:r>
      <w:r w:rsidRPr="00EA4EB4">
        <w:t xml:space="preserve"> too short to take a full five-minute tow, the tow time </w:t>
      </w:r>
      <w:r w:rsidR="00FA5153">
        <w:t>was</w:t>
      </w:r>
      <w:r w:rsidRPr="00EA4EB4">
        <w:t xml:space="preserve"> reduced. </w:t>
      </w:r>
      <w:r w:rsidR="00FA5153">
        <w:t>In some cases, the gear was</w:t>
      </w:r>
      <w:r w:rsidRPr="00EA4EB4">
        <w:t xml:space="preserve"> held in the mouth of a tidal channel to sample water flowing out of the channel on an ebb tide instead of being trawled.</w:t>
      </w:r>
    </w:p>
    <w:p w14:paraId="765E9B5D" w14:textId="05DDF9E9" w:rsidR="003918A8" w:rsidRPr="00EA4EB4" w:rsidRDefault="00D36868" w:rsidP="002D47EB">
      <w:r>
        <w:t xml:space="preserve">We sampled </w:t>
      </w:r>
      <w:r w:rsidR="003918A8" w:rsidRPr="00EA4EB4">
        <w:t xml:space="preserve">monthly </w:t>
      </w:r>
      <w:r>
        <w:t>from March-June and September - December</w:t>
      </w:r>
      <w:r w:rsidR="003918A8" w:rsidRPr="00EA4EB4">
        <w:t>, in wetlands</w:t>
      </w:r>
      <w:r>
        <w:t xml:space="preserve"> nearby the long-term surveys</w:t>
      </w:r>
      <w:r w:rsidR="003918A8" w:rsidRPr="00EA4EB4">
        <w:t xml:space="preserve"> as close to the same time as possible. </w:t>
      </w:r>
      <w:r>
        <w:t>When it was not</w:t>
      </w:r>
      <w:r w:rsidR="003918A8" w:rsidRPr="00EA4EB4">
        <w:t xml:space="preserve"> possible to sample at the same time as the </w:t>
      </w:r>
      <w:r>
        <w:t>long-term surveys</w:t>
      </w:r>
      <w:r w:rsidR="003918A8" w:rsidRPr="00EA4EB4">
        <w:t>, we sample</w:t>
      </w:r>
      <w:r>
        <w:t>d</w:t>
      </w:r>
      <w:r w:rsidR="003918A8" w:rsidRPr="00EA4EB4">
        <w:t xml:space="preserve"> the following day at the same point in the tidal cycle. </w:t>
      </w:r>
    </w:p>
    <w:p w14:paraId="5F21872A" w14:textId="41831A51" w:rsidR="003918A8" w:rsidRDefault="003918A8" w:rsidP="00463B5C">
      <w:pPr>
        <w:pStyle w:val="Heading4"/>
      </w:pPr>
      <w:r>
        <w:t>Nutrients</w:t>
      </w:r>
    </w:p>
    <w:p w14:paraId="2078A74F" w14:textId="11AFE5EB" w:rsidR="008714A5" w:rsidRPr="006C4891" w:rsidRDefault="005B346D" w:rsidP="002D47EB">
      <w:r w:rsidRPr="006C4891">
        <w:t xml:space="preserve">Nutrient sampling methods </w:t>
      </w:r>
      <w:r w:rsidR="002339DB">
        <w:t>followed</w:t>
      </w:r>
      <w:r w:rsidRPr="006C4891">
        <w:t xml:space="preserve"> methods used by EMP as closely as possible. </w:t>
      </w:r>
      <w:r w:rsidR="008714A5" w:rsidRPr="006C4891">
        <w:t xml:space="preserve">At each FRP sampling site, </w:t>
      </w:r>
      <w:r w:rsidR="002339DB">
        <w:t>we collected</w:t>
      </w:r>
      <w:r w:rsidR="008714A5" w:rsidRPr="006C4891">
        <w:t xml:space="preserve"> two to three nutrient samples</w:t>
      </w:r>
      <w:r w:rsidR="002339DB">
        <w:t xml:space="preserve"> from three different sampling locations</w:t>
      </w:r>
      <w:r w:rsidR="00960BB5" w:rsidRPr="006C4891">
        <w:t xml:space="preserve">: </w:t>
      </w:r>
    </w:p>
    <w:p w14:paraId="4FB7340D" w14:textId="7B1BFB31" w:rsidR="008714A5" w:rsidRPr="006C4891" w:rsidRDefault="00960BB5" w:rsidP="001164F9">
      <w:pPr>
        <w:pStyle w:val="ListParagraph"/>
        <w:numPr>
          <w:ilvl w:val="0"/>
          <w:numId w:val="15"/>
        </w:numPr>
      </w:pPr>
      <w:r w:rsidRPr="006C4891">
        <w:t>Deep</w:t>
      </w:r>
      <w:r w:rsidR="008714A5" w:rsidRPr="006C4891">
        <w:t xml:space="preserve"> within the wetland as possible, where the water will have the greatest influence from the wetland and l</w:t>
      </w:r>
      <w:r w:rsidRPr="006C4891">
        <w:t>east influence from the channel</w:t>
      </w:r>
      <w:r w:rsidR="002339DB">
        <w:t xml:space="preserve"> (when possible)</w:t>
      </w:r>
      <w:r w:rsidRPr="006C4891">
        <w:t>;</w:t>
      </w:r>
    </w:p>
    <w:p w14:paraId="4254B2F6" w14:textId="4F232831" w:rsidR="008714A5" w:rsidRPr="006C4891" w:rsidRDefault="00960BB5" w:rsidP="001164F9">
      <w:pPr>
        <w:pStyle w:val="ListParagraph"/>
        <w:numPr>
          <w:ilvl w:val="0"/>
          <w:numId w:val="15"/>
        </w:numPr>
      </w:pPr>
      <w:r w:rsidRPr="006C4891">
        <w:t>At</w:t>
      </w:r>
      <w:r w:rsidR="008714A5" w:rsidRPr="006C4891">
        <w:t xml:space="preserve"> breach/outlet of the site where water is active</w:t>
      </w:r>
      <w:r w:rsidRPr="006C4891">
        <w:t>ly moving in or out of the site</w:t>
      </w:r>
      <w:r w:rsidR="009862C7">
        <w:t>, or the location of the future breach at pre=restoration sites; and</w:t>
      </w:r>
    </w:p>
    <w:p w14:paraId="466251D9" w14:textId="77777777" w:rsidR="008714A5" w:rsidRPr="006C4891" w:rsidRDefault="00960BB5" w:rsidP="001164F9">
      <w:pPr>
        <w:pStyle w:val="ListParagraph"/>
        <w:numPr>
          <w:ilvl w:val="0"/>
          <w:numId w:val="15"/>
        </w:numPr>
      </w:pPr>
      <w:r w:rsidRPr="006C4891">
        <w:t xml:space="preserve">Approximately </w:t>
      </w:r>
      <w:r w:rsidR="008714A5" w:rsidRPr="006C4891">
        <w:t>100 m outside the site, where we expect some influence of the wetland on water quality in the surrounding channel.</w:t>
      </w:r>
    </w:p>
    <w:p w14:paraId="089D5012" w14:textId="15DCB9CA" w:rsidR="00960BB5" w:rsidRPr="002339DB" w:rsidRDefault="002339DB" w:rsidP="002D47EB">
      <w:r>
        <w:t xml:space="preserve">At Tule Red it was infeasible to sample within the wetland on the same date as exterior samples, so only </w:t>
      </w:r>
      <w:r w:rsidR="009862C7">
        <w:t xml:space="preserve">exterior samples were collected. </w:t>
      </w:r>
    </w:p>
    <w:p w14:paraId="5BE943FB" w14:textId="1BBF13E7" w:rsidR="009862C7" w:rsidRDefault="009862C7" w:rsidP="002D47EB">
      <w:r>
        <w:t xml:space="preserve">For each sample we collected two liters of water from just below the surface and transported them back to the lab on ice. </w:t>
      </w:r>
      <w:r w:rsidR="002D47EB" w:rsidRPr="006C4891">
        <w:t>W</w:t>
      </w:r>
      <w:r w:rsidR="002D47EB">
        <w:t>e</w:t>
      </w:r>
      <w:r w:rsidR="002D47EB" w:rsidRPr="006C4891">
        <w:t xml:space="preserve"> measure</w:t>
      </w:r>
      <w:r w:rsidR="002D47EB">
        <w:t>d</w:t>
      </w:r>
      <w:r w:rsidR="002D47EB" w:rsidRPr="006C4891">
        <w:t xml:space="preserve"> chlorophyll florescence from 10 cm below the water’s surface using a YSI 6600 sonde.</w:t>
      </w:r>
    </w:p>
    <w:p w14:paraId="16158767" w14:textId="3A6E26BE" w:rsidR="005B346D" w:rsidRPr="006C4891" w:rsidRDefault="009862C7" w:rsidP="002D47EB">
      <w:r>
        <w:t xml:space="preserve">In the laboratory, we processed the water as required by DWR’s </w:t>
      </w:r>
      <w:proofErr w:type="spellStart"/>
      <w:r>
        <w:t>Bryte</w:t>
      </w:r>
      <w:proofErr w:type="spellEnd"/>
      <w:r>
        <w:t xml:space="preserve"> </w:t>
      </w:r>
      <w:commentRangeStart w:id="80"/>
      <w:r>
        <w:t>laboratory</w:t>
      </w:r>
      <w:commentRangeEnd w:id="80"/>
      <w:r w:rsidR="007F4697">
        <w:rPr>
          <w:rStyle w:val="CommentReference"/>
        </w:rPr>
        <w:commentReference w:id="80"/>
      </w:r>
      <w:r>
        <w:t>. For</w:t>
      </w:r>
      <w:r w:rsidR="005B346D" w:rsidRPr="006C4891">
        <w:t xml:space="preserve"> dissolved nutrient samples, we </w:t>
      </w:r>
      <w:r>
        <w:t>filtered</w:t>
      </w:r>
      <w:r w:rsidR="005B346D" w:rsidRPr="006C4891">
        <w:t xml:space="preserve"> </w:t>
      </w:r>
      <w:r>
        <w:t>20</w:t>
      </w:r>
      <w:r w:rsidR="005B346D" w:rsidRPr="006C4891">
        <w:t>0 mL water</w:t>
      </w:r>
      <w:r w:rsidR="00026582">
        <w:t xml:space="preserve"> using a </w:t>
      </w:r>
      <w:proofErr w:type="gramStart"/>
      <w:r w:rsidR="00026582">
        <w:t>0.45 micron</w:t>
      </w:r>
      <w:proofErr w:type="gramEnd"/>
      <w:r w:rsidR="00026582">
        <w:t xml:space="preserve"> nitrocellulose membrane filter</w:t>
      </w:r>
      <w:r w:rsidR="005B346D" w:rsidRPr="006C4891">
        <w:t xml:space="preserve"> and save</w:t>
      </w:r>
      <w:r>
        <w:t>d</w:t>
      </w:r>
      <w:r w:rsidR="005B346D" w:rsidRPr="006C4891">
        <w:t xml:space="preserve"> the filtrate on ice; for total nutrients, we </w:t>
      </w:r>
      <w:r>
        <w:t xml:space="preserve">filled </w:t>
      </w:r>
      <w:r w:rsidR="005B346D" w:rsidRPr="006C4891">
        <w:t>the sample bottle with unfiltered water</w:t>
      </w:r>
      <w:r>
        <w:t xml:space="preserve"> and</w:t>
      </w:r>
      <w:r w:rsidR="005B346D" w:rsidRPr="006C4891">
        <w:t xml:space="preserve"> place</w:t>
      </w:r>
      <w:r>
        <w:t>d</w:t>
      </w:r>
      <w:r w:rsidR="005B346D" w:rsidRPr="006C4891">
        <w:t xml:space="preserve"> the sample on ice. </w:t>
      </w:r>
      <w:r>
        <w:t xml:space="preserve">We collected one chlorophyll sample per day </w:t>
      </w:r>
      <w:r w:rsidR="002D47EB">
        <w:t xml:space="preserve">to calibrate chlorophyll florescence readings. For each chlorophyll sample, we collected one liter of surface water </w:t>
      </w:r>
      <w:r>
        <w:t xml:space="preserve">and </w:t>
      </w:r>
      <w:r w:rsidR="002D47EB">
        <w:t xml:space="preserve">transported the water to the lab. In the lab, we </w:t>
      </w:r>
      <w:r>
        <w:t>filtered</w:t>
      </w:r>
      <w:r w:rsidR="002D47EB">
        <w:t xml:space="preserve"> 500 mL of water onto a </w:t>
      </w:r>
      <w:commentRangeStart w:id="81"/>
      <w:r w:rsidR="00AD392D">
        <w:t>GF/F</w:t>
      </w:r>
      <w:r w:rsidR="002D47EB">
        <w:t xml:space="preserve"> </w:t>
      </w:r>
      <w:commentRangeEnd w:id="81"/>
      <w:r w:rsidR="00026582">
        <w:rPr>
          <w:rStyle w:val="CommentReference"/>
        </w:rPr>
        <w:commentReference w:id="81"/>
      </w:r>
      <w:r w:rsidR="002D47EB">
        <w:t xml:space="preserve">glass fiber filter and froze the sample immediately.  </w:t>
      </w:r>
      <w:r>
        <w:t xml:space="preserve"> </w:t>
      </w:r>
      <w:r w:rsidR="005B346D" w:rsidRPr="006C4891">
        <w:t xml:space="preserve"> </w:t>
      </w:r>
    </w:p>
    <w:p w14:paraId="691CCBFE" w14:textId="77777777" w:rsidR="003918A8" w:rsidRPr="0064488F" w:rsidRDefault="003918A8" w:rsidP="00463B5C">
      <w:pPr>
        <w:pStyle w:val="Heading4"/>
      </w:pPr>
      <w:r>
        <w:t>Fish</w:t>
      </w:r>
    </w:p>
    <w:p w14:paraId="52F82B1F" w14:textId="77777777" w:rsidR="005B346D" w:rsidRPr="00EA4EB4" w:rsidRDefault="005B346D" w:rsidP="007F4697">
      <w:pPr>
        <w:rPr>
          <w:rFonts w:cs="Times New Roman"/>
        </w:rPr>
      </w:pPr>
    </w:p>
    <w:p w14:paraId="391FD31C" w14:textId="77777777" w:rsidR="00026582" w:rsidRDefault="001D2C3E" w:rsidP="00026582">
      <w:pPr>
        <w:keepNext/>
      </w:pPr>
      <w:r w:rsidRPr="006C4891">
        <w:rPr>
          <w:rFonts w:cs="Times New Roman"/>
          <w:noProof/>
        </w:rPr>
        <w:lastRenderedPageBreak/>
        <w:drawing>
          <wp:inline distT="0" distB="0" distL="0" distR="0" wp14:anchorId="2A147CB6" wp14:editId="1266A969">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159B20A7" w14:textId="6BC24A16" w:rsidR="00FF27B7" w:rsidRPr="00EA4EB4" w:rsidRDefault="00026582" w:rsidP="00026582">
      <w:pPr>
        <w:pStyle w:val="Caption"/>
        <w:rPr>
          <w:rFonts w:cs="Times New Roman"/>
        </w:rPr>
      </w:pPr>
      <w:r>
        <w:t xml:space="preserve">Figure </w:t>
      </w:r>
      <w:fldSimple w:instr=" SEQ Figure \* ARABIC ">
        <w:r w:rsidR="0013218D">
          <w:rPr>
            <w:noProof/>
          </w:rPr>
          <w:t>23</w:t>
        </w:r>
      </w:fldSimple>
      <w:r>
        <w:t>.</w:t>
      </w:r>
      <w:r w:rsidRPr="00026582">
        <w:rPr>
          <w:rFonts w:cs="Times New Roman"/>
        </w:rPr>
        <w:t xml:space="preserve"> </w:t>
      </w:r>
      <w:r w:rsidRPr="00EA4EB4">
        <w:rPr>
          <w:rFonts w:cs="Times New Roman"/>
        </w:rPr>
        <w:t xml:space="preserve">Zooplankton sampling stations. We will take zooplankton macroinvertebrates, and nutrients samples from shallow wetland habitats (green stars) in proximity to established 20mm sampling sites (pink </w:t>
      </w:r>
      <w:proofErr w:type="spellStart"/>
      <w:r w:rsidRPr="00EA4EB4">
        <w:rPr>
          <w:rFonts w:cs="Times New Roman"/>
        </w:rPr>
        <w:t>Xs</w:t>
      </w:r>
      <w:proofErr w:type="spellEnd"/>
      <w:r w:rsidRPr="00EA4EB4">
        <w:rPr>
          <w:rFonts w:cs="Times New Roman"/>
        </w:rPr>
        <w:t>), established FMWT zooplankton sites (orange shrimp), and EMP sites (blue triangles).</w:t>
      </w:r>
    </w:p>
    <w:p w14:paraId="56EB50C7" w14:textId="30C9C1C5" w:rsidR="00026582" w:rsidRDefault="00026582" w:rsidP="00026582">
      <w:pPr>
        <w:pStyle w:val="Caption"/>
        <w:keepNext/>
      </w:pPr>
      <w:bookmarkStart w:id="82" w:name="_Ref7616356"/>
      <w:r>
        <w:t xml:space="preserve">Table </w:t>
      </w:r>
      <w:fldSimple w:instr=" SEQ Table \* ARABIC ">
        <w:r w:rsidR="00F4333E">
          <w:rPr>
            <w:noProof/>
          </w:rPr>
          <w:t>14</w:t>
        </w:r>
      </w:fldSimple>
      <w:bookmarkEnd w:id="82"/>
      <w:r w:rsidR="00FA5153">
        <w:rPr>
          <w:noProof/>
        </w:rPr>
        <w:t>.</w:t>
      </w:r>
      <w:r w:rsidRPr="00026582">
        <w:rPr>
          <w:rFonts w:cs="Times New Roman"/>
        </w:rPr>
        <w:t xml:space="preserve"> </w:t>
      </w:r>
      <w:r w:rsidRPr="00EA4EB4">
        <w:rPr>
          <w:rFonts w:cs="Times New Roman"/>
        </w:rPr>
        <w:t xml:space="preserve">Sample numbers for </w:t>
      </w:r>
      <w:proofErr w:type="spellStart"/>
      <w:r>
        <w:rPr>
          <w:rFonts w:cs="Times New Roman"/>
        </w:rPr>
        <w:t>meso</w:t>
      </w:r>
      <w:proofErr w:type="spellEnd"/>
      <w:r>
        <w:rPr>
          <w:rFonts w:cs="Times New Roman"/>
        </w:rPr>
        <w:t>- and macro-zooplankton</w:t>
      </w:r>
      <w:r w:rsidRPr="00EA4EB4">
        <w:rPr>
          <w:rFonts w:cs="Times New Roman"/>
        </w:rPr>
        <w:t xml:space="preserve"> trawls and nutrient samples taken </w:t>
      </w:r>
      <w:r>
        <w:rPr>
          <w:rFonts w:cs="Times New Roman"/>
        </w:rPr>
        <w:t>concurrently with other monitoring programs</w:t>
      </w:r>
      <w:r w:rsidRPr="00EA4EB4">
        <w:rPr>
          <w:rFonts w:cs="Times New Roman"/>
        </w:rPr>
        <w:t>.</w:t>
      </w:r>
    </w:p>
    <w:tbl>
      <w:tblPr>
        <w:tblW w:w="10119" w:type="dxa"/>
        <w:tblInd w:w="108" w:type="dxa"/>
        <w:tblLook w:val="04A0" w:firstRow="1" w:lastRow="0" w:firstColumn="1" w:lastColumn="0" w:noHBand="0" w:noVBand="1"/>
      </w:tblPr>
      <w:tblGrid>
        <w:gridCol w:w="876"/>
        <w:gridCol w:w="1200"/>
        <w:gridCol w:w="84"/>
        <w:gridCol w:w="2236"/>
        <w:gridCol w:w="883"/>
        <w:gridCol w:w="1220"/>
        <w:gridCol w:w="1120"/>
        <w:gridCol w:w="1540"/>
        <w:gridCol w:w="960"/>
      </w:tblGrid>
      <w:tr w:rsidR="00C76385" w:rsidRPr="0044041D" w14:paraId="732E5A9D" w14:textId="77777777" w:rsidTr="00026582">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FRP Site</w:t>
            </w:r>
          </w:p>
        </w:tc>
        <w:tc>
          <w:tcPr>
            <w:tcW w:w="883"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7F4697">
            <w:pPr>
              <w:rPr>
                <w:rFonts w:eastAsia="Times New Roman" w:cs="Times New Roman"/>
                <w:color w:val="000000"/>
              </w:rPr>
            </w:pPr>
            <w:proofErr w:type="spellStart"/>
            <w:r w:rsidRPr="0044041D">
              <w:rPr>
                <w:rFonts w:eastAsia="Times New Roman" w:cs="Times New Roman"/>
                <w:color w:val="000000"/>
              </w:rPr>
              <w:t>Zoop</w:t>
            </w:r>
            <w:proofErr w:type="spellEnd"/>
            <w:r w:rsidRPr="0044041D">
              <w:rPr>
                <w:rFonts w:eastAsia="Times New Roman" w:cs="Times New Roman"/>
                <w:color w:val="000000"/>
              </w:rPr>
              <w:t xml:space="preserve">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7F4697">
            <w:pPr>
              <w:rPr>
                <w:rFonts w:eastAsia="Times New Roman" w:cs="Times New Roman"/>
                <w:color w:val="000000"/>
              </w:rPr>
            </w:pPr>
            <w:r w:rsidRPr="0044041D">
              <w:rPr>
                <w:rFonts w:eastAsia="Times New Roman" w:cs="Times New Roman"/>
                <w:color w:val="000000"/>
              </w:rPr>
              <w:t>Nutrient Water</w:t>
            </w:r>
            <w:r w:rsidR="0000444B">
              <w:rPr>
                <w:rFonts w:eastAsia="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Total</w:t>
            </w:r>
          </w:p>
        </w:tc>
      </w:tr>
      <w:tr w:rsidR="00C76385" w:rsidRPr="0044041D" w14:paraId="656B7E20" w14:textId="77777777" w:rsidTr="00026582">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Little Honker/Blacklock</w:t>
            </w:r>
          </w:p>
        </w:tc>
        <w:tc>
          <w:tcPr>
            <w:tcW w:w="883" w:type="dxa"/>
            <w:tcBorders>
              <w:top w:val="nil"/>
              <w:left w:val="nil"/>
              <w:bottom w:val="nil"/>
              <w:right w:val="nil"/>
            </w:tcBorders>
            <w:shd w:val="clear" w:color="auto" w:fill="auto"/>
            <w:noWrap/>
            <w:vAlign w:val="center"/>
            <w:hideMark/>
          </w:tcPr>
          <w:p w14:paraId="031C1A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745A7A60" w14:textId="77777777" w:rsidTr="00026582">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Lindsey Slough</w:t>
            </w:r>
          </w:p>
        </w:tc>
        <w:tc>
          <w:tcPr>
            <w:tcW w:w="883" w:type="dxa"/>
            <w:tcBorders>
              <w:top w:val="nil"/>
              <w:left w:val="nil"/>
              <w:bottom w:val="nil"/>
              <w:right w:val="nil"/>
            </w:tcBorders>
            <w:shd w:val="clear" w:color="auto" w:fill="auto"/>
            <w:noWrap/>
            <w:vAlign w:val="center"/>
            <w:hideMark/>
          </w:tcPr>
          <w:p w14:paraId="30B6F8B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6745FF64" w14:textId="77777777" w:rsidTr="00026582">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Island</w:t>
            </w:r>
          </w:p>
        </w:tc>
        <w:tc>
          <w:tcPr>
            <w:tcW w:w="883" w:type="dxa"/>
            <w:tcBorders>
              <w:top w:val="nil"/>
              <w:left w:val="nil"/>
              <w:bottom w:val="nil"/>
              <w:right w:val="nil"/>
            </w:tcBorders>
            <w:shd w:val="clear" w:color="auto" w:fill="auto"/>
            <w:noWrap/>
            <w:vAlign w:val="center"/>
            <w:hideMark/>
          </w:tcPr>
          <w:p w14:paraId="49D6ED9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4F05E219" w14:textId="77777777" w:rsidTr="00026582">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Liberty Island</w:t>
            </w:r>
          </w:p>
        </w:tc>
        <w:tc>
          <w:tcPr>
            <w:tcW w:w="883" w:type="dxa"/>
            <w:tcBorders>
              <w:top w:val="nil"/>
              <w:left w:val="nil"/>
              <w:bottom w:val="nil"/>
              <w:right w:val="nil"/>
            </w:tcBorders>
            <w:shd w:val="clear" w:color="auto" w:fill="auto"/>
            <w:noWrap/>
            <w:vAlign w:val="center"/>
            <w:hideMark/>
          </w:tcPr>
          <w:p w14:paraId="242A325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5DB59B88" w14:textId="77777777" w:rsidTr="00026582">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63ABEF4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4E2975E2" w14:textId="77777777" w:rsidTr="00026582">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Liberty</w:t>
            </w:r>
          </w:p>
        </w:tc>
        <w:tc>
          <w:tcPr>
            <w:tcW w:w="883" w:type="dxa"/>
            <w:tcBorders>
              <w:top w:val="nil"/>
              <w:left w:val="nil"/>
              <w:bottom w:val="nil"/>
              <w:right w:val="nil"/>
            </w:tcBorders>
            <w:shd w:val="clear" w:color="auto" w:fill="auto"/>
            <w:noWrap/>
            <w:vAlign w:val="center"/>
            <w:hideMark/>
          </w:tcPr>
          <w:p w14:paraId="6292FB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BF987AC" w14:textId="77777777" w:rsidTr="00026582">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5E766E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38E7735" w14:textId="77777777" w:rsidTr="00026582">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Grizzly Bay</w:t>
            </w:r>
          </w:p>
        </w:tc>
        <w:tc>
          <w:tcPr>
            <w:tcW w:w="883" w:type="dxa"/>
            <w:tcBorders>
              <w:top w:val="nil"/>
              <w:left w:val="nil"/>
              <w:bottom w:val="nil"/>
              <w:right w:val="nil"/>
            </w:tcBorders>
            <w:shd w:val="clear" w:color="auto" w:fill="auto"/>
            <w:noWrap/>
            <w:vAlign w:val="center"/>
            <w:hideMark/>
          </w:tcPr>
          <w:p w14:paraId="7722AB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538B2368" w14:textId="77777777" w:rsidTr="00026582">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lastRenderedPageBreak/>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Rush Ranch/Wings</w:t>
            </w:r>
          </w:p>
        </w:tc>
        <w:tc>
          <w:tcPr>
            <w:tcW w:w="883" w:type="dxa"/>
            <w:tcBorders>
              <w:top w:val="nil"/>
              <w:left w:val="nil"/>
              <w:bottom w:val="nil"/>
              <w:right w:val="nil"/>
            </w:tcBorders>
            <w:shd w:val="clear" w:color="auto" w:fill="auto"/>
            <w:noWrap/>
            <w:vAlign w:val="center"/>
            <w:hideMark/>
          </w:tcPr>
          <w:p w14:paraId="7B6F98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284587A3" w14:textId="77777777" w:rsidTr="00026582">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Decker Island</w:t>
            </w:r>
          </w:p>
        </w:tc>
        <w:tc>
          <w:tcPr>
            <w:tcW w:w="883" w:type="dxa"/>
            <w:tcBorders>
              <w:top w:val="nil"/>
              <w:left w:val="nil"/>
              <w:bottom w:val="nil"/>
              <w:right w:val="nil"/>
            </w:tcBorders>
            <w:shd w:val="clear" w:color="auto" w:fill="auto"/>
            <w:noWrap/>
            <w:vAlign w:val="center"/>
            <w:hideMark/>
          </w:tcPr>
          <w:p w14:paraId="0DF8D38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12A9916D" w14:textId="77777777" w:rsidTr="00026582">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Stacy’s Island</w:t>
            </w:r>
          </w:p>
        </w:tc>
        <w:tc>
          <w:tcPr>
            <w:tcW w:w="883" w:type="dxa"/>
            <w:tcBorders>
              <w:top w:val="nil"/>
              <w:left w:val="nil"/>
              <w:bottom w:val="nil"/>
              <w:right w:val="nil"/>
            </w:tcBorders>
            <w:shd w:val="clear" w:color="auto" w:fill="auto"/>
            <w:noWrap/>
            <w:vAlign w:val="center"/>
            <w:hideMark/>
          </w:tcPr>
          <w:p w14:paraId="1C5480F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6761BAD1" w14:textId="77777777" w:rsidTr="00026582">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Browns</w:t>
            </w:r>
          </w:p>
        </w:tc>
        <w:tc>
          <w:tcPr>
            <w:tcW w:w="883"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371C8B7F" w14:textId="77777777" w:rsidTr="00026582">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7F4697">
            <w:pPr>
              <w:rPr>
                <w:rFonts w:eastAsia="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7F4697">
            <w:pPr>
              <w:rPr>
                <w:rFonts w:eastAsia="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7F4697">
            <w:pPr>
              <w:rPr>
                <w:rFonts w:eastAsia="Times New Roman" w:cs="Times New Roman"/>
                <w:sz w:val="20"/>
                <w:szCs w:val="20"/>
              </w:rPr>
            </w:pPr>
          </w:p>
        </w:tc>
        <w:tc>
          <w:tcPr>
            <w:tcW w:w="883" w:type="dxa"/>
            <w:tcBorders>
              <w:top w:val="nil"/>
              <w:left w:val="nil"/>
              <w:bottom w:val="nil"/>
              <w:right w:val="nil"/>
            </w:tcBorders>
            <w:shd w:val="clear" w:color="auto" w:fill="auto"/>
            <w:noWrap/>
            <w:vAlign w:val="bottom"/>
            <w:hideMark/>
          </w:tcPr>
          <w:p w14:paraId="1FC797C9" w14:textId="77777777" w:rsidR="00C76385" w:rsidRPr="0044041D" w:rsidRDefault="00C76385" w:rsidP="007F4697">
            <w:pPr>
              <w:rPr>
                <w:rFonts w:eastAsia="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7F4697">
            <w:pPr>
              <w:rPr>
                <w:rFonts w:eastAsia="Times New Roman" w:cs="Times New Roman"/>
                <w:color w:val="000000"/>
              </w:rPr>
            </w:pPr>
            <w:r>
              <w:rPr>
                <w:rFonts w:eastAsia="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83" w:name="_Toc536509190"/>
      <w:r w:rsidRPr="006C4891">
        <w:t>Lab methods</w:t>
      </w:r>
      <w:bookmarkEnd w:id="83"/>
    </w:p>
    <w:p w14:paraId="2DC7844B" w14:textId="77777777" w:rsidR="00FF27B7" w:rsidRPr="00EA4EB4" w:rsidRDefault="00FF27B7" w:rsidP="007F4697">
      <w:r w:rsidRPr="00EA4EB4">
        <w:t>Zooplankton will be processed using the same methods as IEP’s 20mm Survey. In brief:</w:t>
      </w:r>
    </w:p>
    <w:p w14:paraId="5A2B0C0F" w14:textId="66FAD95B" w:rsidR="00FF27B7" w:rsidRPr="00EA4EB4" w:rsidRDefault="00FF27B7" w:rsidP="007F4697">
      <w:r w:rsidRPr="00EA4EB4">
        <w:t xml:space="preserve">All samples </w:t>
      </w:r>
      <w:r w:rsidR="00D36868">
        <w:t>were</w:t>
      </w:r>
      <w:r w:rsidRPr="00EA4EB4">
        <w:t xml:space="preserve"> filtered and washed in a 150 </w:t>
      </w:r>
      <w:r w:rsidRPr="00EA4EB4">
        <w:sym w:font="Symbol" w:char="F06D"/>
      </w:r>
      <w:r w:rsidRPr="00EA4EB4">
        <w:t xml:space="preserve">m mesh sieve. Filtered zooplankton </w:t>
      </w:r>
      <w:r w:rsidR="00D36868">
        <w:t>were</w:t>
      </w:r>
      <w:r w:rsidRPr="00EA4EB4">
        <w:t xml:space="preserve"> diluted to a set volume depending on the concentration of zooplankton and/or detritus. 1mL subsamples </w:t>
      </w:r>
      <w:r w:rsidR="00D36868">
        <w:t>were</w:t>
      </w:r>
      <w:r w:rsidRPr="00EA4EB4">
        <w:t xml:space="preserve"> placed on a Sedgewick-Rafter cell glass slide. All organisms </w:t>
      </w:r>
      <w:r w:rsidR="00D36868">
        <w:t>were</w:t>
      </w:r>
      <w:r w:rsidRPr="00EA4EB4">
        <w:t xml:space="preserve"> identified to the taxonomic resolution identified in</w:t>
      </w:r>
      <w:r w:rsidR="00D36868">
        <w:t xml:space="preserve"> </w:t>
      </w:r>
      <w:r w:rsidR="00D36868">
        <w:fldChar w:fldCharType="begin"/>
      </w:r>
      <w:r w:rsidR="00D36868">
        <w:instrText xml:space="preserve"> REF _Ref7616826 \h </w:instrText>
      </w:r>
      <w:r w:rsidR="00D36868">
        <w:fldChar w:fldCharType="separate"/>
      </w:r>
      <w:r w:rsidR="00D36868">
        <w:t xml:space="preserve">Table </w:t>
      </w:r>
      <w:r w:rsidR="00D36868">
        <w:rPr>
          <w:noProof/>
        </w:rPr>
        <w:t>3</w:t>
      </w:r>
      <w:r w:rsidR="00D36868">
        <w:fldChar w:fldCharType="end"/>
      </w:r>
      <w:r w:rsidRPr="00EA4EB4">
        <w:t xml:space="preserve">. At least 5 slides, but no more than 20 slides </w:t>
      </w:r>
      <w:r w:rsidR="00D36868">
        <w:t>were</w:t>
      </w:r>
      <w:r w:rsidRPr="00EA4EB4">
        <w:t xml:space="preserve"> processed for each sample, targeting </w:t>
      </w:r>
      <w:r w:rsidR="00026582">
        <w:t>400 organisms</w:t>
      </w:r>
      <w:r w:rsidRPr="00EA4EB4">
        <w:t xml:space="preserve">. This subsample </w:t>
      </w:r>
      <w:r w:rsidR="00D36868">
        <w:t xml:space="preserve">was </w:t>
      </w:r>
      <w:r w:rsidRPr="00EA4EB4">
        <w:t xml:space="preserve">then extrapolated to calculate the total number of organisms in the sample in individuals per </w:t>
      </w:r>
      <w:r w:rsidR="00026582">
        <w:t>cubic meter of water sampled</w:t>
      </w:r>
      <w:r w:rsidRPr="00EA4EB4">
        <w:t xml:space="preserve">. </w:t>
      </w:r>
    </w:p>
    <w:p w14:paraId="407A7AFC" w14:textId="21B815C9" w:rsidR="00FF27B7" w:rsidRPr="00EA4EB4" w:rsidRDefault="00FF27B7" w:rsidP="007F4697">
      <w:r w:rsidRPr="00EA4EB4">
        <w:t xml:space="preserve">All samples </w:t>
      </w:r>
      <w:r w:rsidR="00D36868">
        <w:t>were</w:t>
      </w:r>
      <w:r w:rsidRPr="00EA4EB4">
        <w:t xml:space="preserve"> processed by a trained Senior Laboratory Assistant (SLA). A subset of samples </w:t>
      </w:r>
      <w:r w:rsidR="00D36868">
        <w:t>had</w:t>
      </w:r>
      <w:r w:rsidRPr="00EA4EB4">
        <w:t xml:space="preserve"> identifications checked by a second SLA</w:t>
      </w:r>
      <w:r w:rsidR="00A32501" w:rsidRPr="00EA4EB4">
        <w:t xml:space="preserve"> or Environmental Scientist</w:t>
      </w:r>
      <w:r w:rsidRPr="00EA4EB4">
        <w:t xml:space="preserve"> for quality assurance.</w:t>
      </w:r>
    </w:p>
    <w:p w14:paraId="35CCDFBA" w14:textId="77777777" w:rsidR="00FF27B7" w:rsidRPr="00EA4EB4" w:rsidRDefault="00FF27B7" w:rsidP="007F4697">
      <w:r w:rsidRPr="00EA4EB4">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7F5B3EC1" w:rsidR="00FF27B7" w:rsidRPr="00EA4EB4" w:rsidRDefault="005B346D" w:rsidP="007F4697">
      <w:commentRangeStart w:id="84"/>
      <w:r w:rsidRPr="00520FA9">
        <w:t>Nutrient samples</w:t>
      </w:r>
      <w:r w:rsidRPr="006C4891">
        <w:rPr>
          <w:rFonts w:eastAsia="Calibri"/>
          <w:u w:color="000000"/>
        </w:rPr>
        <w:t xml:space="preserve"> are processed at DWR’s </w:t>
      </w:r>
      <w:proofErr w:type="spellStart"/>
      <w:r w:rsidRPr="006C4891">
        <w:rPr>
          <w:rFonts w:eastAsia="Calibri"/>
          <w:u w:color="000000"/>
        </w:rPr>
        <w:t>Bryte</w:t>
      </w:r>
      <w:proofErr w:type="spellEnd"/>
      <w:r w:rsidRPr="006C4891">
        <w:rPr>
          <w:rFonts w:eastAsia="Calibri"/>
          <w:u w:color="000000"/>
        </w:rPr>
        <w:t xml:space="preserve"> laboratory using standard methods</w:t>
      </w:r>
      <w:r w:rsidR="00D36868">
        <w:rPr>
          <w:rFonts w:eastAsia="Calibri"/>
          <w:u w:color="000000"/>
        </w:rPr>
        <w:t>.</w:t>
      </w:r>
      <w:commentRangeEnd w:id="84"/>
      <w:r w:rsidR="00D36868">
        <w:rPr>
          <w:rStyle w:val="CommentReference"/>
        </w:rPr>
        <w:commentReference w:id="84"/>
      </w:r>
    </w:p>
    <w:p w14:paraId="3F7EC628" w14:textId="77777777" w:rsidR="00FF27B7" w:rsidRPr="006C4891" w:rsidRDefault="00FF27B7" w:rsidP="00463B5C">
      <w:pPr>
        <w:pStyle w:val="Heading3"/>
      </w:pPr>
      <w:bookmarkStart w:id="85" w:name="_Toc536509191"/>
      <w:r w:rsidRPr="006C4891">
        <w:t>Analysis</w:t>
      </w:r>
      <w:bookmarkEnd w:id="85"/>
    </w:p>
    <w:p w14:paraId="68AFA835" w14:textId="109DB2D6" w:rsidR="00FF27B7" w:rsidRPr="00471D53" w:rsidRDefault="00FF27B7" w:rsidP="007F4697">
      <w:r w:rsidRPr="00EA4EB4">
        <w:t>To answer question 1 on spatial variability, we will compare CPUE from samples</w:t>
      </w:r>
      <w:r>
        <w:t xml:space="preserve"> collected </w:t>
      </w:r>
      <w:r w:rsidRPr="00471D53">
        <w:t>across habitat types and over the salinity gradient using generalized linear models (GLMs), with predictor variables listed in</w:t>
      </w:r>
      <w:r w:rsidR="00D36868">
        <w:t xml:space="preserve"> </w:t>
      </w:r>
      <w:r w:rsidR="00D36868">
        <w:fldChar w:fldCharType="begin"/>
      </w:r>
      <w:r w:rsidR="00D36868">
        <w:instrText xml:space="preserve"> REF _Ref7616980 \h </w:instrText>
      </w:r>
      <w:r w:rsidR="00D36868">
        <w:fldChar w:fldCharType="separate"/>
      </w:r>
      <w:r w:rsidR="00D36868">
        <w:t xml:space="preserve">Table </w:t>
      </w:r>
      <w:r w:rsidR="00D36868">
        <w:rPr>
          <w:noProof/>
        </w:rPr>
        <w:t>7</w:t>
      </w:r>
      <w:r w:rsidR="00D36868">
        <w:fldChar w:fldCharType="end"/>
      </w:r>
      <w:r w:rsidRPr="00471D53">
        <w:t xml:space="preserve">. We will test the fit of all possible models and their first-order interactions using </w:t>
      </w:r>
      <w:proofErr w:type="spellStart"/>
      <w:r w:rsidRPr="00471D53">
        <w:t>AICc</w:t>
      </w:r>
      <w:proofErr w:type="spellEnd"/>
      <w:r w:rsidRPr="00471D53">
        <w:t xml:space="preserve"> (Anderson et al. 2000, </w:t>
      </w:r>
      <w:proofErr w:type="spellStart"/>
      <w:r w:rsidRPr="00471D53">
        <w:t>Gotelli</w:t>
      </w:r>
      <w:proofErr w:type="spellEnd"/>
      <w:r w:rsidRPr="00471D53">
        <w:t xml:space="preserve"> and Ellison 2012), though we may not be able to incorporate both Collection Group and Habitat type in the same model due to co</w:t>
      </w:r>
      <w:r>
        <w:t>-</w:t>
      </w:r>
      <w:r w:rsidRPr="00471D53">
        <w:t>linearity. Environmental variables may be used as covariates to explain potential differences in catch between areas.</w:t>
      </w:r>
      <w:r>
        <w:t xml:space="preserve"> </w:t>
      </w:r>
    </w:p>
    <w:p w14:paraId="35D4F8B5" w14:textId="77777777" w:rsidR="00FF27B7" w:rsidRPr="00EA4EB4" w:rsidRDefault="00FF27B7" w:rsidP="007F4697">
      <w:r>
        <w:t>We will</w:t>
      </w:r>
      <w:r w:rsidRPr="00471D53">
        <w:t xml:space="preserve"> also use analysis of similarities, non-metric multidimensional scaling, and/or canonical correspondence analysis to test differences in community composition between habitat types</w:t>
      </w:r>
      <w:r>
        <w:t xml:space="preserve"> and </w:t>
      </w:r>
      <w:r w:rsidRPr="00EA4EB4">
        <w:t xml:space="preserve">across the salinity gradient. </w:t>
      </w:r>
    </w:p>
    <w:p w14:paraId="46561078" w14:textId="77777777" w:rsidR="0008458E" w:rsidRPr="00EA4EB4" w:rsidRDefault="0008458E" w:rsidP="007F4697">
      <w:r w:rsidRPr="006C4891">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w:t>
      </w:r>
      <w:r w:rsidRPr="006C4891">
        <w:lastRenderedPageBreak/>
        <w:t xml:space="preserve">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i/>
        </w:rPr>
        <w:t>Microcystis</w:t>
      </w:r>
      <w:r w:rsidRPr="006C4891">
        <w:t xml:space="preserve"> and other cyanobacteria with nitrogen concentrations.</w:t>
      </w:r>
    </w:p>
    <w:p w14:paraId="034C3668" w14:textId="36B8A4D3" w:rsidR="00D36868" w:rsidRDefault="00D36868" w:rsidP="00D36868">
      <w:pPr>
        <w:pStyle w:val="Caption"/>
        <w:keepNext/>
      </w:pPr>
      <w:bookmarkStart w:id="86" w:name="_Ref7616980"/>
      <w:r>
        <w:t xml:space="preserve">Table </w:t>
      </w:r>
      <w:fldSimple w:instr=" SEQ Table \* ARABIC ">
        <w:r w:rsidR="00F4333E">
          <w:rPr>
            <w:noProof/>
          </w:rPr>
          <w:t>15</w:t>
        </w:r>
      </w:fldSimple>
      <w:bookmarkEnd w:id="86"/>
      <w:r>
        <w:t>.</w:t>
      </w:r>
      <w:r w:rsidRPr="00D36868">
        <w:t xml:space="preserve"> </w:t>
      </w:r>
      <w:r>
        <w:t>P</w:t>
      </w:r>
      <w:r w:rsidRPr="00EA4EB4">
        <w:t>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7F4697">
            <w:pPr>
              <w:rPr>
                <w:rFonts w:eastAsia="Times New Roman"/>
                <w:color w:val="000000"/>
              </w:rPr>
            </w:pPr>
            <w:r w:rsidRPr="009B6E15">
              <w:rPr>
                <w:rFonts w:eastAsia="Times New Roman"/>
                <w:color w:val="000000"/>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7F4697">
            <w:pPr>
              <w:rPr>
                <w:rFonts w:eastAsia="Times New Roman"/>
                <w:color w:val="000000"/>
              </w:rPr>
            </w:pPr>
            <w:r w:rsidRPr="009B6E15">
              <w:rPr>
                <w:rFonts w:eastAsia="Times New Roman"/>
                <w:color w:val="000000"/>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7F4697">
            <w:pPr>
              <w:rPr>
                <w:rFonts w:eastAsia="Times New Roman"/>
                <w:color w:val="000000"/>
              </w:rPr>
            </w:pPr>
            <w:r w:rsidRPr="009B6E15">
              <w:rPr>
                <w:rFonts w:eastAsia="Times New Roman"/>
                <w:color w:val="000000"/>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7F4697">
            <w:pPr>
              <w:rPr>
                <w:rFonts w:eastAsia="Times New Roman"/>
                <w:color w:val="000000"/>
              </w:rPr>
            </w:pPr>
            <w:r w:rsidRPr="009B6E15">
              <w:rPr>
                <w:rFonts w:eastAsia="Times New Roman"/>
                <w:color w:val="000000"/>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7F4697">
            <w:pPr>
              <w:rPr>
                <w:rFonts w:eastAsia="Times New Roman"/>
                <w:color w:val="000000"/>
              </w:rPr>
            </w:pPr>
            <w:r w:rsidRPr="009B6E15">
              <w:rPr>
                <w:rFonts w:eastAsia="Times New Roman"/>
                <w:color w:val="000000"/>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7F4697">
            <w:pPr>
              <w:rPr>
                <w:rFonts w:eastAsia="Times New Roman"/>
                <w:color w:val="000000"/>
              </w:rPr>
            </w:pPr>
            <w:r w:rsidRPr="009B6E15">
              <w:rPr>
                <w:rFonts w:eastAsia="Times New Roman"/>
                <w:color w:val="000000"/>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7F4697">
            <w:pPr>
              <w:rPr>
                <w:rFonts w:eastAsia="Times New Roman"/>
                <w:color w:val="000000"/>
              </w:rPr>
            </w:pPr>
            <w:r>
              <w:rPr>
                <w:rFonts w:eastAsia="Times New Roman"/>
                <w:color w:val="000000"/>
              </w:rPr>
              <w:t xml:space="preserve">EMP, </w:t>
            </w:r>
            <w:r w:rsidR="00FF27B7" w:rsidRPr="009B6E15">
              <w:rPr>
                <w:rFonts w:eastAsia="Times New Roman"/>
                <w:color w:val="000000"/>
              </w:rPr>
              <w:t>20mm survey</w:t>
            </w:r>
            <w:r w:rsidR="00FF27B7">
              <w:rPr>
                <w:rFonts w:eastAsia="Times New Roman"/>
                <w:color w:val="000000"/>
              </w:rPr>
              <w:t>, FMWT survey,</w:t>
            </w:r>
            <w:r w:rsidR="00FF27B7" w:rsidRPr="009B6E15">
              <w:rPr>
                <w:rFonts w:eastAsia="Times New Roman"/>
                <w:color w:val="000000"/>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7F4697">
            <w:pPr>
              <w:rPr>
                <w:rFonts w:eastAsia="Times New Roman"/>
                <w:color w:val="000000"/>
              </w:rPr>
            </w:pPr>
            <w:r w:rsidRPr="009B6E15">
              <w:rPr>
                <w:rFonts w:eastAsia="Times New Roman"/>
                <w:color w:val="000000"/>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7F4697">
            <w:pPr>
              <w:rPr>
                <w:rFonts w:eastAsia="Times New Roman"/>
                <w:color w:val="000000"/>
              </w:rPr>
            </w:pPr>
            <w:r w:rsidRPr="009B6E15">
              <w:rPr>
                <w:rFonts w:eastAsia="Times New Roman"/>
                <w:color w:val="000000"/>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7F4697">
            <w:pPr>
              <w:rPr>
                <w:rFonts w:eastAsia="Times New Roman"/>
                <w:color w:val="000000"/>
              </w:rPr>
            </w:pPr>
            <w:r w:rsidRPr="009B6E15">
              <w:rPr>
                <w:rFonts w:eastAsia="Times New Roman"/>
                <w:color w:val="000000"/>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7F4697">
            <w:pPr>
              <w:rPr>
                <w:rFonts w:eastAsia="Times New Roman"/>
                <w:color w:val="000000"/>
              </w:rPr>
            </w:pPr>
            <w:r w:rsidRPr="009B6E15">
              <w:rPr>
                <w:rFonts w:eastAsia="Times New Roman"/>
                <w:color w:val="000000"/>
              </w:rPr>
              <w:t xml:space="preserve">Distance from the Golden Gate, in Km. </w:t>
            </w:r>
          </w:p>
        </w:tc>
      </w:tr>
    </w:tbl>
    <w:p w14:paraId="36FBB283" w14:textId="77777777" w:rsidR="00FF27B7" w:rsidRDefault="00FF27B7" w:rsidP="007F4697"/>
    <w:p w14:paraId="70FC0E0C" w14:textId="690120AB" w:rsidR="00FF27B7" w:rsidRDefault="00FF27B7" w:rsidP="007F4697">
      <w:r>
        <w:t xml:space="preserve">This work will help us determine the future level of replication necessary to support assessment of restoration project goals. </w:t>
      </w:r>
      <w:r w:rsidRPr="00471D53">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87" w:name="_Toc536509192"/>
      <w:r>
        <w:t>Results</w:t>
      </w:r>
      <w:bookmarkEnd w:id="87"/>
    </w:p>
    <w:p w14:paraId="73D36F30" w14:textId="7F321522" w:rsidR="00463B5C" w:rsidRPr="00471D53" w:rsidRDefault="00463B5C" w:rsidP="00463B5C">
      <w:pPr>
        <w:pStyle w:val="Heading2"/>
      </w:pPr>
      <w:bookmarkStart w:id="88" w:name="_Toc536509193"/>
      <w:r>
        <w:t>Discussion</w:t>
      </w:r>
      <w:bookmarkEnd w:id="88"/>
    </w:p>
    <w:p w14:paraId="10B3E6FC" w14:textId="72E4A0BB" w:rsidR="00A27634" w:rsidRPr="007F0AF7" w:rsidRDefault="00A27634" w:rsidP="001A4BBD">
      <w:pPr>
        <w:pStyle w:val="Heading1"/>
        <w:rPr>
          <w:rFonts w:ascii="Times New Roman" w:hAnsi="Times New Roman" w:cs="Times New Roman"/>
        </w:rPr>
      </w:pPr>
      <w:bookmarkStart w:id="89"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8"/>
      <w:bookmarkEnd w:id="9"/>
      <w:r w:rsidR="003918A8">
        <w:rPr>
          <w:rFonts w:ascii="Times New Roman" w:hAnsi="Times New Roman" w:cs="Times New Roman"/>
        </w:rPr>
        <w:t>Methods Development</w:t>
      </w:r>
      <w:bookmarkEnd w:id="89"/>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90" w:name="_Toc536509195"/>
      <w:r>
        <w:t>Introduction</w:t>
      </w:r>
      <w:bookmarkEnd w:id="90"/>
    </w:p>
    <w:p w14:paraId="76FDEBDF" w14:textId="523392A3" w:rsidR="003918A8" w:rsidRDefault="003918A8" w:rsidP="003918A8">
      <w:pPr>
        <w:pStyle w:val="Heading3"/>
      </w:pPr>
      <w:bookmarkStart w:id="91" w:name="_Toc536509196"/>
      <w:r>
        <w:t>ARIS Sonar</w:t>
      </w:r>
      <w:bookmarkEnd w:id="91"/>
    </w:p>
    <w:p w14:paraId="4B027970" w14:textId="6EBD80AA" w:rsidR="00E86C5D" w:rsidRDefault="00E86C5D" w:rsidP="00E86C5D">
      <w:pPr>
        <w:rPr>
          <w:rFonts w:ascii="Times New Roman" w:hAnsi="Times New Roman"/>
          <w:sz w:val="24"/>
        </w:rPr>
      </w:pPr>
      <w:r>
        <w:rPr>
          <w:rFonts w:ascii="Times New Roman" w:hAnsi="Times New Roman"/>
          <w:sz w:val="24"/>
        </w:rPr>
        <w:t xml:space="preserve">Due to procurement issues obtaining an ARIS sonar device this year, we would like to reinitiate a component from the 2017 work plan. Last year, we briefly worked with the USGS observing how fish behave within wetland breach sites using Dual </w:t>
      </w:r>
      <w:proofErr w:type="gramStart"/>
      <w:r>
        <w:rPr>
          <w:rFonts w:ascii="Times New Roman" w:hAnsi="Times New Roman"/>
          <w:sz w:val="24"/>
        </w:rPr>
        <w:t>frequency</w:t>
      </w:r>
      <w:proofErr w:type="gramEnd"/>
      <w:r>
        <w:rPr>
          <w:rFonts w:ascii="Times New Roman" w:hAnsi="Times New Roman"/>
          <w:sz w:val="24"/>
        </w:rPr>
        <w:t xml:space="preserve"> </w:t>
      </w:r>
      <w:proofErr w:type="spellStart"/>
      <w:r>
        <w:rPr>
          <w:rFonts w:ascii="Times New Roman" w:hAnsi="Times New Roman"/>
          <w:sz w:val="24"/>
        </w:rPr>
        <w:t>IDentification</w:t>
      </w:r>
      <w:proofErr w:type="spellEnd"/>
      <w:r>
        <w:rPr>
          <w:rFonts w:ascii="Times New Roman" w:hAnsi="Times New Roman"/>
          <w:sz w:val="24"/>
        </w:rPr>
        <w:t xml:space="preserve"> </w:t>
      </w:r>
      <w:proofErr w:type="spellStart"/>
      <w:r>
        <w:rPr>
          <w:rFonts w:ascii="Times New Roman" w:hAnsi="Times New Roman"/>
          <w:sz w:val="24"/>
        </w:rPr>
        <w:t>SONar</w:t>
      </w:r>
      <w:proofErr w:type="spellEnd"/>
      <w:r>
        <w:rPr>
          <w:rFonts w:ascii="Times New Roman" w:hAnsi="Times New Roman"/>
          <w:sz w:val="24"/>
        </w:rPr>
        <w:t xml:space="preserve">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w:t>
      </w:r>
      <w:proofErr w:type="spellStart"/>
      <w:r>
        <w:rPr>
          <w:rFonts w:ascii="Times New Roman" w:hAnsi="Times New Roman"/>
          <w:sz w:val="24"/>
        </w:rPr>
        <w:t>u-turn</w:t>
      </w:r>
      <w:proofErr w:type="spellEnd"/>
      <w:r>
        <w:rPr>
          <w:rFonts w:ascii="Times New Roman" w:hAnsi="Times New Roman"/>
          <w:sz w:val="24"/>
        </w:rPr>
        <w:t xml:space="preserve"> away from the net). We would like to see if an ARIS sonar device </w:t>
      </w:r>
      <w:r>
        <w:rPr>
          <w:rFonts w:ascii="Times New Roman" w:hAnsi="Times New Roman"/>
          <w:sz w:val="24"/>
        </w:rPr>
        <w:lastRenderedPageBreak/>
        <w:t>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w:t>
      </w:r>
      <w:proofErr w:type="gramStart"/>
      <w:r>
        <w:rPr>
          <w:rFonts w:ascii="Times New Roman" w:hAnsi="Times New Roman"/>
          <w:sz w:val="24"/>
        </w:rPr>
        <w:t>particular biases</w:t>
      </w:r>
      <w:proofErr w:type="gramEnd"/>
      <w:r>
        <w:rPr>
          <w:rFonts w:ascii="Times New Roman" w:hAnsi="Times New Roman"/>
          <w:sz w:val="24"/>
        </w:rPr>
        <w:t xml:space="preserve">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27532CFF" w14:textId="77777777" w:rsidR="00253860" w:rsidRDefault="00253860" w:rsidP="00253860">
      <w:r w:rsidRPr="00253860">
        <w:rPr>
          <w:b/>
        </w:rPr>
        <w:t>Algae/Phytoplankton:</w:t>
      </w:r>
      <w:r>
        <w:t xml:space="preserve"> In the past, most evidence pointed to pelagic phytoplankton as the key driver of the Bay-Delta food web </w: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dGlvbiBkYXRlOiBKYW4uLCAxOTk1PC9jdXN0b20xPjwvcmVjb3JkPjwvQ2l0ZT48Q2l0ZT48QXV0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</w:fldData>
        </w:fldChar>
      </w:r>
      <w:r>
        <w:instrText xml:space="preserve"> ADDIN EN.CITE </w:instrTex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dGlvbiBkYXRlOiBKYW4uLCAxOTk1PC9jdXN0b20xPjwvcmVjb3JkPjwvQ2l0ZT48Q2l0ZT48QXV0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</w:fldData>
        </w:fldChar>
      </w:r>
      <w:r>
        <w:instrText xml:space="preserve"> ADDIN EN.CITE.DATA </w:instrText>
      </w:r>
      <w:r>
        <w:fldChar w:fldCharType="end"/>
      </w:r>
      <w:r>
        <w:fldChar w:fldCharType="separate"/>
      </w:r>
      <w:r>
        <w:rPr>
          <w:noProof/>
        </w:rPr>
        <w:t>(Canuel et al. 1995; Sobczak et al. 2005; Sobczak et al. 2002)</w:t>
      </w:r>
      <w:r>
        <w:fldChar w:fldCharType="end"/>
      </w:r>
      <w:r>
        <w:t xml:space="preserve">, however, more recent work suggests benthic, epiphytic, and wetland-derived carbon may play a more important role than previously recognized </w:t>
      </w:r>
      <w:r>
        <w:fldChar w:fldCharType="begin"/>
      </w:r>
      <w:r>
        <w:instrText xml:space="preserve"> ADDIN EN.CITE &lt;EndNote&gt;&lt;Cite&gt;&lt;Author&gt;Schroeter&lt;/Author&gt;&lt;Year&gt;2015&lt;/Year&gt;&lt;RecNum&gt;2028&lt;/RecNum&gt;&lt;DisplayText&gt;(Schroeter et al. 2015)&lt;/DisplayText&gt;&lt;record&gt;&lt;rec-number&gt;2028&lt;/rec-number&gt;&lt;foreign-keys&gt;&lt;key app="EN" db-id="std9wdt06dea0ber50cpepe0azprxd52vwpp" timestamp="1558712024"&gt;2028&lt;/key&gt;&lt;key app="ENWeb" db-id=""&gt;0&lt;/key&gt;&lt;/foreign-keys&gt;&lt;ref-type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Due to the lack of information on benthic and epiphytic algae in the SFE, it is unclear whether algae found in the water column of wetlands were produced in the water </w:t>
      </w:r>
      <w:proofErr w:type="gramStart"/>
      <w:r>
        <w:t>column, or</w:t>
      </w:r>
      <w:proofErr w:type="gramEnd"/>
      <w:r>
        <w:t xml:space="preserve"> were produced in other microhabitats and washed into the water column. Learning how algae are distributed within a wetland will be important to supporting Framework Hypothesis F3: </w:t>
      </w:r>
      <w:r>
        <w:rPr>
          <w:rStyle w:val="fontstyle01"/>
        </w:rPr>
        <w:t>Form and magnitude of primary production, along with site and landscape</w:t>
      </w:r>
      <w:r w:rsidRPr="00253860">
        <w:rPr>
          <w:rFonts w:ascii="Calibri" w:hAnsi="Calibri"/>
          <w:color w:val="000000"/>
        </w:rPr>
        <w:t xml:space="preserve"> </w:t>
      </w:r>
      <w:r>
        <w:rPr>
          <w:rStyle w:val="fontstyle01"/>
        </w:rPr>
        <w:t>attributes, will drive the form and magnitude of secondary production.</w:t>
      </w:r>
    </w:p>
    <w:p w14:paraId="38F98E89" w14:textId="60BF2C0C" w:rsidR="00E170EA" w:rsidRDefault="00253860" w:rsidP="001A4BBD">
      <w:r>
        <w:rPr>
          <w:rFonts w:ascii="Times New Roman" w:hAnsi="Times New Roman"/>
          <w:sz w:val="24"/>
        </w:rPr>
        <w:t>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0512643C"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251C8397" w14:textId="77777777" w:rsidR="00253860" w:rsidRPr="00F90FEA" w:rsidRDefault="00253860" w:rsidP="00253860">
      <w:pPr>
        <w:pStyle w:val="ListParagraph"/>
        <w:numPr>
          <w:ilvl w:val="0"/>
          <w:numId w:val="8"/>
        </w:numPr>
        <w:rPr>
          <w:rStyle w:val="fontstyle01"/>
          <w:rFonts w:ascii="Times New Roman" w:hAnsi="Times New Roman" w:cs="Times New Roman"/>
          <w:color w:val="auto"/>
          <w:sz w:val="24"/>
          <w:szCs w:val="24"/>
          <w:lang w:val="it-IT"/>
        </w:rPr>
      </w:pPr>
      <w:r>
        <w:rPr>
          <w:rStyle w:val="fontstyle01"/>
        </w:rPr>
        <w:t>What is the relative contribution of different types of algae to the phytoplankton in wetland channels versus major channels?</w:t>
      </w:r>
    </w:p>
    <w:p w14:paraId="2D9C1622" w14:textId="01FF0E44" w:rsidR="00253860" w:rsidRPr="00253860" w:rsidRDefault="00253860" w:rsidP="00253860">
      <w:pPr>
        <w:pStyle w:val="ListParagraph"/>
        <w:numPr>
          <w:ilvl w:val="1"/>
          <w:numId w:val="8"/>
        </w:numPr>
      </w:pPr>
      <w:r>
        <w:t>Hypothesis: Wetland channels will have higher concentrations of benthic and epiphytic algae than exterior channels.</w:t>
      </w:r>
    </w:p>
    <w:p w14:paraId="3EEDDD9F" w14:textId="12B5A69A"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6EF0A26" wp14:editId="015E28EC">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8BA303" id="Freeform 5" o:spid="_x0000_s1026" style="position:absolute;margin-left:240.15pt;margin-top:2.75pt;width:14.1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378C6FA3" w14:textId="77777777" w:rsidR="00A27634" w:rsidRPr="0064488F" w:rsidRDefault="00A27634" w:rsidP="003918A8">
      <w:pPr>
        <w:pStyle w:val="Heading3"/>
      </w:pPr>
      <w:bookmarkStart w:id="92" w:name="_Toc536509201"/>
      <w:r w:rsidRPr="0064488F">
        <w:t xml:space="preserve">ARIS Evaluation </w:t>
      </w:r>
      <w:r w:rsidR="00674BAC">
        <w:t>o</w:t>
      </w:r>
      <w:r w:rsidRPr="0064488F">
        <w:t xml:space="preserve">f Boat </w:t>
      </w:r>
      <w:proofErr w:type="spellStart"/>
      <w:r w:rsidRPr="0064488F">
        <w:t>Electrofisher</w:t>
      </w:r>
      <w:proofErr w:type="spellEnd"/>
      <w:r w:rsidRPr="0064488F">
        <w:t xml:space="preserve"> and Gill Net</w:t>
      </w:r>
      <w:bookmarkEnd w:id="92"/>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w:t>
      </w:r>
      <w:proofErr w:type="gramStart"/>
      <w:r>
        <w:rPr>
          <w:rFonts w:ascii="Times New Roman" w:hAnsi="Times New Roman"/>
          <w:sz w:val="24"/>
          <w:szCs w:val="24"/>
        </w:rPr>
        <w:t>in the vicinity of</w:t>
      </w:r>
      <w:proofErr w:type="gramEnd"/>
      <w:r>
        <w:rPr>
          <w:rFonts w:ascii="Times New Roman" w:hAnsi="Times New Roman"/>
          <w:sz w:val="24"/>
          <w:szCs w:val="24"/>
        </w:rPr>
        <w:t xml:space="preserve">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 xml:space="preserve">to record the presence and behavior of fish in a </w:t>
      </w:r>
      <w:r>
        <w:rPr>
          <w:rFonts w:ascii="Times New Roman" w:hAnsi="Times New Roman"/>
          <w:sz w:val="24"/>
          <w:szCs w:val="24"/>
        </w:rPr>
        <w:lastRenderedPageBreak/>
        <w:t>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 xml:space="preserve">the site will be </w:t>
      </w:r>
      <w:proofErr w:type="spellStart"/>
      <w:r w:rsidRPr="0064488F">
        <w:rPr>
          <w:rFonts w:ascii="Times New Roman" w:hAnsi="Times New Roman" w:cs="Times New Roman"/>
          <w:sz w:val="24"/>
          <w:szCs w:val="24"/>
        </w:rPr>
        <w:t>electrofished</w:t>
      </w:r>
      <w:proofErr w:type="spellEnd"/>
      <w:r w:rsidRPr="0064488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w:t>
      </w:r>
      <w:proofErr w:type="spellStart"/>
      <w:r w:rsidRPr="0064488F">
        <w:rPr>
          <w:rFonts w:ascii="Times New Roman" w:hAnsi="Times New Roman"/>
          <w:sz w:val="24"/>
          <w:szCs w:val="24"/>
        </w:rPr>
        <w:t>electrofisher</w:t>
      </w:r>
      <w:proofErr w:type="spellEnd"/>
      <w:r w:rsidRPr="0064488F">
        <w:rPr>
          <w:rFonts w:ascii="Times New Roman" w:hAnsi="Times New Roman"/>
          <w:sz w:val="24"/>
          <w:szCs w:val="24"/>
        </w:rPr>
        <w:t xml:space="preserve">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counted.</w:t>
      </w:r>
      <w:r w:rsidRPr="0064488F">
        <w:rPr>
          <w:rFonts w:ascii="Times New Roman" w:hAnsi="Times New Roman" w:cs="Times New Roman"/>
          <w:sz w:val="24"/>
          <w:szCs w:val="24"/>
        </w:rPr>
        <w:t xml:space="preserve"> </w:t>
      </w:r>
      <w:r>
        <w:rPr>
          <w:rFonts w:ascii="Times New Roman" w:hAnsi="Times New Roman" w:cs="Times New Roman"/>
          <w:sz w:val="24"/>
          <w:szCs w:val="24"/>
        </w:rPr>
        <w:t xml:space="preserve">In the office, fish </w:t>
      </w:r>
      <w:proofErr w:type="gramStart"/>
      <w:r>
        <w:rPr>
          <w:rFonts w:ascii="Times New Roman" w:hAnsi="Times New Roman" w:cs="Times New Roman"/>
          <w:sz w:val="24"/>
          <w:szCs w:val="24"/>
        </w:rPr>
        <w:t>counts</w:t>
      </w:r>
      <w:proofErr w:type="gramEnd"/>
      <w:r>
        <w:rPr>
          <w:rFonts w:ascii="Times New Roman" w:hAnsi="Times New Roman" w:cs="Times New Roman"/>
          <w:sz w:val="24"/>
          <w:szCs w:val="24"/>
        </w:rPr>
        <w:t xml:space="preserve">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93" w:name="_Toc536509202"/>
      <w:bookmarkStart w:id="94" w:name="_Ref12454928"/>
      <w:r>
        <w:t>SAV survey techniques</w:t>
      </w:r>
      <w:bookmarkEnd w:id="93"/>
      <w:bookmarkEnd w:id="94"/>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t>Sonar w/</w:t>
      </w:r>
      <w:proofErr w:type="spellStart"/>
      <w:r>
        <w:rPr>
          <w:rFonts w:ascii="Times New Roman" w:hAnsi="Times New Roman"/>
          <w:sz w:val="24"/>
          <w:szCs w:val="24"/>
        </w:rPr>
        <w:t>Biobase</w:t>
      </w:r>
      <w:proofErr w:type="spellEnd"/>
    </w:p>
    <w:p w14:paraId="07C89A12" w14:textId="2667AFD1" w:rsidR="003918A8" w:rsidRDefault="003918A8" w:rsidP="00674BAC">
      <w:pPr>
        <w:pStyle w:val="Body"/>
        <w:rPr>
          <w:rFonts w:ascii="Times New Roman" w:hAnsi="Times New Roman" w:cs="Times New Roman"/>
          <w:sz w:val="24"/>
          <w:szCs w:val="24"/>
        </w:rPr>
      </w:pPr>
    </w:p>
    <w:p w14:paraId="46AFE01F" w14:textId="0BD46FE6" w:rsidR="00253860" w:rsidRPr="00E91A1A" w:rsidRDefault="00ED1142" w:rsidP="00253860">
      <w:r>
        <w:rPr>
          <w:b/>
        </w:rPr>
        <w:t>Algae/</w:t>
      </w:r>
      <w:r w:rsidR="00253860" w:rsidRPr="00F2794E">
        <w:rPr>
          <w:b/>
        </w:rPr>
        <w:t>Phytoplankton:</w:t>
      </w:r>
      <w:r w:rsidR="00253860">
        <w:t xml:space="preserve"> To supplement routine monitoring of phytoplankton communities at all FRP sites, and to better differentiate between the sources of phytoplankton in the water column, we intensively sampled a wide variety of habitats at one site (Liberty Island).</w:t>
      </w:r>
      <w:r w:rsidR="00253860" w:rsidRPr="00253860">
        <w:t xml:space="preserve"> </w:t>
      </w:r>
      <w:r w:rsidR="00253860">
        <w:t xml:space="preserve">Collection methods were be based on standard benthic algae methods developed by the California State Water Resources Control Board Surface Water Ambient Monitoring Program </w:t>
      </w:r>
      <w:r w:rsidR="00253860">
        <w:fldChar w:fldCharType="begin"/>
      </w:r>
      <w:r w:rsidR="00253860">
        <w:instrText xml:space="preserve"> ADDIN EN.CITE &lt;EndNote&gt;&lt;Cite&gt;&lt;Author&gt;Ode&lt;/Author&gt;&lt;Year&gt;2016&lt;/Year&gt;&lt;RecNum&gt;2551&lt;/RecNum&gt;&lt;DisplayText&gt;(Ode et al. 2016)&lt;/DisplayText&gt;&lt;record&gt;&lt;rec-number&gt;2551&lt;/rec-number&gt;&lt;foreign-keys&gt;&lt;key app="EN" db-id="std9wdt06dea0ber50cpepe0azprxd52vwpp" timestamp="1558713405"&gt;2551&lt;/key&gt;&lt;key app="ENWeb" db-id=""&gt;0&lt;/key&gt;&lt;/foreign-keys&gt;&lt;ref-type name="Report"&gt;27&lt;/ref-type&gt;&lt;contributors&gt;&lt;authors&gt;&lt;author&gt;Peter Ode&lt;/author&gt;&lt;author&gt;A. Elizabeth Fetscher&lt;/author&gt;&lt;author&gt;Lilian B. Busse&lt;/author&gt;&lt;/authors&gt;&lt;/contributors&gt;&lt;titles&gt;&lt;title&gt;Standard operating procedures (SOP) for the collection of field data for bioassessments of California wadable streams: benthic macroinvertebrates, algae, and physical habitat.&lt;/title&gt;&lt;/titles&gt;&lt;dates&gt;&lt;year&gt;2016&lt;/year&gt;&lt;/dates&gt;&lt;publisher&gt;California State Water Resources Control Board Surface Water Ambient Monitoring Program (SWAMP) Bioassessment SOP 004&lt;/publisher&gt;&lt;urls&gt;&lt;/urls&gt;&lt;/record&gt;&lt;/Cite&gt;&lt;/EndNote&gt;</w:instrText>
      </w:r>
      <w:r w:rsidR="00253860">
        <w:fldChar w:fldCharType="separate"/>
      </w:r>
      <w:r w:rsidR="00253860">
        <w:rPr>
          <w:noProof/>
        </w:rPr>
        <w:t>(Ode et al. 2016)</w:t>
      </w:r>
      <w:r w:rsidR="00253860">
        <w:fldChar w:fldCharType="end"/>
      </w:r>
      <w:r w:rsidR="00253860">
        <w:t xml:space="preserve">.  At Liberty Island, we collected algae from four microhabitats within the wetland (also </w:t>
      </w:r>
      <w:commentRangeStart w:id="95"/>
      <w:r w:rsidR="00253860">
        <w:t xml:space="preserve">see </w:t>
      </w:r>
      <w:r w:rsidR="00253860">
        <w:fldChar w:fldCharType="begin"/>
      </w:r>
      <w:r w:rsidR="00253860">
        <w:instrText xml:space="preserve"> REF _Ref514673417 \h </w:instrText>
      </w:r>
      <w:r w:rsidR="00253860">
        <w:fldChar w:fldCharType="separate"/>
      </w:r>
      <w:r w:rsidR="00253860">
        <w:t xml:space="preserve">Table </w:t>
      </w:r>
      <w:r w:rsidR="00253860">
        <w:rPr>
          <w:noProof/>
        </w:rPr>
        <w:t>2</w:t>
      </w:r>
      <w:r w:rsidR="00253860">
        <w:fldChar w:fldCharType="end"/>
      </w:r>
      <w:commentRangeEnd w:id="95"/>
      <w:r w:rsidR="00253860">
        <w:rPr>
          <w:rStyle w:val="CommentReference"/>
        </w:rPr>
        <w:commentReference w:id="95"/>
      </w:r>
      <w:r w:rsidR="00253860">
        <w:t>):</w:t>
      </w:r>
    </w:p>
    <w:p w14:paraId="6435EED5" w14:textId="25EC71AB" w:rsidR="00253860" w:rsidRDefault="00ED1142" w:rsidP="001164F9">
      <w:pPr>
        <w:pStyle w:val="ListParagraph"/>
        <w:numPr>
          <w:ilvl w:val="0"/>
          <w:numId w:val="17"/>
        </w:numPr>
      </w:pPr>
      <w:r>
        <w:t>3</w:t>
      </w:r>
      <w:r w:rsidR="00253860">
        <w:t xml:space="preserve"> SAV samples – algae </w:t>
      </w:r>
      <w:r>
        <w:t>were</w:t>
      </w:r>
      <w:r w:rsidR="00253860">
        <w:t xml:space="preserve"> scraped from a 10-cm section of the </w:t>
      </w:r>
      <w:r w:rsidR="00253860" w:rsidRPr="00F90FEA">
        <w:rPr>
          <w:i/>
        </w:rPr>
        <w:t>Stuckenia pectinata</w:t>
      </w:r>
      <w:r w:rsidR="00253860">
        <w:t xml:space="preserve"> or dominant form of submerged vegetation.</w:t>
      </w:r>
    </w:p>
    <w:p w14:paraId="04185EF6" w14:textId="467369C9" w:rsidR="00253860" w:rsidRDefault="00ED1142" w:rsidP="001164F9">
      <w:pPr>
        <w:pStyle w:val="ListParagraph"/>
        <w:numPr>
          <w:ilvl w:val="0"/>
          <w:numId w:val="17"/>
        </w:numPr>
      </w:pPr>
      <w:r>
        <w:t xml:space="preserve">4 </w:t>
      </w:r>
      <w:r w:rsidR="00253860">
        <w:t xml:space="preserve">EAV samples – algae </w:t>
      </w:r>
      <w:r>
        <w:t xml:space="preserve">were </w:t>
      </w:r>
      <w:r w:rsidR="00253860">
        <w:t xml:space="preserve">scraped from a 10-cm section of </w:t>
      </w:r>
      <w:r w:rsidR="00253860" w:rsidRPr="00F90FEA">
        <w:rPr>
          <w:i/>
        </w:rPr>
        <w:t>Schoenoplectus acutus</w:t>
      </w:r>
      <w:r w:rsidR="00253860">
        <w:t>, or dominant form of emergent vegetation.</w:t>
      </w:r>
    </w:p>
    <w:p w14:paraId="35FFC754" w14:textId="54A6DD01" w:rsidR="00253860" w:rsidRDefault="00ED1142" w:rsidP="001164F9">
      <w:pPr>
        <w:pStyle w:val="ListParagraph"/>
        <w:numPr>
          <w:ilvl w:val="0"/>
          <w:numId w:val="17"/>
        </w:numPr>
      </w:pPr>
      <w:r>
        <w:t>3</w:t>
      </w:r>
      <w:r w:rsidR="00253860">
        <w:t xml:space="preserve"> Benthic samples (</w:t>
      </w:r>
      <w:proofErr w:type="spellStart"/>
      <w:r w:rsidR="00253860">
        <w:t>Epipelic</w:t>
      </w:r>
      <w:proofErr w:type="spellEnd"/>
      <w:r w:rsidR="00253860">
        <w:t xml:space="preserve"> or </w:t>
      </w:r>
      <w:proofErr w:type="spellStart"/>
      <w:r w:rsidR="00253860">
        <w:t>Episammic</w:t>
      </w:r>
      <w:proofErr w:type="spellEnd"/>
      <w:r w:rsidR="00253860">
        <w:t>) – algae will be rinsed from the mud/sand collected by a 10-cm PVC core, or petite ponar grab.</w:t>
      </w:r>
    </w:p>
    <w:p w14:paraId="308EB1B1" w14:textId="47B82FAF" w:rsidR="00253860" w:rsidRDefault="00253860" w:rsidP="001164F9">
      <w:pPr>
        <w:pStyle w:val="ListParagraph"/>
        <w:numPr>
          <w:ilvl w:val="0"/>
          <w:numId w:val="17"/>
        </w:numPr>
      </w:pPr>
      <w:r>
        <w:t xml:space="preserve">6 Pelagic – phytoplankton </w:t>
      </w:r>
      <w:r w:rsidR="00ED1142">
        <w:t xml:space="preserve">were </w:t>
      </w:r>
      <w:r>
        <w:t xml:space="preserve">collected as per “Water Quality Grab Samples SOP” </w:t>
      </w:r>
      <w:r>
        <w:fldChar w:fldCharType="begin"/>
      </w:r>
      <w:r>
        <w:instrText xml:space="preserve"> ADDIN EN.CITE &lt;EndNote&gt;&lt;Cite ExcludeAuth="1"&gt;&lt;Author&gt;IEP Tidal Wetland Monitoring Project Work Team (PWT)&lt;/Author&gt;&lt;Year&gt;2017&lt;/Year&gt;&lt;RecNum&gt;2604&lt;/RecNum&gt;&lt;Prefix&gt;PWT &lt;/Prefix&gt;&lt;DisplayText&gt;(PWT 2017)&lt;/DisplayText&gt;&lt;record&gt;&lt;rec-number&gt;2604&lt;/rec-number&gt;&lt;foreign-keys&gt;&lt;key app="EN" db-id="std9wdt06dea0ber50cpepe0azprxd52vwpp" timestamp="1558713494"&gt;2604&lt;/key&gt;&lt;key app="ENWeb" db-id=""&gt;0&lt;/key&gt;&lt;/foreign-keys&gt;&lt;ref-type name="Web Page"&gt;12&lt;/ref-type&gt;&lt;contributors&gt;&lt;authors&gt;&lt;author&gt;IEP Tidal Wetland Monitoring Project Work Team (PWT),&lt;/author&gt;&lt;/authors&gt;&lt;/contributors&gt;&lt;titles&gt;&lt;title&gt;Tidal wetland monitoring framework for the upper San Francisco Estuary: Standard Operating Procedures&lt;/title&gt;&lt;/titles&gt;&lt;edition&gt;version 1.0&lt;/edition&gt;&lt;dates&gt;&lt;year&gt;2017&lt;/year&gt;&lt;/dates&gt;&lt;urls&gt;&lt;related-urls&gt;&lt;url&gt;&lt;style face="underline" font="default" size="100%"&gt;https://www.water.ca.gov/-/media/DWR-Website/Web-Pages/Programs/Environmental-Services/Interagency-Ecological-Program/Files/Standard-Operating-Procedures.pdf?la=en&amp;amp;hash=0692951CEC5D0C897C53120475421A79C7ED648D&lt;/style&gt;&lt;/url&gt;&lt;/related-urls&gt;&lt;/urls&gt;&lt;/record&gt;&lt;/Cite&gt;&lt;/EndNote&gt;</w:instrText>
      </w:r>
      <w:r>
        <w:fldChar w:fldCharType="separate"/>
      </w:r>
      <w:r>
        <w:rPr>
          <w:noProof/>
        </w:rPr>
        <w:t>(PWT 2017)</w:t>
      </w:r>
      <w:r>
        <w:fldChar w:fldCharType="end"/>
      </w:r>
      <w:r>
        <w:t>.</w:t>
      </w:r>
    </w:p>
    <w:p w14:paraId="000A231F" w14:textId="23F20770" w:rsidR="001D7151" w:rsidRDefault="001D7151" w:rsidP="001164F9">
      <w:pPr>
        <w:pStyle w:val="ListParagraph"/>
        <w:numPr>
          <w:ilvl w:val="0"/>
          <w:numId w:val="17"/>
        </w:numPr>
      </w:pPr>
      <w:r>
        <w:t>1 Filamentous algae sample.</w:t>
      </w:r>
    </w:p>
    <w:p w14:paraId="6D439469" w14:textId="517C87BA" w:rsidR="00253860" w:rsidRDefault="00253860" w:rsidP="00253860">
      <w:r>
        <w:t xml:space="preserve">All samples will be preserved in </w:t>
      </w:r>
      <w:proofErr w:type="spellStart"/>
      <w:r>
        <w:t>Lugol’s</w:t>
      </w:r>
      <w:proofErr w:type="spellEnd"/>
      <w:r>
        <w:t xml:space="preserve"> Iodine solution and shipped to </w:t>
      </w:r>
      <w:proofErr w:type="spellStart"/>
      <w:r>
        <w:t>EcoAnalysts</w:t>
      </w:r>
      <w:proofErr w:type="spellEnd"/>
      <w:r>
        <w:t xml:space="preserve">, Inc. for analysis. </w:t>
      </w:r>
      <w:r w:rsidRPr="00135EA0">
        <w:t xml:space="preserve"> </w:t>
      </w:r>
      <w:proofErr w:type="spellStart"/>
      <w:r>
        <w:t>EcoAnalysts</w:t>
      </w:r>
      <w:proofErr w:type="spellEnd"/>
      <w:r>
        <w:t xml:space="preserve"> measure</w:t>
      </w:r>
      <w:r w:rsidR="00ED1142">
        <w:t>d</w:t>
      </w:r>
      <w:r>
        <w:t xml:space="preserve"> and count</w:t>
      </w:r>
      <w:r w:rsidR="00ED1142">
        <w:t>ed</w:t>
      </w:r>
      <w:r>
        <w:t xml:space="preserve"> all taxa of algae within the sample using the </w:t>
      </w:r>
      <w:proofErr w:type="spellStart"/>
      <w:r>
        <w:t>Utermöhl</w:t>
      </w:r>
      <w:proofErr w:type="spellEnd"/>
      <w:r>
        <w:t xml:space="preserve"> microscopic method </w:t>
      </w:r>
      <w:r>
        <w:fldChar w:fldCharType="begin"/>
      </w:r>
      <w:r>
        <w:instrText xml:space="preserve"> ADDIN EN.CITE &lt;EndNote&gt;&lt;Cite&gt;&lt;Author&gt;Utermöhl&lt;/Author&gt;&lt;Year&gt;1958&lt;/Year&gt;&lt;RecNum&gt;2529&lt;/RecNum&gt;&lt;DisplayText&gt;(Utermöhl 1958)&lt;/DisplayText&gt;&lt;record&gt;&lt;rec-number&gt;2529&lt;/rec-number&gt;&lt;foreign-keys&gt;&lt;key app="EN" db-id="std9wdt06dea0ber50cpepe0azprxd52vwpp" timestamp="1558713379"&gt;2529&lt;/key&gt;&lt;/foreign-keys&gt;&lt;ref-type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ExcludeAuth="1"&gt;&lt;Author&gt;American Public Health Association (APHA)&lt;/Author&gt;&lt;Year&gt;2017&lt;/Year&gt;&lt;RecNum&gt;2549&lt;/RecNum&gt;&lt;Prefix&gt;APHA &lt;/Prefix&gt;&lt;DisplayText&gt;(APHA 2017)&lt;/DisplayText&gt;&lt;record&gt;&lt;rec-number&gt;2549&lt;/rec-number&gt;&lt;foreign-keys&gt;&lt;key app="EN" db-id="std9wdt06dea0ber50cpepe0azprxd52vwpp" timestamp="1558713403"&gt;2549&lt;/key&gt;&lt;/foreign-keys&gt;&lt;ref-type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xml:space="preserve">, as described in section </w:t>
      </w:r>
      <w:r>
        <w:fldChar w:fldCharType="begin"/>
      </w:r>
      <w:r>
        <w:instrText xml:space="preserve"> REF _Ref514141175 \h </w:instrText>
      </w:r>
      <w:r>
        <w:fldChar w:fldCharType="separate"/>
      </w:r>
      <w:r>
        <w:t>2.2.3. Laboratory methods</w:t>
      </w:r>
      <w:r>
        <w:fldChar w:fldCharType="end"/>
      </w:r>
      <w:r>
        <w:t xml:space="preserve">, above. </w:t>
      </w:r>
    </w:p>
    <w:p w14:paraId="4D0C689F" w14:textId="7BCE5E62" w:rsidR="00253860" w:rsidRDefault="00253860" w:rsidP="00253860"/>
    <w:p w14:paraId="72D0BDC0" w14:textId="77777777" w:rsidR="00253860" w:rsidRDefault="00253860"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96" w:name="_Toc415212245"/>
      <w:bookmarkStart w:id="97" w:name="_Toc433352594"/>
      <w:bookmarkStart w:id="98" w:name="_Toc536509203"/>
      <w:r w:rsidRPr="00E170EA">
        <w:t>Analysis</w:t>
      </w:r>
      <w:bookmarkEnd w:id="96"/>
      <w:bookmarkEnd w:id="97"/>
      <w:bookmarkEnd w:id="98"/>
    </w:p>
    <w:p w14:paraId="0B7B0F61" w14:textId="1BD0D5AE" w:rsidR="00ED1142" w:rsidRDefault="00ED1142" w:rsidP="00ED1142">
      <w:bookmarkStart w:id="99" w:name="_Toc536509204"/>
      <w:r w:rsidRPr="003A05E1">
        <w:rPr>
          <w:b/>
        </w:rPr>
        <w:t>Algae:</w:t>
      </w:r>
      <w:r>
        <w:t xml:space="preserve"> We compared the community composition of algae samples from different habitat types with </w:t>
      </w:r>
      <w:proofErr w:type="spellStart"/>
      <w:r>
        <w:t>PerMANOVA</w:t>
      </w:r>
      <w:proofErr w:type="spellEnd"/>
      <w:r>
        <w:t xml:space="preserve"> and visualized these differences using NMDS with functions from the R package vegan </w:t>
      </w:r>
      <w:r>
        <w:fldChar w:fldCharType="begin"/>
      </w:r>
      <w:r>
        <w:instrText xml:space="preserve"> ADDIN EN.CITE &lt;EndNote&gt;&lt;Cite&gt;&lt;Author&gt;Oksanen&lt;/Author&gt;&lt;Year&gt;2016&lt;/Year&gt;&lt;RecNum&gt;2601&lt;/RecNum&gt;&lt;DisplayText&gt;(Oksanen et al. 2016)&lt;/DisplayText&gt;&lt;record&gt;&lt;rec-number&gt;2601&lt;/rec-number&gt;&lt;foreign-keys&gt;&lt;key app="EN" db-id="std9wdt06dea0ber50cpepe0azprxd52vwpp" timestamp="1558713494"&gt;2601&lt;/key&gt;&lt;/foreign-keys&gt;&lt;ref-type name="Computer Program"&gt;9&lt;/ref-type&gt;&lt;contributors&gt;&lt;authors&gt;&lt;author&gt;Jari Oksanen&lt;/author&gt;&lt;author&gt;F. Guillaume Blanchet&lt;/author&gt;&lt;author&gt;Roeland Kindt&lt;/author&gt;&lt;author&gt;Pierre Legendre&lt;/author&gt;&lt;author&gt;Peter R. Minchin&lt;/author&gt;&lt;author&gt;R. B. O&amp;apos;Hara&lt;/author&gt;&lt;author&gt;Gavin L. Simpson&lt;/author&gt;&lt;author&gt;Peter Solymos&lt;/author&gt;&lt;/authors&gt;&lt;/contributors&gt;&lt;titles&gt;&lt;title&gt;Community Ecology Package &amp;quot;vegan&amp;quot;&lt;/title&gt;&lt;/titles&gt;&lt;dates&gt;&lt;year&gt;2016&lt;/year&gt;&lt;/dates&gt;&lt;publisher&gt;Comprehensive R Archive Network (CRAN)&lt;/publisher&gt;&lt;urls&gt;&lt;related-urls&gt;&lt;url&gt;&lt;style face="underline" font="default" size="100%"&gt;https://github.com/vegandevs/vegan&lt;/style&gt;&lt;/url&gt;&lt;/related-urls&gt;&lt;/urls&gt;&lt;/record&gt;&lt;/Cite&gt;&lt;/EndNote&gt;</w:instrText>
      </w:r>
      <w:r>
        <w:fldChar w:fldCharType="separate"/>
      </w:r>
      <w:r>
        <w:rPr>
          <w:noProof/>
        </w:rPr>
        <w:t>(Oksanen et al. 2016)</w:t>
      </w:r>
      <w:r>
        <w:fldChar w:fldCharType="end"/>
      </w:r>
      <w:r>
        <w:t xml:space="preserve">.   We then performed multiple pattern analysis to see whether some taxa were associated with particular habitat types using the R package </w:t>
      </w:r>
      <w:proofErr w:type="spellStart"/>
      <w:r>
        <w:t>indicspecies</w:t>
      </w:r>
      <w:proofErr w:type="spellEnd"/>
      <w:r>
        <w:t xml:space="preserve"> </w:t>
      </w:r>
      <w:r>
        <w:fldChar w:fldCharType="begin"/>
      </w:r>
      <w:r>
        <w:instrText xml:space="preserve"> ADDIN EN.CITE &lt;EndNote&gt;&lt;Cite&gt;&lt;Author&gt;Cáceres&lt;/Author&gt;&lt;Year&gt;2016&lt;/Year&gt;&lt;RecNum&gt;2425&lt;/RecNum&gt;&lt;DisplayText&gt;(Cáceres and Jansen 2016)&lt;/DisplayText&gt;&lt;record&gt;&lt;rec-number&gt;2425&lt;/rec-number&gt;&lt;foreign-keys&gt;&lt;key app="EN" db-id="std9wdt06dea0ber50cpepe0azprxd52vwpp" timestamp="1558712620"&gt;2425&lt;/key&gt;&lt;/foreign-keys&gt;&lt;ref-type name="Computer Program"&gt;9&lt;/ref-type&gt;&lt;contributors&gt;&lt;authors&gt;&lt;author&gt;Miquel De Cáceres&lt;/author&gt;&lt;author&gt;Florian Jansen&lt;/author&gt;&lt;/authors&gt;&lt;/contributors&gt;&lt;titles&gt;&lt;title&gt;Package: indicspecies. Studying the statistical relationship between species and groups of sites.&lt;/title&gt;&lt;/titles&gt;&lt;edition&gt;1.7.6&lt;/edition&gt;&lt;dates&gt;&lt;year&gt;2016&lt;/year&gt;&lt;/dates&gt;&lt;publisher&gt;CRAN&lt;/publisher&gt;&lt;urls&gt;&lt;related-urls&gt;&lt;url&gt;https://cran.r-project.org/package=indicspecies&lt;/url&gt;&lt;/related-urls&gt;&lt;/urls&gt;&lt;/record&gt;&lt;/Cite&gt;&lt;/EndNote&gt;</w:instrText>
      </w:r>
      <w:r>
        <w:fldChar w:fldCharType="separate"/>
      </w:r>
      <w:r>
        <w:rPr>
          <w:noProof/>
        </w:rPr>
        <w:t>(Cáceres and Jansen 2016)</w:t>
      </w:r>
      <w:r>
        <w:fldChar w:fldCharType="end"/>
      </w:r>
      <w:r>
        <w:t>.</w:t>
      </w:r>
    </w:p>
    <w:p w14:paraId="13ACC2F9" w14:textId="4698978D" w:rsidR="000E6EA9" w:rsidRDefault="00ED1142" w:rsidP="00ED1142">
      <w:r>
        <w:t xml:space="preserve">We expect to observe significantly different communities exiting the wetland than are observed in the exterior channel, and differences will be driven by higher abundances of epibenthic and epiphytic taxa in the wetland channels. Samples from the surface of vegetation and benthic substrates within the wetland will have greater overlap in community composition when compared to tidal channels than with exterior channels. </w:t>
      </w:r>
    </w:p>
    <w:p w14:paraId="6F842E58" w14:textId="77777777" w:rsidR="00ED1142" w:rsidRDefault="00ED1142" w:rsidP="00AE09A7">
      <w:pPr>
        <w:pStyle w:val="Heading2"/>
      </w:pPr>
    </w:p>
    <w:p w14:paraId="4C20BC13" w14:textId="183C56FC" w:rsidR="00C0435E" w:rsidRDefault="00AE09A7" w:rsidP="00AE09A7">
      <w:pPr>
        <w:pStyle w:val="Heading2"/>
      </w:pPr>
      <w:r>
        <w:t>Results</w:t>
      </w:r>
      <w:bookmarkEnd w:id="99"/>
    </w:p>
    <w:p w14:paraId="5DE1B612" w14:textId="3712B70B" w:rsidR="00F4333E" w:rsidRDefault="00F4333E" w:rsidP="00F4333E"/>
    <w:p w14:paraId="6404E70D" w14:textId="77F05614" w:rsidR="00F4333E" w:rsidRPr="00F4333E" w:rsidRDefault="00F4333E" w:rsidP="00F4333E">
      <w:r>
        <w:t>There were significant differences in algal communities collected in different microhabitats at Liberty Island (</w:t>
      </w:r>
      <w:r>
        <w:fldChar w:fldCharType="begin"/>
      </w:r>
      <w:r>
        <w:instrText xml:space="preserve"> REF _Ref11409989 \h </w:instrText>
      </w:r>
      <w:r>
        <w:fldChar w:fldCharType="separate"/>
      </w:r>
      <w:r>
        <w:t xml:space="preserve">Table </w:t>
      </w:r>
      <w:r>
        <w:rPr>
          <w:noProof/>
        </w:rPr>
        <w:t>16</w:t>
      </w:r>
      <w:r>
        <w:fldChar w:fldCharType="end"/>
      </w:r>
      <w:r>
        <w:t>)</w:t>
      </w:r>
      <w:r w:rsidR="0013218D">
        <w:t xml:space="preserve">. </w:t>
      </w:r>
      <w:proofErr w:type="gramStart"/>
      <w:r w:rsidR="0013218D">
        <w:t>In particular, pelagic</w:t>
      </w:r>
      <w:proofErr w:type="gramEnd"/>
      <w:r w:rsidR="0013218D">
        <w:t xml:space="preserve"> samples had more Microcystis, benthic samples had more </w:t>
      </w:r>
      <w:proofErr w:type="spellStart"/>
      <w:r w:rsidR="0013218D">
        <w:t>Oscillatoria</w:t>
      </w:r>
      <w:proofErr w:type="spellEnd"/>
      <w:r w:rsidR="0013218D">
        <w:t xml:space="preserve">, and </w:t>
      </w:r>
      <w:r w:rsidR="001D7151">
        <w:t>filamentous</w:t>
      </w:r>
      <w:r w:rsidR="0013218D">
        <w:t xml:space="preserve"> algae had more </w:t>
      </w:r>
      <w:proofErr w:type="spellStart"/>
      <w:r w:rsidR="0013218D">
        <w:t>Oedogonium</w:t>
      </w:r>
      <w:proofErr w:type="spellEnd"/>
      <w:r w:rsidR="0013218D">
        <w:t xml:space="preserve"> (</w:t>
      </w:r>
      <w:r w:rsidR="0013218D">
        <w:fldChar w:fldCharType="begin"/>
      </w:r>
      <w:r w:rsidR="0013218D">
        <w:instrText xml:space="preserve"> REF _Ref11410463 \h </w:instrText>
      </w:r>
      <w:r w:rsidR="0013218D">
        <w:fldChar w:fldCharType="separate"/>
      </w:r>
      <w:r w:rsidR="0013218D">
        <w:t xml:space="preserve">Figure </w:t>
      </w:r>
      <w:r w:rsidR="0013218D">
        <w:rPr>
          <w:noProof/>
        </w:rPr>
        <w:t>24</w:t>
      </w:r>
      <w:r w:rsidR="0013218D">
        <w:fldChar w:fldCharType="end"/>
      </w:r>
      <w:r w:rsidR="0013218D">
        <w:t>).  This was apparent from the separation in the NMDS plot (</w:t>
      </w:r>
      <w:r w:rsidR="0013218D">
        <w:fldChar w:fldCharType="begin"/>
      </w:r>
      <w:r w:rsidR="0013218D">
        <w:instrText xml:space="preserve"> REF _Ref11410122 \h </w:instrText>
      </w:r>
      <w:r w:rsidR="0013218D">
        <w:fldChar w:fldCharType="separate"/>
      </w:r>
      <w:r w:rsidR="0013218D">
        <w:t xml:space="preserve">Figure </w:t>
      </w:r>
      <w:r w:rsidR="0013218D">
        <w:rPr>
          <w:noProof/>
        </w:rPr>
        <w:t>24</w:t>
      </w:r>
      <w:r w:rsidR="0013218D">
        <w:fldChar w:fldCharType="end"/>
      </w:r>
      <w:r w:rsidR="0013218D">
        <w:t>), however the sample sizes were relatively small. There were surprisingly few taxa pulled out as indicator species. Only three taxa were indicated as being associated with open water, and one species with benthic samples (</w:t>
      </w:r>
      <w:r w:rsidR="0013218D">
        <w:fldChar w:fldCharType="begin"/>
      </w:r>
      <w:r w:rsidR="0013218D">
        <w:instrText xml:space="preserve"> REF _Ref11410553 \h </w:instrText>
      </w:r>
      <w:r w:rsidR="0013218D">
        <w:fldChar w:fldCharType="separate"/>
      </w:r>
      <w:r w:rsidR="0013218D">
        <w:t xml:space="preserve">Table </w:t>
      </w:r>
      <w:r w:rsidR="0013218D">
        <w:rPr>
          <w:noProof/>
        </w:rPr>
        <w:t>17</w:t>
      </w:r>
      <w:r w:rsidR="0013218D">
        <w:fldChar w:fldCharType="end"/>
      </w:r>
      <w:r w:rsidR="0013218D">
        <w:t xml:space="preserve">). </w:t>
      </w:r>
    </w:p>
    <w:p w14:paraId="5BA55110" w14:textId="654169E7" w:rsidR="0013218D" w:rsidRDefault="0013218D" w:rsidP="0013218D">
      <w:pPr>
        <w:pStyle w:val="Caption"/>
        <w:keepNext/>
      </w:pPr>
      <w:bookmarkStart w:id="100" w:name="_Ref11409989"/>
      <w:commentRangeStart w:id="101"/>
      <w:commentRangeEnd w:id="101"/>
      <w:r>
        <w:rPr>
          <w:rStyle w:val="CommentReference"/>
          <w:b w:val="0"/>
          <w:bCs w:val="0"/>
          <w:smallCaps w:val="0"/>
          <w:color w:val="auto"/>
        </w:rPr>
        <w:lastRenderedPageBreak/>
        <w:commentReference w:id="101"/>
      </w:r>
      <w:r w:rsidR="001D7151" w:rsidRPr="001D7151">
        <w:rPr>
          <w:b w:val="0"/>
          <w:bCs w:val="0"/>
          <w:smallCaps w:val="0"/>
        </w:rPr>
        <w:t xml:space="preserve"> </w:t>
      </w:r>
      <w:r w:rsidR="001D7151" w:rsidRPr="001D7151">
        <w:rPr>
          <w:noProof/>
        </w:rPr>
        <w:drawing>
          <wp:inline distT="0" distB="0" distL="0" distR="0" wp14:anchorId="3D4E0A85" wp14:editId="6E68DB76">
            <wp:extent cx="5943600" cy="5533396"/>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533396"/>
                    </a:xfrm>
                    <a:prstGeom prst="rect">
                      <a:avLst/>
                    </a:prstGeom>
                    <a:noFill/>
                    <a:ln>
                      <a:noFill/>
                    </a:ln>
                  </pic:spPr>
                </pic:pic>
              </a:graphicData>
            </a:graphic>
          </wp:inline>
        </w:drawing>
      </w:r>
    </w:p>
    <w:p w14:paraId="5486C0A1" w14:textId="36F5148D" w:rsidR="0013218D" w:rsidRDefault="0013218D" w:rsidP="0013218D">
      <w:pPr>
        <w:pStyle w:val="Caption"/>
      </w:pPr>
      <w:bookmarkStart w:id="102" w:name="_Ref11410463"/>
      <w:r>
        <w:t xml:space="preserve">Figure </w:t>
      </w:r>
      <w:fldSimple w:instr=" SEQ Figure \* ARABIC ">
        <w:r>
          <w:rPr>
            <w:noProof/>
          </w:rPr>
          <w:t>24</w:t>
        </w:r>
      </w:fldSimple>
      <w:bookmarkEnd w:id="102"/>
      <w:r>
        <w:t xml:space="preserve"> - community composition of algal samples from different microhabitats in Liberty Island.</w:t>
      </w:r>
    </w:p>
    <w:p w14:paraId="0818C637" w14:textId="48C54F79" w:rsidR="00F4333E" w:rsidRDefault="00F4333E" w:rsidP="00F4333E">
      <w:pPr>
        <w:pStyle w:val="Caption"/>
        <w:keepNext/>
      </w:pPr>
      <w:r>
        <w:t xml:space="preserve">Table </w:t>
      </w:r>
      <w:fldSimple w:instr=" SEQ Table \* ARABIC ">
        <w:r>
          <w:rPr>
            <w:noProof/>
          </w:rPr>
          <w:t>16</w:t>
        </w:r>
      </w:fldSimple>
      <w:bookmarkEnd w:id="100"/>
      <w:r>
        <w:t xml:space="preserve"> – Results of a PERMANOVA comparing algae collected in different habitat types at Liberty Island in March of 2018.</w:t>
      </w:r>
    </w:p>
    <w:tbl>
      <w:tblPr>
        <w:tblW w:w="10850" w:type="dxa"/>
        <w:tblLook w:val="04A0" w:firstRow="1" w:lastRow="0" w:firstColumn="1" w:lastColumn="0" w:noHBand="0" w:noVBand="1"/>
      </w:tblPr>
      <w:tblGrid>
        <w:gridCol w:w="1720"/>
        <w:gridCol w:w="960"/>
        <w:gridCol w:w="1210"/>
        <w:gridCol w:w="1640"/>
        <w:gridCol w:w="1700"/>
        <w:gridCol w:w="1700"/>
        <w:gridCol w:w="960"/>
        <w:gridCol w:w="960"/>
      </w:tblGrid>
      <w:tr w:rsidR="00F4333E" w:rsidRPr="00F4333E" w14:paraId="4C6B1CF8" w14:textId="77777777" w:rsidTr="00F4333E">
        <w:trPr>
          <w:trHeight w:val="300"/>
        </w:trPr>
        <w:tc>
          <w:tcPr>
            <w:tcW w:w="1720" w:type="dxa"/>
            <w:tcBorders>
              <w:top w:val="single" w:sz="4" w:space="0" w:color="auto"/>
              <w:left w:val="nil"/>
              <w:bottom w:val="single" w:sz="4" w:space="0" w:color="auto"/>
              <w:right w:val="nil"/>
            </w:tcBorders>
            <w:shd w:val="clear" w:color="auto" w:fill="auto"/>
            <w:noWrap/>
            <w:vAlign w:val="center"/>
            <w:hideMark/>
          </w:tcPr>
          <w:p w14:paraId="0873535C"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 </w:t>
            </w:r>
          </w:p>
        </w:tc>
        <w:tc>
          <w:tcPr>
            <w:tcW w:w="960" w:type="dxa"/>
            <w:tcBorders>
              <w:top w:val="single" w:sz="4" w:space="0" w:color="auto"/>
              <w:left w:val="nil"/>
              <w:bottom w:val="single" w:sz="4" w:space="0" w:color="auto"/>
              <w:right w:val="nil"/>
            </w:tcBorders>
            <w:shd w:val="clear" w:color="auto" w:fill="auto"/>
            <w:noWrap/>
            <w:vAlign w:val="bottom"/>
            <w:hideMark/>
          </w:tcPr>
          <w:p w14:paraId="4B51ADF0" w14:textId="77777777" w:rsidR="00F4333E" w:rsidRPr="00F4333E" w:rsidRDefault="00F4333E" w:rsidP="00F4333E">
            <w:pPr>
              <w:spacing w:after="0" w:line="240" w:lineRule="auto"/>
              <w:rPr>
                <w:rFonts w:ascii="Calibri" w:eastAsia="Times New Roman" w:hAnsi="Calibri" w:cs="Calibri"/>
                <w:color w:val="000000"/>
              </w:rPr>
            </w:pPr>
            <w:proofErr w:type="spellStart"/>
            <w:r w:rsidRPr="00F4333E">
              <w:rPr>
                <w:rFonts w:ascii="Calibri" w:eastAsia="Times New Roman" w:hAnsi="Calibri" w:cs="Calibri"/>
                <w:color w:val="000000"/>
              </w:rPr>
              <w:t>Df</w:t>
            </w:r>
            <w:proofErr w:type="spellEnd"/>
          </w:p>
        </w:tc>
        <w:tc>
          <w:tcPr>
            <w:tcW w:w="1210" w:type="dxa"/>
            <w:tcBorders>
              <w:top w:val="single" w:sz="4" w:space="0" w:color="auto"/>
              <w:left w:val="nil"/>
              <w:bottom w:val="single" w:sz="4" w:space="0" w:color="auto"/>
              <w:right w:val="nil"/>
            </w:tcBorders>
            <w:shd w:val="clear" w:color="auto" w:fill="auto"/>
            <w:noWrap/>
            <w:vAlign w:val="bottom"/>
            <w:hideMark/>
          </w:tcPr>
          <w:p w14:paraId="178AAEE6" w14:textId="77777777" w:rsidR="00F4333E" w:rsidRPr="00F4333E" w:rsidRDefault="00F4333E" w:rsidP="00F4333E">
            <w:pPr>
              <w:spacing w:after="0" w:line="240" w:lineRule="auto"/>
              <w:rPr>
                <w:rFonts w:ascii="Calibri" w:eastAsia="Times New Roman" w:hAnsi="Calibri" w:cs="Calibri"/>
                <w:color w:val="000000"/>
              </w:rPr>
            </w:pPr>
            <w:proofErr w:type="spellStart"/>
            <w:r w:rsidRPr="00F4333E">
              <w:rPr>
                <w:rFonts w:ascii="Calibri" w:eastAsia="Times New Roman" w:hAnsi="Calibri" w:cs="Calibri"/>
                <w:color w:val="000000"/>
              </w:rPr>
              <w:t>SumsOfSqs</w:t>
            </w:r>
            <w:proofErr w:type="spellEnd"/>
          </w:p>
        </w:tc>
        <w:tc>
          <w:tcPr>
            <w:tcW w:w="1640" w:type="dxa"/>
            <w:tcBorders>
              <w:top w:val="single" w:sz="4" w:space="0" w:color="auto"/>
              <w:left w:val="nil"/>
              <w:bottom w:val="single" w:sz="4" w:space="0" w:color="auto"/>
              <w:right w:val="nil"/>
            </w:tcBorders>
            <w:shd w:val="clear" w:color="auto" w:fill="auto"/>
            <w:noWrap/>
            <w:vAlign w:val="bottom"/>
            <w:hideMark/>
          </w:tcPr>
          <w:p w14:paraId="3E6477CF" w14:textId="77777777" w:rsidR="00F4333E" w:rsidRPr="00F4333E" w:rsidRDefault="00F4333E" w:rsidP="00F4333E">
            <w:pPr>
              <w:spacing w:after="0" w:line="240" w:lineRule="auto"/>
              <w:rPr>
                <w:rFonts w:ascii="Calibri" w:eastAsia="Times New Roman" w:hAnsi="Calibri" w:cs="Calibri"/>
                <w:color w:val="000000"/>
              </w:rPr>
            </w:pPr>
            <w:proofErr w:type="spellStart"/>
            <w:r w:rsidRPr="00F4333E">
              <w:rPr>
                <w:rFonts w:ascii="Calibri" w:eastAsia="Times New Roman" w:hAnsi="Calibri" w:cs="Calibri"/>
                <w:color w:val="000000"/>
              </w:rPr>
              <w:t>MeanSqs</w:t>
            </w:r>
            <w:proofErr w:type="spellEnd"/>
          </w:p>
        </w:tc>
        <w:tc>
          <w:tcPr>
            <w:tcW w:w="1700" w:type="dxa"/>
            <w:tcBorders>
              <w:top w:val="single" w:sz="4" w:space="0" w:color="auto"/>
              <w:left w:val="nil"/>
              <w:bottom w:val="single" w:sz="4" w:space="0" w:color="auto"/>
              <w:right w:val="nil"/>
            </w:tcBorders>
            <w:shd w:val="clear" w:color="auto" w:fill="auto"/>
            <w:noWrap/>
            <w:vAlign w:val="bottom"/>
            <w:hideMark/>
          </w:tcPr>
          <w:p w14:paraId="2F551A44" w14:textId="77777777" w:rsidR="00F4333E" w:rsidRPr="00F4333E" w:rsidRDefault="00F4333E" w:rsidP="00F4333E">
            <w:pPr>
              <w:spacing w:after="0" w:line="240" w:lineRule="auto"/>
              <w:rPr>
                <w:rFonts w:ascii="Calibri" w:eastAsia="Times New Roman" w:hAnsi="Calibri" w:cs="Calibri"/>
                <w:color w:val="000000"/>
              </w:rPr>
            </w:pPr>
            <w:proofErr w:type="spellStart"/>
            <w:proofErr w:type="gramStart"/>
            <w:r w:rsidRPr="00F4333E">
              <w:rPr>
                <w:rFonts w:ascii="Calibri" w:eastAsia="Times New Roman" w:hAnsi="Calibri" w:cs="Calibri"/>
                <w:color w:val="000000"/>
              </w:rPr>
              <w:t>F.Model</w:t>
            </w:r>
            <w:proofErr w:type="spellEnd"/>
            <w:proofErr w:type="gramEnd"/>
          </w:p>
        </w:tc>
        <w:tc>
          <w:tcPr>
            <w:tcW w:w="1700" w:type="dxa"/>
            <w:tcBorders>
              <w:top w:val="single" w:sz="4" w:space="0" w:color="auto"/>
              <w:left w:val="nil"/>
              <w:bottom w:val="single" w:sz="4" w:space="0" w:color="auto"/>
              <w:right w:val="nil"/>
            </w:tcBorders>
            <w:shd w:val="clear" w:color="auto" w:fill="auto"/>
            <w:noWrap/>
            <w:vAlign w:val="bottom"/>
            <w:hideMark/>
          </w:tcPr>
          <w:p w14:paraId="6EDD62EA"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R2</w:t>
            </w:r>
          </w:p>
        </w:tc>
        <w:tc>
          <w:tcPr>
            <w:tcW w:w="960" w:type="dxa"/>
            <w:tcBorders>
              <w:top w:val="single" w:sz="4" w:space="0" w:color="auto"/>
              <w:left w:val="nil"/>
              <w:bottom w:val="single" w:sz="4" w:space="0" w:color="auto"/>
              <w:right w:val="nil"/>
            </w:tcBorders>
            <w:shd w:val="clear" w:color="auto" w:fill="auto"/>
            <w:noWrap/>
            <w:vAlign w:val="bottom"/>
            <w:hideMark/>
          </w:tcPr>
          <w:p w14:paraId="3E289E66" w14:textId="77777777" w:rsidR="00F4333E" w:rsidRPr="00F4333E" w:rsidRDefault="00F4333E" w:rsidP="00F4333E">
            <w:pPr>
              <w:spacing w:after="0" w:line="240" w:lineRule="auto"/>
              <w:rPr>
                <w:rFonts w:ascii="Calibri" w:eastAsia="Times New Roman" w:hAnsi="Calibri" w:cs="Calibri"/>
                <w:color w:val="000000"/>
              </w:rPr>
            </w:pPr>
            <w:proofErr w:type="spellStart"/>
            <w:r w:rsidRPr="00F4333E">
              <w:rPr>
                <w:rFonts w:ascii="Calibri" w:eastAsia="Times New Roman" w:hAnsi="Calibri" w:cs="Calibri"/>
                <w:color w:val="000000"/>
              </w:rPr>
              <w:t>Pr</w:t>
            </w:r>
            <w:proofErr w:type="spellEnd"/>
            <w:r w:rsidRPr="00F4333E">
              <w:rPr>
                <w:rFonts w:ascii="Calibri" w:eastAsia="Times New Roman" w:hAnsi="Calibri" w:cs="Calibri"/>
                <w:color w:val="000000"/>
              </w:rPr>
              <w:t>(&gt;F)</w:t>
            </w:r>
          </w:p>
        </w:tc>
        <w:tc>
          <w:tcPr>
            <w:tcW w:w="960" w:type="dxa"/>
            <w:tcBorders>
              <w:top w:val="single" w:sz="4" w:space="0" w:color="auto"/>
              <w:left w:val="nil"/>
              <w:bottom w:val="single" w:sz="4" w:space="0" w:color="auto"/>
              <w:right w:val="nil"/>
            </w:tcBorders>
            <w:shd w:val="clear" w:color="auto" w:fill="auto"/>
            <w:noWrap/>
            <w:vAlign w:val="bottom"/>
            <w:hideMark/>
          </w:tcPr>
          <w:p w14:paraId="37517E6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r>
      <w:tr w:rsidR="00F4333E" w:rsidRPr="00F4333E" w14:paraId="0A2AD1A5" w14:textId="77777777" w:rsidTr="00F4333E">
        <w:trPr>
          <w:trHeight w:val="300"/>
        </w:trPr>
        <w:tc>
          <w:tcPr>
            <w:tcW w:w="1720" w:type="dxa"/>
            <w:tcBorders>
              <w:top w:val="nil"/>
              <w:left w:val="nil"/>
              <w:bottom w:val="nil"/>
              <w:right w:val="nil"/>
            </w:tcBorders>
            <w:shd w:val="clear" w:color="auto" w:fill="auto"/>
            <w:noWrap/>
            <w:vAlign w:val="center"/>
            <w:hideMark/>
          </w:tcPr>
          <w:p w14:paraId="444330FB"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Habitat</w:t>
            </w:r>
          </w:p>
        </w:tc>
        <w:tc>
          <w:tcPr>
            <w:tcW w:w="960" w:type="dxa"/>
            <w:tcBorders>
              <w:top w:val="nil"/>
              <w:left w:val="nil"/>
              <w:bottom w:val="nil"/>
              <w:right w:val="nil"/>
            </w:tcBorders>
            <w:shd w:val="clear" w:color="auto" w:fill="auto"/>
            <w:noWrap/>
            <w:vAlign w:val="bottom"/>
            <w:hideMark/>
          </w:tcPr>
          <w:p w14:paraId="60BAF3AF"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4</w:t>
            </w:r>
          </w:p>
        </w:tc>
        <w:tc>
          <w:tcPr>
            <w:tcW w:w="1210" w:type="dxa"/>
            <w:tcBorders>
              <w:top w:val="nil"/>
              <w:left w:val="nil"/>
              <w:bottom w:val="nil"/>
              <w:right w:val="nil"/>
            </w:tcBorders>
            <w:shd w:val="clear" w:color="auto" w:fill="auto"/>
            <w:noWrap/>
            <w:vAlign w:val="bottom"/>
            <w:hideMark/>
          </w:tcPr>
          <w:p w14:paraId="7F236CFE"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1.3518</w:t>
            </w:r>
          </w:p>
        </w:tc>
        <w:tc>
          <w:tcPr>
            <w:tcW w:w="1640" w:type="dxa"/>
            <w:tcBorders>
              <w:top w:val="nil"/>
              <w:left w:val="nil"/>
              <w:bottom w:val="nil"/>
              <w:right w:val="nil"/>
            </w:tcBorders>
            <w:shd w:val="clear" w:color="auto" w:fill="auto"/>
            <w:noWrap/>
            <w:vAlign w:val="bottom"/>
            <w:hideMark/>
          </w:tcPr>
          <w:p w14:paraId="0D19461C"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0.33795</w:t>
            </w:r>
          </w:p>
        </w:tc>
        <w:tc>
          <w:tcPr>
            <w:tcW w:w="1700" w:type="dxa"/>
            <w:tcBorders>
              <w:top w:val="nil"/>
              <w:left w:val="nil"/>
              <w:bottom w:val="nil"/>
              <w:right w:val="nil"/>
            </w:tcBorders>
            <w:shd w:val="clear" w:color="auto" w:fill="auto"/>
            <w:noWrap/>
            <w:vAlign w:val="bottom"/>
            <w:hideMark/>
          </w:tcPr>
          <w:p w14:paraId="1DA3612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2.4844</w:t>
            </w:r>
          </w:p>
        </w:tc>
        <w:tc>
          <w:tcPr>
            <w:tcW w:w="1700" w:type="dxa"/>
            <w:tcBorders>
              <w:top w:val="nil"/>
              <w:left w:val="nil"/>
              <w:bottom w:val="nil"/>
              <w:right w:val="nil"/>
            </w:tcBorders>
            <w:shd w:val="clear" w:color="auto" w:fill="auto"/>
            <w:noWrap/>
            <w:vAlign w:val="bottom"/>
            <w:hideMark/>
          </w:tcPr>
          <w:p w14:paraId="1FD241B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0.45299</w:t>
            </w:r>
          </w:p>
        </w:tc>
        <w:tc>
          <w:tcPr>
            <w:tcW w:w="960" w:type="dxa"/>
            <w:tcBorders>
              <w:top w:val="nil"/>
              <w:left w:val="nil"/>
              <w:bottom w:val="nil"/>
              <w:right w:val="nil"/>
            </w:tcBorders>
            <w:shd w:val="clear" w:color="auto" w:fill="auto"/>
            <w:noWrap/>
            <w:vAlign w:val="bottom"/>
            <w:hideMark/>
          </w:tcPr>
          <w:p w14:paraId="602F3C87"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0F31F25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w:t>
            </w:r>
          </w:p>
        </w:tc>
      </w:tr>
      <w:tr w:rsidR="00F4333E" w:rsidRPr="00F4333E" w14:paraId="327B0FF7" w14:textId="77777777" w:rsidTr="00F4333E">
        <w:trPr>
          <w:trHeight w:val="300"/>
        </w:trPr>
        <w:tc>
          <w:tcPr>
            <w:tcW w:w="1720" w:type="dxa"/>
            <w:tcBorders>
              <w:top w:val="nil"/>
              <w:left w:val="nil"/>
              <w:bottom w:val="nil"/>
              <w:right w:val="nil"/>
            </w:tcBorders>
            <w:shd w:val="clear" w:color="auto" w:fill="auto"/>
            <w:noWrap/>
            <w:vAlign w:val="center"/>
            <w:hideMark/>
          </w:tcPr>
          <w:p w14:paraId="27B958D8"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C922F4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12</w:t>
            </w:r>
          </w:p>
        </w:tc>
        <w:tc>
          <w:tcPr>
            <w:tcW w:w="1210" w:type="dxa"/>
            <w:tcBorders>
              <w:top w:val="nil"/>
              <w:left w:val="nil"/>
              <w:bottom w:val="nil"/>
              <w:right w:val="nil"/>
            </w:tcBorders>
            <w:shd w:val="clear" w:color="auto" w:fill="auto"/>
            <w:noWrap/>
            <w:vAlign w:val="bottom"/>
            <w:hideMark/>
          </w:tcPr>
          <w:p w14:paraId="5F2BDA2E"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1.6324</w:t>
            </w:r>
          </w:p>
        </w:tc>
        <w:tc>
          <w:tcPr>
            <w:tcW w:w="1640" w:type="dxa"/>
            <w:tcBorders>
              <w:top w:val="nil"/>
              <w:left w:val="nil"/>
              <w:bottom w:val="nil"/>
              <w:right w:val="nil"/>
            </w:tcBorders>
            <w:shd w:val="clear" w:color="auto" w:fill="auto"/>
            <w:noWrap/>
            <w:vAlign w:val="bottom"/>
            <w:hideMark/>
          </w:tcPr>
          <w:p w14:paraId="305E036F"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0.13603</w:t>
            </w:r>
          </w:p>
        </w:tc>
        <w:tc>
          <w:tcPr>
            <w:tcW w:w="1700" w:type="dxa"/>
            <w:tcBorders>
              <w:top w:val="nil"/>
              <w:left w:val="nil"/>
              <w:bottom w:val="nil"/>
              <w:right w:val="nil"/>
            </w:tcBorders>
            <w:shd w:val="clear" w:color="auto" w:fill="auto"/>
            <w:noWrap/>
            <w:vAlign w:val="bottom"/>
            <w:hideMark/>
          </w:tcPr>
          <w:p w14:paraId="21B6824E" w14:textId="77777777" w:rsidR="00F4333E" w:rsidRPr="00F4333E" w:rsidRDefault="00F4333E" w:rsidP="00F4333E">
            <w:pPr>
              <w:spacing w:after="0" w:line="240" w:lineRule="auto"/>
              <w:jc w:val="right"/>
              <w:rPr>
                <w:rFonts w:ascii="Calibri" w:eastAsia="Times New Roman" w:hAnsi="Calibri" w:cs="Calibri"/>
                <w:color w:val="000000"/>
              </w:rPr>
            </w:pPr>
          </w:p>
        </w:tc>
        <w:tc>
          <w:tcPr>
            <w:tcW w:w="1700" w:type="dxa"/>
            <w:tcBorders>
              <w:top w:val="nil"/>
              <w:left w:val="nil"/>
              <w:bottom w:val="nil"/>
              <w:right w:val="nil"/>
            </w:tcBorders>
            <w:shd w:val="clear" w:color="auto" w:fill="auto"/>
            <w:noWrap/>
            <w:vAlign w:val="bottom"/>
            <w:hideMark/>
          </w:tcPr>
          <w:p w14:paraId="71B1C106"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0.54701</w:t>
            </w:r>
          </w:p>
        </w:tc>
        <w:tc>
          <w:tcPr>
            <w:tcW w:w="960" w:type="dxa"/>
            <w:tcBorders>
              <w:top w:val="nil"/>
              <w:left w:val="nil"/>
              <w:bottom w:val="nil"/>
              <w:right w:val="nil"/>
            </w:tcBorders>
            <w:shd w:val="clear" w:color="auto" w:fill="auto"/>
            <w:noWrap/>
            <w:vAlign w:val="bottom"/>
            <w:hideMark/>
          </w:tcPr>
          <w:p w14:paraId="4B470973" w14:textId="77777777" w:rsidR="00F4333E" w:rsidRPr="00F4333E" w:rsidRDefault="00F4333E" w:rsidP="00F4333E">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F426DCB" w14:textId="77777777" w:rsidR="00F4333E" w:rsidRPr="00F4333E" w:rsidRDefault="00F4333E" w:rsidP="00F4333E">
            <w:pPr>
              <w:spacing w:after="0" w:line="240" w:lineRule="auto"/>
              <w:rPr>
                <w:rFonts w:ascii="Times New Roman" w:eastAsia="Times New Roman" w:hAnsi="Times New Roman" w:cs="Times New Roman"/>
                <w:sz w:val="20"/>
                <w:szCs w:val="20"/>
              </w:rPr>
            </w:pPr>
          </w:p>
        </w:tc>
      </w:tr>
      <w:tr w:rsidR="00F4333E" w:rsidRPr="00F4333E" w14:paraId="2EC153D0" w14:textId="77777777" w:rsidTr="00F4333E">
        <w:trPr>
          <w:trHeight w:val="300"/>
        </w:trPr>
        <w:tc>
          <w:tcPr>
            <w:tcW w:w="1720" w:type="dxa"/>
            <w:tcBorders>
              <w:top w:val="nil"/>
              <w:left w:val="nil"/>
              <w:bottom w:val="single" w:sz="4" w:space="0" w:color="auto"/>
              <w:right w:val="nil"/>
            </w:tcBorders>
            <w:shd w:val="clear" w:color="000000" w:fill="FFFFFF"/>
            <w:noWrap/>
            <w:vAlign w:val="center"/>
            <w:hideMark/>
          </w:tcPr>
          <w:p w14:paraId="36203D17"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0DD46457"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16</w:t>
            </w:r>
          </w:p>
        </w:tc>
        <w:tc>
          <w:tcPr>
            <w:tcW w:w="1210" w:type="dxa"/>
            <w:tcBorders>
              <w:top w:val="nil"/>
              <w:left w:val="nil"/>
              <w:bottom w:val="single" w:sz="4" w:space="0" w:color="auto"/>
              <w:right w:val="nil"/>
            </w:tcBorders>
            <w:shd w:val="clear" w:color="auto" w:fill="auto"/>
            <w:noWrap/>
            <w:vAlign w:val="bottom"/>
            <w:hideMark/>
          </w:tcPr>
          <w:p w14:paraId="281A0DF0"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2.9842</w:t>
            </w:r>
          </w:p>
        </w:tc>
        <w:tc>
          <w:tcPr>
            <w:tcW w:w="1640" w:type="dxa"/>
            <w:tcBorders>
              <w:top w:val="nil"/>
              <w:left w:val="nil"/>
              <w:bottom w:val="single" w:sz="4" w:space="0" w:color="auto"/>
              <w:right w:val="nil"/>
            </w:tcBorders>
            <w:shd w:val="clear" w:color="auto" w:fill="auto"/>
            <w:noWrap/>
            <w:vAlign w:val="bottom"/>
            <w:hideMark/>
          </w:tcPr>
          <w:p w14:paraId="0A9569BC"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1700" w:type="dxa"/>
            <w:tcBorders>
              <w:top w:val="nil"/>
              <w:left w:val="nil"/>
              <w:bottom w:val="single" w:sz="4" w:space="0" w:color="auto"/>
              <w:right w:val="nil"/>
            </w:tcBorders>
            <w:shd w:val="clear" w:color="auto" w:fill="auto"/>
            <w:noWrap/>
            <w:vAlign w:val="bottom"/>
            <w:hideMark/>
          </w:tcPr>
          <w:p w14:paraId="210617F5"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1700" w:type="dxa"/>
            <w:tcBorders>
              <w:top w:val="nil"/>
              <w:left w:val="nil"/>
              <w:bottom w:val="single" w:sz="4" w:space="0" w:color="auto"/>
              <w:right w:val="nil"/>
            </w:tcBorders>
            <w:shd w:val="clear" w:color="auto" w:fill="auto"/>
            <w:noWrap/>
            <w:vAlign w:val="bottom"/>
            <w:hideMark/>
          </w:tcPr>
          <w:p w14:paraId="01D1D080"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w:t>
            </w:r>
          </w:p>
        </w:tc>
        <w:tc>
          <w:tcPr>
            <w:tcW w:w="960" w:type="dxa"/>
            <w:tcBorders>
              <w:top w:val="nil"/>
              <w:left w:val="nil"/>
              <w:bottom w:val="single" w:sz="4" w:space="0" w:color="auto"/>
              <w:right w:val="nil"/>
            </w:tcBorders>
            <w:shd w:val="clear" w:color="auto" w:fill="auto"/>
            <w:noWrap/>
            <w:vAlign w:val="bottom"/>
            <w:hideMark/>
          </w:tcPr>
          <w:p w14:paraId="69385E5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2883761"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r>
    </w:tbl>
    <w:p w14:paraId="0A6ED698" w14:textId="77777777" w:rsidR="00F4333E" w:rsidRPr="00F4333E" w:rsidRDefault="00F4333E" w:rsidP="00F4333E"/>
    <w:p w14:paraId="4BCF6AE0" w14:textId="10656A0D" w:rsidR="000412DF" w:rsidRDefault="001D7151" w:rsidP="000412DF">
      <w:pPr>
        <w:keepNext/>
      </w:pPr>
      <w:r w:rsidRPr="001D7151">
        <w:rPr>
          <w:noProof/>
        </w:rPr>
        <w:lastRenderedPageBreak/>
        <w:drawing>
          <wp:inline distT="0" distB="0" distL="0" distR="0" wp14:anchorId="3FE7C0DE" wp14:editId="290D9560">
            <wp:extent cx="5943600" cy="5533396"/>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533396"/>
                    </a:xfrm>
                    <a:prstGeom prst="rect">
                      <a:avLst/>
                    </a:prstGeom>
                    <a:noFill/>
                    <a:ln>
                      <a:noFill/>
                    </a:ln>
                  </pic:spPr>
                </pic:pic>
              </a:graphicData>
            </a:graphic>
          </wp:inline>
        </w:drawing>
      </w:r>
    </w:p>
    <w:p w14:paraId="6C46BB07" w14:textId="1386EFD6" w:rsidR="00ED1142" w:rsidRDefault="000412DF" w:rsidP="000412DF">
      <w:pPr>
        <w:pStyle w:val="Caption"/>
      </w:pPr>
      <w:bookmarkStart w:id="103" w:name="_Ref11410122"/>
      <w:r>
        <w:t xml:space="preserve">Figure </w:t>
      </w:r>
      <w:fldSimple w:instr=" SEQ Figure \* ARABIC ">
        <w:r w:rsidR="0013218D">
          <w:rPr>
            <w:noProof/>
          </w:rPr>
          <w:t>25</w:t>
        </w:r>
      </w:fldSimple>
      <w:bookmarkEnd w:id="103"/>
      <w:r>
        <w:t xml:space="preserve"> – NMDS plot of algal samples taken from different habitat types at Liberty Island. The sample </w:t>
      </w:r>
      <w:proofErr w:type="spellStart"/>
      <w:r>
        <w:t>labled</w:t>
      </w:r>
      <w:proofErr w:type="spellEnd"/>
      <w:r>
        <w:t xml:space="preserve"> “other” is a sample of </w:t>
      </w:r>
      <w:r w:rsidR="00F4333E">
        <w:t>filamentous</w:t>
      </w:r>
      <w:r>
        <w:t xml:space="preserve"> algae.</w:t>
      </w:r>
    </w:p>
    <w:p w14:paraId="21B18FCF" w14:textId="3B4DFA0B" w:rsidR="00F4333E" w:rsidRDefault="00F4333E" w:rsidP="00F4333E">
      <w:pPr>
        <w:pStyle w:val="Caption"/>
        <w:keepNext/>
      </w:pPr>
      <w:bookmarkStart w:id="104" w:name="_Ref11410553"/>
      <w:r>
        <w:t xml:space="preserve">Table </w:t>
      </w:r>
      <w:fldSimple w:instr=" SEQ Table \* ARABIC ">
        <w:r>
          <w:rPr>
            <w:noProof/>
          </w:rPr>
          <w:t>17</w:t>
        </w:r>
      </w:fldSimple>
      <w:bookmarkEnd w:id="104"/>
      <w:r>
        <w:t xml:space="preserve"> - Multilevel pattern analysis of invertebrate associations with wetlands of differing types. </w:t>
      </w:r>
    </w:p>
    <w:tbl>
      <w:tblPr>
        <w:tblW w:w="5923" w:type="dxa"/>
        <w:tblLook w:val="04A0" w:firstRow="1" w:lastRow="0" w:firstColumn="1" w:lastColumn="0" w:noHBand="0" w:noVBand="1"/>
      </w:tblPr>
      <w:tblGrid>
        <w:gridCol w:w="3043"/>
        <w:gridCol w:w="960"/>
        <w:gridCol w:w="960"/>
        <w:gridCol w:w="960"/>
      </w:tblGrid>
      <w:tr w:rsidR="00F4333E" w:rsidRPr="00835089" w14:paraId="04C550BD" w14:textId="77777777" w:rsidTr="00B06AD8">
        <w:trPr>
          <w:trHeight w:val="288"/>
        </w:trPr>
        <w:tc>
          <w:tcPr>
            <w:tcW w:w="3043" w:type="dxa"/>
            <w:tcBorders>
              <w:top w:val="single" w:sz="4" w:space="0" w:color="auto"/>
              <w:left w:val="nil"/>
              <w:bottom w:val="nil"/>
              <w:right w:val="nil"/>
            </w:tcBorders>
            <w:shd w:val="clear" w:color="000000" w:fill="E7E6E6"/>
            <w:noWrap/>
            <w:vAlign w:val="bottom"/>
            <w:hideMark/>
          </w:tcPr>
          <w:p w14:paraId="33E6CEF8" w14:textId="33EFC620"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Pelagic</w:t>
            </w:r>
          </w:p>
        </w:tc>
        <w:tc>
          <w:tcPr>
            <w:tcW w:w="960" w:type="dxa"/>
            <w:tcBorders>
              <w:top w:val="single" w:sz="4" w:space="0" w:color="auto"/>
              <w:left w:val="nil"/>
              <w:bottom w:val="nil"/>
              <w:right w:val="nil"/>
            </w:tcBorders>
            <w:shd w:val="clear" w:color="000000" w:fill="E7E6E6"/>
            <w:noWrap/>
            <w:vAlign w:val="bottom"/>
            <w:hideMark/>
          </w:tcPr>
          <w:p w14:paraId="389EC09C"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3D4FE335"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3CCC4D7C"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1C431438" w14:textId="77777777" w:rsidTr="00F4333E">
        <w:trPr>
          <w:trHeight w:val="288"/>
        </w:trPr>
        <w:tc>
          <w:tcPr>
            <w:tcW w:w="3043" w:type="dxa"/>
            <w:tcBorders>
              <w:top w:val="single" w:sz="4" w:space="0" w:color="auto"/>
              <w:left w:val="nil"/>
              <w:right w:val="nil"/>
            </w:tcBorders>
            <w:shd w:val="clear" w:color="auto" w:fill="auto"/>
            <w:noWrap/>
            <w:vAlign w:val="bottom"/>
            <w:hideMark/>
          </w:tcPr>
          <w:p w14:paraId="20B7091A"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right w:val="nil"/>
            </w:tcBorders>
            <w:shd w:val="clear" w:color="auto" w:fill="auto"/>
            <w:noWrap/>
            <w:vAlign w:val="bottom"/>
            <w:hideMark/>
          </w:tcPr>
          <w:p w14:paraId="28E4E4E4"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single" w:sz="4" w:space="0" w:color="auto"/>
              <w:left w:val="nil"/>
              <w:right w:val="nil"/>
            </w:tcBorders>
            <w:shd w:val="clear" w:color="auto" w:fill="auto"/>
            <w:noWrap/>
            <w:vAlign w:val="bottom"/>
            <w:hideMark/>
          </w:tcPr>
          <w:p w14:paraId="702DCC60" w14:textId="77777777" w:rsidR="00F4333E" w:rsidRPr="00835089" w:rsidRDefault="00F4333E" w:rsidP="00B06AD8">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single" w:sz="4" w:space="0" w:color="auto"/>
              <w:left w:val="nil"/>
              <w:right w:val="nil"/>
            </w:tcBorders>
            <w:shd w:val="clear" w:color="auto" w:fill="auto"/>
            <w:noWrap/>
            <w:vAlign w:val="bottom"/>
            <w:hideMark/>
          </w:tcPr>
          <w:p w14:paraId="28067F01"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5BEB92D7" w14:textId="77777777" w:rsidTr="00F4333E">
        <w:trPr>
          <w:trHeight w:val="288"/>
        </w:trPr>
        <w:tc>
          <w:tcPr>
            <w:tcW w:w="3043" w:type="dxa"/>
            <w:tcBorders>
              <w:left w:val="nil"/>
              <w:right w:val="nil"/>
            </w:tcBorders>
            <w:shd w:val="clear" w:color="auto" w:fill="auto"/>
            <w:noWrap/>
            <w:vAlign w:val="bottom"/>
          </w:tcPr>
          <w:p w14:paraId="54679D09" w14:textId="2A832E60" w:rsidR="00F4333E" w:rsidRPr="00F4333E" w:rsidRDefault="00F4333E" w:rsidP="00B06AD8">
            <w:pPr>
              <w:spacing w:after="0" w:line="240" w:lineRule="auto"/>
              <w:rPr>
                <w:rFonts w:ascii="Calibri" w:eastAsia="Times New Roman" w:hAnsi="Calibri" w:cs="Calibri"/>
                <w:i/>
                <w:color w:val="000000"/>
              </w:rPr>
            </w:pPr>
            <w:proofErr w:type="spellStart"/>
            <w:r w:rsidRPr="00F4333E">
              <w:rPr>
                <w:rFonts w:ascii="Calibri" w:eastAsia="Times New Roman" w:hAnsi="Calibri" w:cs="Calibri"/>
                <w:i/>
                <w:color w:val="000000"/>
              </w:rPr>
              <w:t>Cyclotella</w:t>
            </w:r>
            <w:proofErr w:type="spellEnd"/>
          </w:p>
        </w:tc>
        <w:tc>
          <w:tcPr>
            <w:tcW w:w="960" w:type="dxa"/>
            <w:tcBorders>
              <w:left w:val="nil"/>
              <w:right w:val="nil"/>
            </w:tcBorders>
            <w:shd w:val="clear" w:color="auto" w:fill="auto"/>
            <w:noWrap/>
            <w:vAlign w:val="bottom"/>
          </w:tcPr>
          <w:p w14:paraId="260057AF" w14:textId="24DF21D6"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0.988</w:t>
            </w:r>
          </w:p>
        </w:tc>
        <w:tc>
          <w:tcPr>
            <w:tcW w:w="960" w:type="dxa"/>
            <w:tcBorders>
              <w:left w:val="nil"/>
              <w:right w:val="nil"/>
            </w:tcBorders>
            <w:shd w:val="clear" w:color="auto" w:fill="auto"/>
            <w:noWrap/>
            <w:vAlign w:val="bottom"/>
          </w:tcPr>
          <w:p w14:paraId="7630A040" w14:textId="23A75F4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4280A29F" w14:textId="41B0A533"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2BF6CCA3" w14:textId="77777777" w:rsidTr="00F4333E">
        <w:trPr>
          <w:trHeight w:val="288"/>
        </w:trPr>
        <w:tc>
          <w:tcPr>
            <w:tcW w:w="3043" w:type="dxa"/>
            <w:tcBorders>
              <w:left w:val="nil"/>
              <w:right w:val="nil"/>
            </w:tcBorders>
            <w:shd w:val="clear" w:color="auto" w:fill="auto"/>
            <w:noWrap/>
            <w:vAlign w:val="bottom"/>
          </w:tcPr>
          <w:p w14:paraId="48750B84" w14:textId="6C5F0660" w:rsidR="00F4333E" w:rsidRPr="00F4333E" w:rsidRDefault="00F4333E" w:rsidP="00B06AD8">
            <w:pPr>
              <w:spacing w:after="0" w:line="240" w:lineRule="auto"/>
              <w:rPr>
                <w:rFonts w:ascii="Calibri" w:eastAsia="Times New Roman" w:hAnsi="Calibri" w:cs="Calibri"/>
                <w:i/>
                <w:color w:val="000000"/>
              </w:rPr>
            </w:pPr>
            <w:proofErr w:type="spellStart"/>
            <w:r w:rsidRPr="00F4333E">
              <w:rPr>
                <w:rFonts w:ascii="Calibri" w:eastAsia="Times New Roman" w:hAnsi="Calibri" w:cs="Calibri"/>
                <w:i/>
                <w:color w:val="000000"/>
              </w:rPr>
              <w:t>Teleaulax</w:t>
            </w:r>
            <w:proofErr w:type="spellEnd"/>
          </w:p>
        </w:tc>
        <w:tc>
          <w:tcPr>
            <w:tcW w:w="960" w:type="dxa"/>
            <w:tcBorders>
              <w:left w:val="nil"/>
              <w:right w:val="nil"/>
            </w:tcBorders>
            <w:shd w:val="clear" w:color="auto" w:fill="auto"/>
            <w:noWrap/>
            <w:vAlign w:val="bottom"/>
          </w:tcPr>
          <w:p w14:paraId="4D47A2AA" w14:textId="120E16B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0.983</w:t>
            </w:r>
          </w:p>
        </w:tc>
        <w:tc>
          <w:tcPr>
            <w:tcW w:w="960" w:type="dxa"/>
            <w:tcBorders>
              <w:left w:val="nil"/>
              <w:right w:val="nil"/>
            </w:tcBorders>
            <w:shd w:val="clear" w:color="auto" w:fill="auto"/>
            <w:noWrap/>
            <w:vAlign w:val="bottom"/>
          </w:tcPr>
          <w:p w14:paraId="50383A2F" w14:textId="636BF91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181D0288" w14:textId="15EB4D8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6A26B0" w:rsidRPr="00835089" w14:paraId="02C0F2C5" w14:textId="77777777" w:rsidTr="00F4333E">
        <w:trPr>
          <w:trHeight w:val="288"/>
        </w:trPr>
        <w:tc>
          <w:tcPr>
            <w:tcW w:w="3043" w:type="dxa"/>
            <w:tcBorders>
              <w:left w:val="nil"/>
              <w:right w:val="nil"/>
            </w:tcBorders>
            <w:shd w:val="clear" w:color="auto" w:fill="auto"/>
            <w:noWrap/>
            <w:vAlign w:val="bottom"/>
          </w:tcPr>
          <w:p w14:paraId="11F5F6B2" w14:textId="544DF310" w:rsidR="006A26B0" w:rsidRPr="00F4333E" w:rsidRDefault="006A26B0" w:rsidP="00B06AD8">
            <w:pPr>
              <w:spacing w:after="0" w:line="240" w:lineRule="auto"/>
              <w:rPr>
                <w:rFonts w:ascii="Calibri" w:eastAsia="Times New Roman" w:hAnsi="Calibri" w:cs="Calibri"/>
                <w:i/>
                <w:color w:val="000000"/>
              </w:rPr>
            </w:pPr>
            <w:proofErr w:type="spellStart"/>
            <w:r>
              <w:rPr>
                <w:rFonts w:ascii="Calibri" w:eastAsia="Times New Roman" w:hAnsi="Calibri" w:cs="Calibri"/>
                <w:i/>
                <w:color w:val="000000"/>
              </w:rPr>
              <w:t>Monoraphidium</w:t>
            </w:r>
            <w:proofErr w:type="spellEnd"/>
          </w:p>
        </w:tc>
        <w:tc>
          <w:tcPr>
            <w:tcW w:w="960" w:type="dxa"/>
            <w:tcBorders>
              <w:left w:val="nil"/>
              <w:right w:val="nil"/>
            </w:tcBorders>
            <w:shd w:val="clear" w:color="auto" w:fill="auto"/>
            <w:noWrap/>
            <w:vAlign w:val="bottom"/>
          </w:tcPr>
          <w:p w14:paraId="2405D00D" w14:textId="69CB3EA9"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0.924</w:t>
            </w:r>
          </w:p>
        </w:tc>
        <w:tc>
          <w:tcPr>
            <w:tcW w:w="960" w:type="dxa"/>
            <w:tcBorders>
              <w:left w:val="nil"/>
              <w:right w:val="nil"/>
            </w:tcBorders>
            <w:shd w:val="clear" w:color="auto" w:fill="auto"/>
            <w:noWrap/>
            <w:vAlign w:val="bottom"/>
          </w:tcPr>
          <w:p w14:paraId="0E0B3DD8" w14:textId="0A5AFC85"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60504702" w14:textId="67C281DA"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6A26B0" w:rsidRPr="00835089" w14:paraId="43759531" w14:textId="77777777" w:rsidTr="00F4333E">
        <w:trPr>
          <w:trHeight w:val="288"/>
        </w:trPr>
        <w:tc>
          <w:tcPr>
            <w:tcW w:w="3043" w:type="dxa"/>
            <w:tcBorders>
              <w:left w:val="nil"/>
              <w:right w:val="nil"/>
            </w:tcBorders>
            <w:shd w:val="clear" w:color="auto" w:fill="auto"/>
            <w:noWrap/>
            <w:vAlign w:val="bottom"/>
          </w:tcPr>
          <w:p w14:paraId="6F0F2A96" w14:textId="468D9F8F" w:rsidR="006A26B0" w:rsidRPr="00F4333E" w:rsidRDefault="006A26B0" w:rsidP="00B06AD8">
            <w:pPr>
              <w:spacing w:after="0" w:line="240" w:lineRule="auto"/>
              <w:rPr>
                <w:rFonts w:ascii="Calibri" w:eastAsia="Times New Roman" w:hAnsi="Calibri" w:cs="Calibri"/>
                <w:i/>
                <w:color w:val="000000"/>
              </w:rPr>
            </w:pPr>
            <w:proofErr w:type="spellStart"/>
            <w:r>
              <w:rPr>
                <w:rFonts w:ascii="Calibri" w:eastAsia="Times New Roman" w:hAnsi="Calibri" w:cs="Calibri"/>
                <w:i/>
                <w:color w:val="000000"/>
              </w:rPr>
              <w:t>Cryptomonas</w:t>
            </w:r>
            <w:proofErr w:type="spellEnd"/>
          </w:p>
        </w:tc>
        <w:tc>
          <w:tcPr>
            <w:tcW w:w="960" w:type="dxa"/>
            <w:tcBorders>
              <w:left w:val="nil"/>
              <w:right w:val="nil"/>
            </w:tcBorders>
            <w:shd w:val="clear" w:color="auto" w:fill="auto"/>
            <w:noWrap/>
            <w:vAlign w:val="bottom"/>
          </w:tcPr>
          <w:p w14:paraId="33E1A1A6" w14:textId="269194F7"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0.896</w:t>
            </w:r>
          </w:p>
        </w:tc>
        <w:tc>
          <w:tcPr>
            <w:tcW w:w="960" w:type="dxa"/>
            <w:tcBorders>
              <w:left w:val="nil"/>
              <w:right w:val="nil"/>
            </w:tcBorders>
            <w:shd w:val="clear" w:color="auto" w:fill="auto"/>
            <w:noWrap/>
            <w:vAlign w:val="bottom"/>
          </w:tcPr>
          <w:p w14:paraId="7203248F" w14:textId="7876589E"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0.010</w:t>
            </w:r>
          </w:p>
        </w:tc>
        <w:tc>
          <w:tcPr>
            <w:tcW w:w="960" w:type="dxa"/>
            <w:tcBorders>
              <w:left w:val="nil"/>
              <w:right w:val="nil"/>
            </w:tcBorders>
            <w:shd w:val="clear" w:color="auto" w:fill="auto"/>
            <w:noWrap/>
            <w:vAlign w:val="bottom"/>
          </w:tcPr>
          <w:p w14:paraId="7D9E782F" w14:textId="6F329C9B"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79322CE7" w14:textId="77777777" w:rsidTr="00F4333E">
        <w:trPr>
          <w:trHeight w:val="288"/>
        </w:trPr>
        <w:tc>
          <w:tcPr>
            <w:tcW w:w="3043" w:type="dxa"/>
            <w:tcBorders>
              <w:left w:val="nil"/>
              <w:right w:val="nil"/>
            </w:tcBorders>
            <w:shd w:val="clear" w:color="auto" w:fill="auto"/>
            <w:noWrap/>
            <w:vAlign w:val="bottom"/>
          </w:tcPr>
          <w:p w14:paraId="10272635" w14:textId="557D791F" w:rsidR="00F4333E" w:rsidRPr="00F4333E" w:rsidRDefault="00F4333E" w:rsidP="00B06AD8">
            <w:pPr>
              <w:spacing w:after="0" w:line="240" w:lineRule="auto"/>
              <w:rPr>
                <w:rFonts w:ascii="Calibri" w:eastAsia="Times New Roman" w:hAnsi="Calibri" w:cs="Calibri"/>
                <w:i/>
                <w:color w:val="000000"/>
              </w:rPr>
            </w:pPr>
            <w:proofErr w:type="spellStart"/>
            <w:r w:rsidRPr="00F4333E">
              <w:rPr>
                <w:rFonts w:ascii="Calibri" w:eastAsia="Times New Roman" w:hAnsi="Calibri" w:cs="Calibri"/>
                <w:i/>
                <w:color w:val="000000"/>
              </w:rPr>
              <w:t>Achnanthidium</w:t>
            </w:r>
            <w:proofErr w:type="spellEnd"/>
          </w:p>
        </w:tc>
        <w:tc>
          <w:tcPr>
            <w:tcW w:w="960" w:type="dxa"/>
            <w:tcBorders>
              <w:left w:val="nil"/>
              <w:right w:val="nil"/>
            </w:tcBorders>
            <w:shd w:val="clear" w:color="auto" w:fill="auto"/>
            <w:noWrap/>
            <w:vAlign w:val="bottom"/>
          </w:tcPr>
          <w:p w14:paraId="48F17CEB" w14:textId="0382DFE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0.754</w:t>
            </w:r>
          </w:p>
        </w:tc>
        <w:tc>
          <w:tcPr>
            <w:tcW w:w="960" w:type="dxa"/>
            <w:tcBorders>
              <w:left w:val="nil"/>
              <w:right w:val="nil"/>
            </w:tcBorders>
            <w:shd w:val="clear" w:color="auto" w:fill="auto"/>
            <w:noWrap/>
            <w:vAlign w:val="bottom"/>
          </w:tcPr>
          <w:p w14:paraId="73523004" w14:textId="1D1D30C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w:t>
            </w:r>
            <w:r w:rsidR="006A26B0">
              <w:rPr>
                <w:rFonts w:ascii="Calibri" w:eastAsia="Times New Roman" w:hAnsi="Calibri" w:cs="Calibri"/>
                <w:color w:val="000000"/>
              </w:rPr>
              <w:t>2</w:t>
            </w:r>
            <w:r>
              <w:rPr>
                <w:rFonts w:ascii="Calibri" w:eastAsia="Times New Roman" w:hAnsi="Calibri" w:cs="Calibri"/>
                <w:color w:val="000000"/>
              </w:rPr>
              <w:t>0</w:t>
            </w:r>
          </w:p>
        </w:tc>
        <w:tc>
          <w:tcPr>
            <w:tcW w:w="960" w:type="dxa"/>
            <w:tcBorders>
              <w:left w:val="nil"/>
              <w:right w:val="nil"/>
            </w:tcBorders>
            <w:shd w:val="clear" w:color="auto" w:fill="auto"/>
            <w:noWrap/>
            <w:vAlign w:val="bottom"/>
          </w:tcPr>
          <w:p w14:paraId="3308F1D4" w14:textId="2963CF34" w:rsidR="00F4333E" w:rsidRPr="00835089"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4A6EDACF" w14:textId="77777777" w:rsidTr="00F4333E">
        <w:trPr>
          <w:trHeight w:val="288"/>
        </w:trPr>
        <w:tc>
          <w:tcPr>
            <w:tcW w:w="3043" w:type="dxa"/>
            <w:tcBorders>
              <w:left w:val="nil"/>
              <w:right w:val="nil"/>
            </w:tcBorders>
            <w:shd w:val="clear" w:color="auto" w:fill="auto"/>
            <w:noWrap/>
            <w:vAlign w:val="bottom"/>
          </w:tcPr>
          <w:p w14:paraId="11C6EED6" w14:textId="77777777" w:rsidR="00F4333E" w:rsidRPr="00F4333E" w:rsidRDefault="00F4333E" w:rsidP="00B06AD8">
            <w:pPr>
              <w:spacing w:after="0" w:line="240" w:lineRule="auto"/>
              <w:rPr>
                <w:rFonts w:ascii="Calibri" w:eastAsia="Times New Roman" w:hAnsi="Calibri" w:cs="Calibri"/>
                <w:i/>
                <w:color w:val="000000"/>
              </w:rPr>
            </w:pPr>
          </w:p>
        </w:tc>
        <w:tc>
          <w:tcPr>
            <w:tcW w:w="960" w:type="dxa"/>
            <w:tcBorders>
              <w:left w:val="nil"/>
              <w:right w:val="nil"/>
            </w:tcBorders>
            <w:shd w:val="clear" w:color="auto" w:fill="auto"/>
            <w:noWrap/>
            <w:vAlign w:val="bottom"/>
          </w:tcPr>
          <w:p w14:paraId="17C543C3"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right w:val="nil"/>
            </w:tcBorders>
            <w:shd w:val="clear" w:color="auto" w:fill="auto"/>
            <w:noWrap/>
            <w:vAlign w:val="bottom"/>
          </w:tcPr>
          <w:p w14:paraId="05C55647"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right w:val="nil"/>
            </w:tcBorders>
            <w:shd w:val="clear" w:color="auto" w:fill="auto"/>
            <w:noWrap/>
            <w:vAlign w:val="bottom"/>
          </w:tcPr>
          <w:p w14:paraId="7E8B8B60" w14:textId="77777777" w:rsidR="00F4333E" w:rsidRPr="00835089" w:rsidRDefault="00F4333E" w:rsidP="00B06AD8">
            <w:pPr>
              <w:spacing w:after="0" w:line="240" w:lineRule="auto"/>
              <w:rPr>
                <w:rFonts w:ascii="Calibri" w:eastAsia="Times New Roman" w:hAnsi="Calibri" w:cs="Calibri"/>
                <w:color w:val="000000"/>
              </w:rPr>
            </w:pPr>
          </w:p>
        </w:tc>
      </w:tr>
      <w:tr w:rsidR="00F4333E" w:rsidRPr="00835089" w14:paraId="7780319D" w14:textId="77777777" w:rsidTr="00F4333E">
        <w:trPr>
          <w:trHeight w:val="288"/>
        </w:trPr>
        <w:tc>
          <w:tcPr>
            <w:tcW w:w="3043" w:type="dxa"/>
            <w:tcBorders>
              <w:left w:val="nil"/>
              <w:bottom w:val="nil"/>
              <w:right w:val="nil"/>
            </w:tcBorders>
            <w:shd w:val="clear" w:color="auto" w:fill="auto"/>
            <w:noWrap/>
            <w:vAlign w:val="bottom"/>
            <w:hideMark/>
          </w:tcPr>
          <w:p w14:paraId="1C8EA1E3"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bottom w:val="nil"/>
              <w:right w:val="nil"/>
            </w:tcBorders>
            <w:shd w:val="clear" w:color="auto" w:fill="auto"/>
            <w:noWrap/>
            <w:vAlign w:val="bottom"/>
            <w:hideMark/>
          </w:tcPr>
          <w:p w14:paraId="26E542BB"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bottom"/>
            <w:hideMark/>
          </w:tcPr>
          <w:p w14:paraId="443DBB6D"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bottom"/>
            <w:hideMark/>
          </w:tcPr>
          <w:p w14:paraId="0F4C26FB" w14:textId="77777777" w:rsidR="00F4333E" w:rsidRPr="00835089" w:rsidRDefault="00F4333E" w:rsidP="00B06AD8">
            <w:pPr>
              <w:spacing w:after="0" w:line="240" w:lineRule="auto"/>
              <w:rPr>
                <w:rFonts w:ascii="Times New Roman" w:eastAsia="Times New Roman" w:hAnsi="Times New Roman" w:cs="Times New Roman"/>
                <w:sz w:val="20"/>
                <w:szCs w:val="20"/>
              </w:rPr>
            </w:pPr>
          </w:p>
        </w:tc>
      </w:tr>
      <w:tr w:rsidR="00F4333E" w:rsidRPr="00835089" w14:paraId="65B6E2FE" w14:textId="77777777" w:rsidTr="00B06AD8">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BFC4A5A" w14:textId="2227D76D" w:rsidR="00F4333E" w:rsidRPr="00835089" w:rsidRDefault="00F4333E" w:rsidP="00B06AD8">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Benthic</w:t>
            </w:r>
            <w:r w:rsidR="006A26B0">
              <w:rPr>
                <w:rFonts w:ascii="Lucida Console" w:eastAsia="Times New Roman" w:hAnsi="Lucida Console" w:cs="Calibri"/>
                <w:color w:val="000000"/>
                <w:sz w:val="20"/>
                <w:szCs w:val="20"/>
              </w:rPr>
              <w:t>/epiphytic</w:t>
            </w:r>
          </w:p>
        </w:tc>
        <w:tc>
          <w:tcPr>
            <w:tcW w:w="960" w:type="dxa"/>
            <w:tcBorders>
              <w:top w:val="single" w:sz="4" w:space="0" w:color="auto"/>
              <w:left w:val="nil"/>
              <w:bottom w:val="single" w:sz="4" w:space="0" w:color="auto"/>
              <w:right w:val="nil"/>
            </w:tcBorders>
            <w:shd w:val="clear" w:color="000000" w:fill="E7E6E6"/>
            <w:noWrap/>
            <w:vAlign w:val="bottom"/>
            <w:hideMark/>
          </w:tcPr>
          <w:p w14:paraId="68BD0AFA"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75B0013"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91E97EB"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56BE2581" w14:textId="77777777" w:rsidTr="00B06AD8">
        <w:trPr>
          <w:trHeight w:val="288"/>
        </w:trPr>
        <w:tc>
          <w:tcPr>
            <w:tcW w:w="3043" w:type="dxa"/>
            <w:tcBorders>
              <w:top w:val="nil"/>
              <w:left w:val="nil"/>
              <w:bottom w:val="single" w:sz="4" w:space="0" w:color="auto"/>
              <w:right w:val="nil"/>
            </w:tcBorders>
            <w:shd w:val="clear" w:color="auto" w:fill="auto"/>
            <w:noWrap/>
            <w:vAlign w:val="bottom"/>
            <w:hideMark/>
          </w:tcPr>
          <w:p w14:paraId="342F1532"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lastRenderedPageBreak/>
              <w:t> </w:t>
            </w:r>
          </w:p>
        </w:tc>
        <w:tc>
          <w:tcPr>
            <w:tcW w:w="960" w:type="dxa"/>
            <w:tcBorders>
              <w:top w:val="nil"/>
              <w:left w:val="nil"/>
              <w:bottom w:val="single" w:sz="4" w:space="0" w:color="auto"/>
              <w:right w:val="nil"/>
            </w:tcBorders>
            <w:shd w:val="clear" w:color="auto" w:fill="auto"/>
            <w:noWrap/>
            <w:vAlign w:val="bottom"/>
            <w:hideMark/>
          </w:tcPr>
          <w:p w14:paraId="0D4D00B9"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5E217FB7" w14:textId="77777777" w:rsidR="00F4333E" w:rsidRPr="00835089" w:rsidRDefault="00F4333E" w:rsidP="00B06AD8">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nil"/>
              <w:left w:val="nil"/>
              <w:bottom w:val="single" w:sz="4" w:space="0" w:color="auto"/>
              <w:right w:val="nil"/>
            </w:tcBorders>
            <w:shd w:val="clear" w:color="auto" w:fill="auto"/>
            <w:noWrap/>
            <w:vAlign w:val="bottom"/>
            <w:hideMark/>
          </w:tcPr>
          <w:p w14:paraId="462D6666"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7CD830E8" w14:textId="77777777" w:rsidTr="00B06AD8">
        <w:trPr>
          <w:trHeight w:val="288"/>
        </w:trPr>
        <w:tc>
          <w:tcPr>
            <w:tcW w:w="3043" w:type="dxa"/>
            <w:tcBorders>
              <w:top w:val="nil"/>
              <w:left w:val="nil"/>
              <w:bottom w:val="single" w:sz="4" w:space="0" w:color="auto"/>
              <w:right w:val="nil"/>
            </w:tcBorders>
            <w:shd w:val="clear" w:color="auto" w:fill="auto"/>
            <w:noWrap/>
            <w:vAlign w:val="center"/>
            <w:hideMark/>
          </w:tcPr>
          <w:p w14:paraId="1783BB08" w14:textId="6E049804" w:rsidR="00F4333E" w:rsidRPr="00F4333E" w:rsidRDefault="006A26B0" w:rsidP="00B06AD8">
            <w:pPr>
              <w:spacing w:after="0" w:line="240" w:lineRule="auto"/>
              <w:rPr>
                <w:rFonts w:ascii="Lucida Console" w:eastAsia="Times New Roman" w:hAnsi="Lucida Console" w:cs="Calibri"/>
                <w:i/>
                <w:color w:val="000000"/>
                <w:sz w:val="20"/>
                <w:szCs w:val="20"/>
              </w:rPr>
            </w:pPr>
            <w:proofErr w:type="spellStart"/>
            <w:r>
              <w:rPr>
                <w:rFonts w:ascii="Lucida Console" w:eastAsia="Times New Roman" w:hAnsi="Lucida Console" w:cs="Calibri"/>
                <w:i/>
                <w:color w:val="000000"/>
                <w:sz w:val="20"/>
                <w:szCs w:val="20"/>
              </w:rPr>
              <w:t>Melosira</w:t>
            </w:r>
            <w:proofErr w:type="spellEnd"/>
          </w:p>
        </w:tc>
        <w:tc>
          <w:tcPr>
            <w:tcW w:w="960" w:type="dxa"/>
            <w:tcBorders>
              <w:top w:val="nil"/>
              <w:left w:val="nil"/>
              <w:bottom w:val="single" w:sz="4" w:space="0" w:color="auto"/>
              <w:right w:val="nil"/>
            </w:tcBorders>
            <w:shd w:val="clear" w:color="auto" w:fill="auto"/>
            <w:noWrap/>
            <w:vAlign w:val="bottom"/>
            <w:hideMark/>
          </w:tcPr>
          <w:p w14:paraId="33AAEAF6" w14:textId="2DE31F8C" w:rsidR="00F4333E" w:rsidRPr="00835089"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0.895</w:t>
            </w:r>
          </w:p>
        </w:tc>
        <w:tc>
          <w:tcPr>
            <w:tcW w:w="960" w:type="dxa"/>
            <w:tcBorders>
              <w:top w:val="nil"/>
              <w:left w:val="nil"/>
              <w:bottom w:val="single" w:sz="4" w:space="0" w:color="auto"/>
              <w:right w:val="nil"/>
            </w:tcBorders>
            <w:shd w:val="clear" w:color="auto" w:fill="auto"/>
            <w:noWrap/>
            <w:vAlign w:val="bottom"/>
            <w:hideMark/>
          </w:tcPr>
          <w:p w14:paraId="3F04BD07" w14:textId="01029F5F" w:rsidR="00F4333E" w:rsidRPr="00835089"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0.025</w:t>
            </w:r>
          </w:p>
        </w:tc>
        <w:tc>
          <w:tcPr>
            <w:tcW w:w="960" w:type="dxa"/>
            <w:tcBorders>
              <w:top w:val="nil"/>
              <w:left w:val="nil"/>
              <w:bottom w:val="single" w:sz="4" w:space="0" w:color="auto"/>
              <w:right w:val="nil"/>
            </w:tcBorders>
            <w:shd w:val="clear" w:color="auto" w:fill="auto"/>
            <w:noWrap/>
            <w:vAlign w:val="bottom"/>
            <w:hideMark/>
          </w:tcPr>
          <w:p w14:paraId="33D49155"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6A26B0" w:rsidRPr="00835089" w14:paraId="41497D06" w14:textId="77777777" w:rsidTr="00B06AD8">
        <w:trPr>
          <w:trHeight w:val="288"/>
        </w:trPr>
        <w:tc>
          <w:tcPr>
            <w:tcW w:w="3043" w:type="dxa"/>
            <w:tcBorders>
              <w:top w:val="nil"/>
              <w:left w:val="nil"/>
              <w:bottom w:val="single" w:sz="4" w:space="0" w:color="auto"/>
              <w:right w:val="nil"/>
            </w:tcBorders>
            <w:shd w:val="clear" w:color="auto" w:fill="auto"/>
            <w:noWrap/>
            <w:vAlign w:val="center"/>
          </w:tcPr>
          <w:p w14:paraId="473A2DDD" w14:textId="171C7F7A" w:rsidR="006A26B0" w:rsidRDefault="006A26B0" w:rsidP="00B06AD8">
            <w:pPr>
              <w:spacing w:after="0" w:line="240" w:lineRule="auto"/>
              <w:rPr>
                <w:rFonts w:ascii="Lucida Console" w:eastAsia="Times New Roman" w:hAnsi="Lucida Console" w:cs="Calibri"/>
                <w:i/>
                <w:color w:val="000000"/>
                <w:sz w:val="20"/>
                <w:szCs w:val="20"/>
              </w:rPr>
            </w:pPr>
            <w:proofErr w:type="spellStart"/>
            <w:r>
              <w:rPr>
                <w:rFonts w:ascii="Lucida Console" w:eastAsia="Times New Roman" w:hAnsi="Lucida Console" w:cs="Calibri"/>
                <w:i/>
                <w:color w:val="000000"/>
                <w:sz w:val="20"/>
                <w:szCs w:val="20"/>
              </w:rPr>
              <w:t>O</w:t>
            </w:r>
            <w:r w:rsidR="00651EE8">
              <w:rPr>
                <w:rFonts w:ascii="Lucida Console" w:eastAsia="Times New Roman" w:hAnsi="Lucida Console" w:cs="Calibri"/>
                <w:i/>
                <w:color w:val="000000"/>
                <w:sz w:val="20"/>
                <w:szCs w:val="20"/>
              </w:rPr>
              <w:t>s</w:t>
            </w:r>
            <w:r>
              <w:rPr>
                <w:rFonts w:ascii="Lucida Console" w:eastAsia="Times New Roman" w:hAnsi="Lucida Console" w:cs="Calibri"/>
                <w:i/>
                <w:color w:val="000000"/>
                <w:sz w:val="20"/>
                <w:szCs w:val="20"/>
              </w:rPr>
              <w:t>cillatoria</w:t>
            </w:r>
            <w:proofErr w:type="spellEnd"/>
          </w:p>
        </w:tc>
        <w:tc>
          <w:tcPr>
            <w:tcW w:w="960" w:type="dxa"/>
            <w:tcBorders>
              <w:top w:val="nil"/>
              <w:left w:val="nil"/>
              <w:bottom w:val="single" w:sz="4" w:space="0" w:color="auto"/>
              <w:right w:val="nil"/>
            </w:tcBorders>
            <w:shd w:val="clear" w:color="auto" w:fill="auto"/>
            <w:noWrap/>
            <w:vAlign w:val="bottom"/>
          </w:tcPr>
          <w:p w14:paraId="1DFE6150" w14:textId="0ACC068B" w:rsidR="006A26B0"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0.858</w:t>
            </w:r>
          </w:p>
        </w:tc>
        <w:tc>
          <w:tcPr>
            <w:tcW w:w="960" w:type="dxa"/>
            <w:tcBorders>
              <w:top w:val="nil"/>
              <w:left w:val="nil"/>
              <w:bottom w:val="single" w:sz="4" w:space="0" w:color="auto"/>
              <w:right w:val="nil"/>
            </w:tcBorders>
            <w:shd w:val="clear" w:color="auto" w:fill="auto"/>
            <w:noWrap/>
            <w:vAlign w:val="bottom"/>
          </w:tcPr>
          <w:p w14:paraId="42E7EE5D" w14:textId="311B57C3" w:rsidR="006A26B0"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0.030</w:t>
            </w:r>
          </w:p>
        </w:tc>
        <w:tc>
          <w:tcPr>
            <w:tcW w:w="960" w:type="dxa"/>
            <w:tcBorders>
              <w:top w:val="nil"/>
              <w:left w:val="nil"/>
              <w:bottom w:val="single" w:sz="4" w:space="0" w:color="auto"/>
              <w:right w:val="nil"/>
            </w:tcBorders>
            <w:shd w:val="clear" w:color="auto" w:fill="auto"/>
            <w:noWrap/>
            <w:vAlign w:val="bottom"/>
          </w:tcPr>
          <w:p w14:paraId="56B03762" w14:textId="5CA8B695" w:rsidR="006A26B0" w:rsidRPr="00835089"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09667D1D" w14:textId="77777777" w:rsidTr="00B06AD8">
        <w:trPr>
          <w:trHeight w:val="288"/>
        </w:trPr>
        <w:tc>
          <w:tcPr>
            <w:tcW w:w="3043" w:type="dxa"/>
            <w:tcBorders>
              <w:top w:val="nil"/>
              <w:left w:val="nil"/>
              <w:bottom w:val="nil"/>
              <w:right w:val="nil"/>
            </w:tcBorders>
            <w:shd w:val="clear" w:color="auto" w:fill="auto"/>
            <w:noWrap/>
            <w:vAlign w:val="center"/>
            <w:hideMark/>
          </w:tcPr>
          <w:p w14:paraId="0CD93BFB"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DEBDDD"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268B2B"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B5E031" w14:textId="77777777" w:rsidR="00F4333E" w:rsidRPr="00835089" w:rsidRDefault="00F4333E" w:rsidP="00B06AD8">
            <w:pPr>
              <w:spacing w:after="0" w:line="240" w:lineRule="auto"/>
              <w:rPr>
                <w:rFonts w:ascii="Times New Roman" w:eastAsia="Times New Roman" w:hAnsi="Times New Roman" w:cs="Times New Roman"/>
                <w:sz w:val="20"/>
                <w:szCs w:val="20"/>
              </w:rPr>
            </w:pPr>
          </w:p>
        </w:tc>
      </w:tr>
    </w:tbl>
    <w:p w14:paraId="0D7E97E6" w14:textId="363564B8" w:rsidR="000412DF" w:rsidRPr="00ED1142" w:rsidRDefault="000412DF" w:rsidP="00ED1142"/>
    <w:p w14:paraId="782F5988" w14:textId="547E032D" w:rsidR="00AE09A7" w:rsidRDefault="00AE09A7" w:rsidP="00AE09A7">
      <w:pPr>
        <w:pStyle w:val="Heading2"/>
      </w:pPr>
      <w:bookmarkStart w:id="105" w:name="_Toc536509205"/>
      <w:r>
        <w:t>Discussion</w:t>
      </w:r>
      <w:bookmarkEnd w:id="105"/>
    </w:p>
    <w:p w14:paraId="014CBA94" w14:textId="779E8273" w:rsidR="0013218D" w:rsidRDefault="0013218D" w:rsidP="0013218D"/>
    <w:p w14:paraId="444DDFEA" w14:textId="42EBAB43" w:rsidR="00484658" w:rsidRDefault="00AC17D9" w:rsidP="00484658">
      <w:pPr>
        <w:rPr>
          <w:rFonts w:ascii="Times New Roman" w:hAnsi="Times New Roman" w:cs="Times New Roman"/>
          <w:sz w:val="24"/>
          <w:szCs w:val="24"/>
        </w:rPr>
      </w:pPr>
      <w:r>
        <w:t xml:space="preserve">We found some differences between algal communities in different habitat types, but small sample sizes may be confounding our results. </w:t>
      </w:r>
      <w:r w:rsidR="006941B4">
        <w:t xml:space="preserve">There were some significant differences in communities between microhabitats, but the degree of overlap between hulls on the NMDS is difficult to interpret with only a few samples per group. It does seem that the benthic, epiphytic, and filamentous samples cluster together, while the pelagic samples form a separate grouping. There were also few species identified as “indicators” for </w:t>
      </w:r>
      <w:r w:rsidR="00651EE8">
        <w:t>of pelagic versus benthic/epiphytic habitats</w:t>
      </w:r>
      <w:r w:rsidR="006941B4">
        <w:t xml:space="preserve">. </w:t>
      </w:r>
      <w:r w:rsidR="00484658">
        <w:t xml:space="preserve">Of the indicator species that were identified, </w:t>
      </w:r>
      <w:proofErr w:type="spellStart"/>
      <w:r w:rsidR="00484658">
        <w:t>Cyclotella</w:t>
      </w:r>
      <w:proofErr w:type="spellEnd"/>
      <w:r w:rsidR="00484658">
        <w:t xml:space="preserve"> is a centric diatom</w:t>
      </w:r>
      <w:r w:rsidR="00FF6A4D">
        <w:t xml:space="preserve"> considered to be good zooplankton food and historically common in the LSZ </w:t>
      </w:r>
      <w:r w:rsidR="00FF6A4D">
        <w:fldChar w:fldCharType="begin"/>
      </w:r>
      <w:r w:rsidR="00FF6A4D">
        <w:instrText xml:space="preserve"> ADDIN EN.CITE &lt;EndNote&gt;&lt;Cite&gt;&lt;Author&gt;Lehman&lt;/Author&gt;&lt;Year&gt;2000&lt;/Year&gt;&lt;RecNum&gt;591&lt;/RecNum&gt;&lt;DisplayText&gt;(Lehman 2000)&lt;/DisplayText&gt;&lt;record&gt;&lt;rec-number&gt;591&lt;/rec-number&gt;&lt;foreign-keys&gt;&lt;key app="EN" db-id="std9wdt06dea0ber50cpepe0azprxd52vwpp" timestamp="1558711048"&gt;591&lt;/key&gt;&lt;key app="ENWeb" db-id=""&gt;0&lt;/key&gt;&lt;/foreign-keys&gt;&lt;ref-type name="Journal Article"&gt;17&lt;/ref-type&gt;&lt;contributors&gt;&lt;authors&gt;&lt;author&gt;Lehman, P.W.&lt;/author&gt;&lt;/authors&gt;&lt;/contributors&gt;&lt;titles&gt;&lt;title&gt;Phytoplankton biomass, cell diameter, and species composition in the low salinity zone of northern San Francisco Bay Estuary&lt;/title&gt;&lt;secondary-title&gt;Estuaries&lt;/secondary-title&gt;&lt;/titles&gt;&lt;periodical&gt;&lt;full-title&gt;Estuaries&lt;/full-title&gt;&lt;/periodical&gt;&lt;pages&gt;216-230&lt;/pages&gt;&lt;volume&gt;23&lt;/volume&gt;&lt;number&gt;2&lt;/number&gt;&lt;dates&gt;&lt;year&gt;2000&lt;/year&gt;&lt;/dates&gt;&lt;urls&gt;&lt;/urls&gt;&lt;/record&gt;&lt;/Cite&gt;&lt;/EndNote&gt;</w:instrText>
      </w:r>
      <w:r w:rsidR="00FF6A4D">
        <w:fldChar w:fldCharType="separate"/>
      </w:r>
      <w:r w:rsidR="00FF6A4D">
        <w:rPr>
          <w:noProof/>
        </w:rPr>
        <w:t>(Lehman 2000)</w:t>
      </w:r>
      <w:r w:rsidR="00FF6A4D">
        <w:fldChar w:fldCharType="end"/>
      </w:r>
      <w:r w:rsidR="00484658">
        <w:rPr>
          <w:rFonts w:ascii="Times New Roman" w:hAnsi="Times New Roman" w:cs="Times New Roman"/>
          <w:sz w:val="24"/>
          <w:szCs w:val="24"/>
        </w:rPr>
        <w:t xml:space="preserve">. </w:t>
      </w:r>
      <w:proofErr w:type="spellStart"/>
      <w:r w:rsidR="00484658">
        <w:rPr>
          <w:rFonts w:ascii="Times New Roman" w:hAnsi="Times New Roman" w:cs="Times New Roman"/>
          <w:sz w:val="24"/>
          <w:szCs w:val="24"/>
        </w:rPr>
        <w:t>Teleaulax</w:t>
      </w:r>
      <w:proofErr w:type="spellEnd"/>
      <w:r w:rsidR="00484658">
        <w:rPr>
          <w:rFonts w:ascii="Times New Roman" w:hAnsi="Times New Roman" w:cs="Times New Roman"/>
          <w:sz w:val="24"/>
          <w:szCs w:val="24"/>
        </w:rPr>
        <w:t xml:space="preserve"> is a generalist </w:t>
      </w:r>
      <w:proofErr w:type="spellStart"/>
      <w:r w:rsidR="00484658">
        <w:rPr>
          <w:rFonts w:ascii="Times New Roman" w:hAnsi="Times New Roman" w:cs="Times New Roman"/>
          <w:sz w:val="24"/>
          <w:szCs w:val="24"/>
        </w:rPr>
        <w:t>mixotorophic</w:t>
      </w:r>
      <w:proofErr w:type="spellEnd"/>
      <w:r w:rsidR="00484658">
        <w:rPr>
          <w:rFonts w:ascii="Times New Roman" w:hAnsi="Times New Roman" w:cs="Times New Roman"/>
          <w:sz w:val="24"/>
          <w:szCs w:val="24"/>
        </w:rPr>
        <w:t xml:space="preserve"> </w:t>
      </w:r>
      <w:proofErr w:type="spellStart"/>
      <w:r w:rsidR="00484658">
        <w:rPr>
          <w:rFonts w:ascii="Times New Roman" w:hAnsi="Times New Roman" w:cs="Times New Roman"/>
          <w:sz w:val="24"/>
          <w:szCs w:val="24"/>
        </w:rPr>
        <w:t>cryptophyte</w:t>
      </w:r>
      <w:proofErr w:type="spellEnd"/>
      <w:r w:rsidR="00484658">
        <w:rPr>
          <w:rFonts w:ascii="Times New Roman" w:hAnsi="Times New Roman" w:cs="Times New Roman"/>
          <w:sz w:val="24"/>
          <w:szCs w:val="24"/>
        </w:rPr>
        <w:t xml:space="preserve"> that can withstand varying salinities, light availability, and temperatures </w:t>
      </w:r>
      <w:r w:rsidR="00484658">
        <w:rPr>
          <w:rFonts w:ascii="Times New Roman" w:hAnsi="Times New Roman" w:cs="Times New Roman"/>
          <w:sz w:val="24"/>
          <w:szCs w:val="24"/>
        </w:rPr>
        <w:fldChar w:fldCharType="begin"/>
      </w:r>
      <w:r w:rsidR="00484658">
        <w:rPr>
          <w:rFonts w:ascii="Times New Roman" w:hAnsi="Times New Roman" w:cs="Times New Roman"/>
          <w:sz w:val="24"/>
          <w:szCs w:val="24"/>
        </w:rPr>
        <w:instrText xml:space="preserve"> ADDIN EN.CITE &lt;EndNote&gt;&lt;Cite&gt;&lt;Author&gt;Cloern&lt;/Author&gt;&lt;Year&gt;2005&lt;/Year&gt;&lt;RecNum&gt;311&lt;/RecNum&gt;&lt;DisplayText&gt;(Cloern and Dufford 2005)&lt;/DisplayText&gt;&lt;record&gt;&lt;rec-number&gt;311&lt;/rec-number&gt;&lt;foreign-keys&gt;&lt;key app="EN" db-id="std9wdt06dea0ber50cpepe0azprxd52vwpp" timestamp="1558710983"&gt;311&lt;/key&gt;&lt;key app="ENWeb" db-id=""&gt;0&lt;/key&gt;&lt;/foreign-keys&gt;&lt;ref-type name="Journal Article"&gt;17&lt;/ref-type&gt;&lt;contributors&gt;&lt;authors&gt;&lt;author&gt;Cloern, James E.&lt;/author&gt;&lt;author&gt;Dufford, Richard&lt;/author&gt;&lt;/authors&gt;&lt;/contributors&gt;&lt;titles&gt;&lt;title&gt;Phytoplankton community ecology: principles applied in San Francisco Bay&lt;/title&gt;&lt;secondary-title&gt;Marine Ecology Progress Series&lt;/secondary-title&gt;&lt;/titles&gt;&lt;periodical&gt;&lt;full-title&gt;Marine Ecology Progress Series&lt;/full-title&gt;&lt;/periodical&gt;&lt;pages&gt;11-28&lt;/pages&gt;&lt;volume&gt;285&lt;/volume&gt;&lt;dates&gt;&lt;year&gt;2005&lt;/year&gt;&lt;/dates&gt;&lt;accession-num&gt;BIOSIS:PREV200500194084&lt;/accession-num&gt;&lt;label&gt;KH, estuarine phytoplankton&lt;/label&gt;&lt;urls&gt;&lt;related-urls&gt;&lt;url&gt;&amp;lt;Go to ISI&amp;gt;://PREV200500194084&lt;/url&gt;&lt;/related-urls&gt;&lt;/urls&gt;&lt;/record&gt;&lt;/Cite&gt;&lt;/EndNote&gt;</w:instrText>
      </w:r>
      <w:r w:rsidR="00484658">
        <w:rPr>
          <w:rFonts w:ascii="Times New Roman" w:hAnsi="Times New Roman" w:cs="Times New Roman"/>
          <w:sz w:val="24"/>
          <w:szCs w:val="24"/>
        </w:rPr>
        <w:fldChar w:fldCharType="separate"/>
      </w:r>
      <w:r w:rsidR="00484658">
        <w:rPr>
          <w:rFonts w:ascii="Times New Roman" w:hAnsi="Times New Roman" w:cs="Times New Roman"/>
          <w:noProof/>
          <w:sz w:val="24"/>
          <w:szCs w:val="24"/>
        </w:rPr>
        <w:t>(Cloern and Dufford 2005)</w:t>
      </w:r>
      <w:r w:rsidR="00484658">
        <w:rPr>
          <w:rFonts w:ascii="Times New Roman" w:hAnsi="Times New Roman" w:cs="Times New Roman"/>
          <w:sz w:val="24"/>
          <w:szCs w:val="24"/>
        </w:rPr>
        <w:fldChar w:fldCharType="end"/>
      </w:r>
      <w:r w:rsidR="00484658">
        <w:rPr>
          <w:rFonts w:ascii="Times New Roman" w:hAnsi="Times New Roman" w:cs="Times New Roman"/>
          <w:sz w:val="24"/>
          <w:szCs w:val="24"/>
        </w:rPr>
        <w:t xml:space="preserve">. </w:t>
      </w:r>
      <w:proofErr w:type="spellStart"/>
      <w:r w:rsidR="000660AD">
        <w:rPr>
          <w:rFonts w:ascii="Times New Roman" w:hAnsi="Times New Roman" w:cs="Times New Roman"/>
          <w:sz w:val="24"/>
          <w:szCs w:val="24"/>
        </w:rPr>
        <w:t>Monoraphidium</w:t>
      </w:r>
      <w:proofErr w:type="spellEnd"/>
      <w:r w:rsidR="000660AD">
        <w:rPr>
          <w:rFonts w:ascii="Times New Roman" w:hAnsi="Times New Roman" w:cs="Times New Roman"/>
          <w:sz w:val="24"/>
          <w:szCs w:val="24"/>
        </w:rPr>
        <w:t xml:space="preserve"> is a green algae found to be abundant in the central Delta and considered to be good zooplankton food </w:t>
      </w:r>
      <w:r w:rsidR="000660AD">
        <w:rPr>
          <w:rFonts w:ascii="Times New Roman" w:hAnsi="Times New Roman" w:cs="Times New Roman"/>
          <w:sz w:val="24"/>
          <w:szCs w:val="24"/>
        </w:rPr>
        <w:fldChar w:fldCharType="begin"/>
      </w:r>
      <w:r w:rsidR="000660AD">
        <w:rPr>
          <w:rFonts w:ascii="Times New Roman" w:hAnsi="Times New Roman" w:cs="Times New Roman"/>
          <w:sz w:val="24"/>
          <w:szCs w:val="24"/>
        </w:rPr>
        <w:instrText xml:space="preserve"> ADDIN EN.CITE &lt;EndNote&gt;&lt;Cite&gt;&lt;Author&gt;Lehman&lt;/Author&gt;&lt;Year&gt;2010&lt;/Year&gt;&lt;RecNum&gt;1604&lt;/RecNum&gt;&lt;DisplayText&gt;(Lehman et al. 2010)&lt;/DisplayText&gt;&lt;record&gt;&lt;rec-number&gt;1604&lt;/rec-number&gt;&lt;foreign-keys&gt;&lt;key app="EN" db-id="std9wdt06dea0ber50cpepe0azprxd52vwpp" timestamp="1558711518"&gt;1604&lt;/key&gt;&lt;key app="ENWeb" db-id=""&gt;0&lt;/key&gt;&lt;/foreign-keys&gt;&lt;ref-type name="Journal Article"&gt;17&lt;/ref-type&gt;&lt;contributors&gt;&lt;authors&gt;&lt;author&gt;Lehman, PW&lt;/author&gt;&lt;author&gt;Teh, SJ&lt;/author&gt;&lt;author&gt;Boyer, GL&lt;/author&gt;&lt;author&gt;Nobriga, ML&lt;/author&gt;&lt;author&gt;Bass, E&lt;/author&gt;&lt;author&gt;Hogle, C&lt;/author&gt;&lt;/authors&gt;&lt;/contributors&gt;&lt;titles&gt;&lt;title&gt;&lt;style face="normal" font="default" size="100%"&gt;Initial impacts of &lt;/style&gt;&lt;style face="italic" font="default" size="100%"&gt;Microcystis aeruginosa&lt;/style&gt;&lt;style face="normal" font="default" size="100%"&gt; blooms on the aquatic food web in the San Francisco Estuary&lt;/style&gt;&lt;/title&gt;&lt;secondary-title&gt;Hydrobiologia&lt;/secondary-title&gt;&lt;/titles&gt;&lt;periodical&gt;&lt;full-title&gt;Hydrobiologia&lt;/full-title&gt;&lt;/periodical&gt;&lt;pages&gt;229-248&lt;/pages&gt;&lt;volume&gt;637&lt;/volume&gt;&lt;number&gt;1&lt;/number&gt;&lt;dates&gt;&lt;year&gt;2010&lt;/year&gt;&lt;/dates&gt;&lt;isbn&gt;0018-8158&lt;/isbn&gt;&lt;urls&gt;&lt;/urls&gt;&lt;/record&gt;&lt;/Cite&gt;&lt;/EndNote&gt;</w:instrText>
      </w:r>
      <w:r w:rsidR="000660AD">
        <w:rPr>
          <w:rFonts w:ascii="Times New Roman" w:hAnsi="Times New Roman" w:cs="Times New Roman"/>
          <w:sz w:val="24"/>
          <w:szCs w:val="24"/>
        </w:rPr>
        <w:fldChar w:fldCharType="separate"/>
      </w:r>
      <w:r w:rsidR="000660AD">
        <w:rPr>
          <w:rFonts w:ascii="Times New Roman" w:hAnsi="Times New Roman" w:cs="Times New Roman"/>
          <w:noProof/>
          <w:sz w:val="24"/>
          <w:szCs w:val="24"/>
        </w:rPr>
        <w:t>(Lehman et al. 2010)</w:t>
      </w:r>
      <w:r w:rsidR="000660AD">
        <w:rPr>
          <w:rFonts w:ascii="Times New Roman" w:hAnsi="Times New Roman" w:cs="Times New Roman"/>
          <w:sz w:val="24"/>
          <w:szCs w:val="24"/>
        </w:rPr>
        <w:fldChar w:fldCharType="end"/>
      </w:r>
      <w:r w:rsidR="000660AD">
        <w:rPr>
          <w:rFonts w:ascii="Times New Roman" w:hAnsi="Times New Roman" w:cs="Times New Roman"/>
          <w:sz w:val="24"/>
          <w:szCs w:val="24"/>
        </w:rPr>
        <w:t xml:space="preserve">. </w:t>
      </w:r>
      <w:proofErr w:type="spellStart"/>
      <w:r w:rsidR="000660AD" w:rsidRPr="000660AD">
        <w:rPr>
          <w:rFonts w:ascii="Times New Roman" w:hAnsi="Times New Roman" w:cs="Times New Roman"/>
          <w:i/>
          <w:sz w:val="24"/>
          <w:szCs w:val="24"/>
        </w:rPr>
        <w:t>Cryptomonas</w:t>
      </w:r>
      <w:proofErr w:type="spellEnd"/>
      <w:r w:rsidR="000660AD">
        <w:rPr>
          <w:rFonts w:ascii="Times New Roman" w:hAnsi="Times New Roman" w:cs="Times New Roman"/>
          <w:sz w:val="24"/>
          <w:szCs w:val="24"/>
        </w:rPr>
        <w:t xml:space="preserve"> is a small </w:t>
      </w:r>
      <w:proofErr w:type="spellStart"/>
      <w:r w:rsidR="000660AD">
        <w:rPr>
          <w:rFonts w:ascii="Times New Roman" w:hAnsi="Times New Roman" w:cs="Times New Roman"/>
          <w:sz w:val="24"/>
          <w:szCs w:val="24"/>
        </w:rPr>
        <w:t>cryptophyte</w:t>
      </w:r>
      <w:proofErr w:type="spellEnd"/>
      <w:r w:rsidR="000660AD">
        <w:rPr>
          <w:rFonts w:ascii="Times New Roman" w:hAnsi="Times New Roman" w:cs="Times New Roman"/>
          <w:sz w:val="24"/>
          <w:szCs w:val="24"/>
        </w:rPr>
        <w:t xml:space="preserve"> considered to be highly nutritious </w:t>
      </w:r>
      <w:r w:rsidR="000660AD">
        <w:rPr>
          <w:rFonts w:ascii="Times New Roman" w:hAnsi="Times New Roman" w:cs="Times New Roman"/>
          <w:sz w:val="24"/>
          <w:szCs w:val="24"/>
        </w:rPr>
        <w:fldChar w:fldCharType="begin"/>
      </w:r>
      <w:r w:rsidR="000660AD">
        <w:rPr>
          <w:rFonts w:ascii="Times New Roman" w:hAnsi="Times New Roman" w:cs="Times New Roman"/>
          <w:sz w:val="24"/>
          <w:szCs w:val="24"/>
        </w:rPr>
        <w:instrText xml:space="preserve"> ADDIN EN.CITE &lt;EndNote&gt;&lt;Cite&gt;&lt;Author&gt;BURNS&lt;/Author&gt;&lt;Year&gt;2011&lt;/Year&gt;&lt;RecNum&gt;2608&lt;/RecNum&gt;&lt;DisplayText&gt;(BURNS et al. 2011)&lt;/DisplayText&gt;&lt;record&gt;&lt;rec-number&gt;2608&lt;/rec-number&gt;&lt;foreign-keys&gt;&lt;key app="EN" db-id="std9wdt06dea0ber50cpepe0azprxd52vwpp" timestamp="1558713504"&gt;2608&lt;/key&gt;&lt;/foreign-keys&gt;&lt;ref-type name="Journal Article"&gt;17&lt;/ref-type&gt;&lt;contributors&gt;&lt;authors&gt;&lt;author&gt;BURNS, CAROLYN W.&lt;/author&gt;&lt;author&gt;BRETT, MICHAEL T.&lt;/author&gt;&lt;author&gt;SCHALLENBERG, MARC&lt;/author&gt;&lt;/authors&gt;&lt;/contributors&gt;&lt;titles&gt;&lt;title&gt;A comparison of the trophic transfer of fatty acids in freshwater plankton by cladocerans and calanoid copepods&lt;/title&gt;&lt;secondary-title&gt;Freshwater Biology&lt;/secondary-title&gt;&lt;/titles&gt;&lt;periodical&gt;&lt;full-title&gt;Freshwater Biology&lt;/full-title&gt;&lt;/periodical&gt;&lt;pages&gt;889-903&lt;/pages&gt;&lt;volume&gt;56&lt;/volume&gt;&lt;number&gt;5&lt;/number&gt;&lt;dates&gt;&lt;year&gt;2011&lt;/year&gt;&lt;/dates&gt;&lt;urls&gt;&lt;related-urls&gt;&lt;url&gt;https://onlinelibrary.wiley.com/doi/abs/10.1111/j.1365-2427.2010.02534.x&lt;/url&gt;&lt;/related-urls&gt;&lt;/urls&gt;&lt;electronic-resource-num&gt;doi:10.1111/j.1365-2427.2010.02534.x&lt;/electronic-resource-num&gt;&lt;/record&gt;&lt;/Cite&gt;&lt;/EndNote&gt;</w:instrText>
      </w:r>
      <w:r w:rsidR="000660AD">
        <w:rPr>
          <w:rFonts w:ascii="Times New Roman" w:hAnsi="Times New Roman" w:cs="Times New Roman"/>
          <w:sz w:val="24"/>
          <w:szCs w:val="24"/>
        </w:rPr>
        <w:fldChar w:fldCharType="separate"/>
      </w:r>
      <w:r w:rsidR="000660AD">
        <w:rPr>
          <w:rFonts w:ascii="Times New Roman" w:hAnsi="Times New Roman" w:cs="Times New Roman"/>
          <w:noProof/>
          <w:sz w:val="24"/>
          <w:szCs w:val="24"/>
        </w:rPr>
        <w:t>(BURNS et al. 2011)</w:t>
      </w:r>
      <w:r w:rsidR="000660AD">
        <w:rPr>
          <w:rFonts w:ascii="Times New Roman" w:hAnsi="Times New Roman" w:cs="Times New Roman"/>
          <w:sz w:val="24"/>
          <w:szCs w:val="24"/>
        </w:rPr>
        <w:fldChar w:fldCharType="end"/>
      </w:r>
      <w:r w:rsidR="000660AD">
        <w:rPr>
          <w:rFonts w:ascii="Times New Roman" w:hAnsi="Times New Roman" w:cs="Times New Roman"/>
          <w:sz w:val="24"/>
          <w:szCs w:val="24"/>
        </w:rPr>
        <w:t xml:space="preserve">, but rarely consumed by zooplankton </w:t>
      </w:r>
      <w:r w:rsidR="000660AD">
        <w:rPr>
          <w:rFonts w:ascii="Times New Roman" w:hAnsi="Times New Roman" w:cs="Times New Roman"/>
          <w:sz w:val="24"/>
          <w:szCs w:val="24"/>
        </w:rPr>
        <w:fldChar w:fldCharType="begin"/>
      </w:r>
      <w:r w:rsidR="000660AD">
        <w:rPr>
          <w:rFonts w:ascii="Times New Roman" w:hAnsi="Times New Roman" w:cs="Times New Roman"/>
          <w:sz w:val="24"/>
          <w:szCs w:val="24"/>
        </w:rPr>
        <w:instrText xml:space="preserve"> ADDIN EN.CITE &lt;EndNote&gt;&lt;Cite&gt;&lt;Author&gt;Kimmerer&lt;/Author&gt;&lt;Year&gt;2018&lt;/Year&gt;&lt;RecNum&gt;2694&lt;/RecNum&gt;&lt;DisplayText&gt;(Kimmerer et al. 2018a)&lt;/DisplayText&gt;&lt;record&gt;&lt;rec-number&gt;2694&lt;/rec-number&gt;&lt;foreign-keys&gt;&lt;key app="EN" db-id="std9wdt06dea0ber50cpepe0azprxd52vwpp" timestamp="1558713688"&gt;2694&lt;/key&gt;&lt;key app="ENWeb" db-id=""&gt;0&lt;/key&gt;&lt;/foreign-keys&gt;&lt;ref-type name="Journal Article"&gt;17&lt;/ref-type&gt;&lt;contributors&gt;&lt;authors&gt;&lt;author&gt;Kimmerer, Wim&lt;/author&gt;&lt;author&gt;Ignoffo, Toni R.&lt;/author&gt;&lt;author&gt;Bemowski, Brooke&lt;/author&gt;&lt;author&gt;Modéran, Julien&lt;/author&gt;&lt;author&gt;Holmes, Ann&lt;/author&gt;&lt;author&gt;Bergamaschi, Brian&lt;/author&gt;&lt;/authors&gt;&lt;/contributors&gt;&lt;titles&gt;&lt;title&gt;Zooplankton Dynamics in the Cache Slough Complex of the Upper San Francisco Estuary&lt;/title&gt;&lt;secondary-title&gt;San Francisco Estuary and Watershed Science&lt;/secondary-title&gt;&lt;/titles&gt;&lt;periodical&gt;&lt;full-title&gt;San Francisco Estuary and Watershed Science&lt;/full-title&gt;&lt;/periodical&gt;&lt;volume&gt;16&lt;/volume&gt;&lt;number&gt;3&lt;/number&gt;&lt;dates&gt;&lt;year&gt;2018&lt;/year&gt;&lt;/dates&gt;&lt;urls&gt;&lt;related-urls&gt;&lt;url&gt;https://escholarship.org/uc/item/63k1z819#main&lt;/url&gt;&lt;/related-urls&gt;&lt;/urls&gt;&lt;electronic-resource-num&gt;10.15447/sfews.2018v16iss3art4&lt;/electronic-resource-num&gt;&lt;/record&gt;&lt;/Cite&gt;&lt;/EndNote&gt;</w:instrText>
      </w:r>
      <w:r w:rsidR="000660AD">
        <w:rPr>
          <w:rFonts w:ascii="Times New Roman" w:hAnsi="Times New Roman" w:cs="Times New Roman"/>
          <w:sz w:val="24"/>
          <w:szCs w:val="24"/>
        </w:rPr>
        <w:fldChar w:fldCharType="separate"/>
      </w:r>
      <w:r w:rsidR="000660AD">
        <w:rPr>
          <w:rFonts w:ascii="Times New Roman" w:hAnsi="Times New Roman" w:cs="Times New Roman"/>
          <w:noProof/>
          <w:sz w:val="24"/>
          <w:szCs w:val="24"/>
        </w:rPr>
        <w:t>(Kimmerer et al. 2018a)</w:t>
      </w:r>
      <w:r w:rsidR="000660AD">
        <w:rPr>
          <w:rFonts w:ascii="Times New Roman" w:hAnsi="Times New Roman" w:cs="Times New Roman"/>
          <w:sz w:val="24"/>
          <w:szCs w:val="24"/>
        </w:rPr>
        <w:fldChar w:fldCharType="end"/>
      </w:r>
      <w:r w:rsidR="000660AD">
        <w:rPr>
          <w:rFonts w:ascii="Times New Roman" w:hAnsi="Times New Roman" w:cs="Times New Roman"/>
          <w:sz w:val="24"/>
          <w:szCs w:val="24"/>
        </w:rPr>
        <w:t xml:space="preserve"> and found to be associated with the toxic cyanobacteria </w:t>
      </w:r>
      <w:proofErr w:type="spellStart"/>
      <w:r w:rsidR="000660AD">
        <w:rPr>
          <w:rFonts w:ascii="Times New Roman" w:hAnsi="Times New Roman" w:cs="Times New Roman"/>
          <w:sz w:val="24"/>
          <w:szCs w:val="24"/>
        </w:rPr>
        <w:t>Mycrocistis</w:t>
      </w:r>
      <w:proofErr w:type="spellEnd"/>
      <w:r w:rsidR="000660AD">
        <w:rPr>
          <w:rFonts w:ascii="Times New Roman" w:hAnsi="Times New Roman" w:cs="Times New Roman"/>
          <w:sz w:val="24"/>
          <w:szCs w:val="24"/>
        </w:rPr>
        <w:t xml:space="preserve"> </w:t>
      </w:r>
      <w:r w:rsidR="000660AD">
        <w:rPr>
          <w:rFonts w:ascii="Times New Roman" w:hAnsi="Times New Roman" w:cs="Times New Roman"/>
          <w:sz w:val="24"/>
          <w:szCs w:val="24"/>
        </w:rPr>
        <w:fldChar w:fldCharType="begin"/>
      </w:r>
      <w:r w:rsidR="000660AD">
        <w:rPr>
          <w:rFonts w:ascii="Times New Roman" w:hAnsi="Times New Roman" w:cs="Times New Roman"/>
          <w:sz w:val="24"/>
          <w:szCs w:val="24"/>
        </w:rPr>
        <w:instrText xml:space="preserve"> ADDIN EN.CITE &lt;EndNote&gt;&lt;Cite&gt;&lt;Author&gt;Lehman&lt;/Author&gt;&lt;Year&gt;2010&lt;/Year&gt;&lt;RecNum&gt;1604&lt;/RecNum&gt;&lt;DisplayText&gt;(Lehman et al. 2010)&lt;/DisplayText&gt;&lt;record&gt;&lt;rec-number&gt;1604&lt;/rec-number&gt;&lt;foreign-keys&gt;&lt;key app="EN" db-id="std9wdt06dea0ber50cpepe0azprxd52vwpp" timestamp="1558711518"&gt;1604&lt;/key&gt;&lt;key app="ENWeb" db-id=""&gt;0&lt;/key&gt;&lt;/foreign-keys&gt;&lt;ref-type name="Journal Article"&gt;17&lt;/ref-type&gt;&lt;contributors&gt;&lt;authors&gt;&lt;author&gt;Lehman, PW&lt;/author&gt;&lt;author&gt;Teh, SJ&lt;/author&gt;&lt;author&gt;Boyer, GL&lt;/author&gt;&lt;author&gt;Nobriga, ML&lt;/author&gt;&lt;author&gt;Bass, E&lt;/author&gt;&lt;author&gt;Hogle, C&lt;/author&gt;&lt;/authors&gt;&lt;/contributors&gt;&lt;titles&gt;&lt;title&gt;&lt;style face="normal" font="default" size="100%"&gt;Initial impacts of &lt;/style&gt;&lt;style face="italic" font="default" size="100%"&gt;Microcystis aeruginosa&lt;/style&gt;&lt;style face="normal" font="default" size="100%"&gt; blooms on the aquatic food web in the San Francisco Estuary&lt;/style&gt;&lt;/title&gt;&lt;secondary-title&gt;Hydrobiologia&lt;/secondary-title&gt;&lt;/titles&gt;&lt;periodical&gt;&lt;full-title&gt;Hydrobiologia&lt;/full-title&gt;&lt;/periodical&gt;&lt;pages&gt;229-248&lt;/pages&gt;&lt;volume&gt;637&lt;/volume&gt;&lt;number&gt;1&lt;/number&gt;&lt;dates&gt;&lt;year&gt;2010&lt;/year&gt;&lt;/dates&gt;&lt;isbn&gt;0018-8158&lt;/isbn&gt;&lt;urls&gt;&lt;/urls&gt;&lt;/record&gt;&lt;/Cite&gt;&lt;/EndNote&gt;</w:instrText>
      </w:r>
      <w:r w:rsidR="000660AD">
        <w:rPr>
          <w:rFonts w:ascii="Times New Roman" w:hAnsi="Times New Roman" w:cs="Times New Roman"/>
          <w:sz w:val="24"/>
          <w:szCs w:val="24"/>
        </w:rPr>
        <w:fldChar w:fldCharType="separate"/>
      </w:r>
      <w:r w:rsidR="000660AD">
        <w:rPr>
          <w:rFonts w:ascii="Times New Roman" w:hAnsi="Times New Roman" w:cs="Times New Roman"/>
          <w:noProof/>
          <w:sz w:val="24"/>
          <w:szCs w:val="24"/>
        </w:rPr>
        <w:t>(Lehman et al. 2010)</w:t>
      </w:r>
      <w:r w:rsidR="000660AD">
        <w:rPr>
          <w:rFonts w:ascii="Times New Roman" w:hAnsi="Times New Roman" w:cs="Times New Roman"/>
          <w:sz w:val="24"/>
          <w:szCs w:val="24"/>
        </w:rPr>
        <w:fldChar w:fldCharType="end"/>
      </w:r>
      <w:r w:rsidR="000660AD">
        <w:rPr>
          <w:rFonts w:ascii="Times New Roman" w:hAnsi="Times New Roman" w:cs="Times New Roman"/>
          <w:sz w:val="24"/>
          <w:szCs w:val="24"/>
        </w:rPr>
        <w:t xml:space="preserve">, though no </w:t>
      </w:r>
      <w:proofErr w:type="spellStart"/>
      <w:r w:rsidR="000660AD">
        <w:rPr>
          <w:rFonts w:ascii="Times New Roman" w:hAnsi="Times New Roman" w:cs="Times New Roman"/>
          <w:sz w:val="24"/>
          <w:szCs w:val="24"/>
        </w:rPr>
        <w:t>Mycrocysits</w:t>
      </w:r>
      <w:proofErr w:type="spellEnd"/>
      <w:r w:rsidR="000660AD">
        <w:rPr>
          <w:rFonts w:ascii="Times New Roman" w:hAnsi="Times New Roman" w:cs="Times New Roman"/>
          <w:sz w:val="24"/>
          <w:szCs w:val="24"/>
        </w:rPr>
        <w:t xml:space="preserve"> was found in these samples. </w:t>
      </w:r>
      <w:proofErr w:type="spellStart"/>
      <w:r w:rsidR="00484658">
        <w:rPr>
          <w:rFonts w:ascii="Times New Roman" w:hAnsi="Times New Roman" w:cs="Times New Roman"/>
          <w:sz w:val="24"/>
          <w:szCs w:val="24"/>
        </w:rPr>
        <w:t>Achanathidium</w:t>
      </w:r>
      <w:proofErr w:type="spellEnd"/>
      <w:r w:rsidR="00484658">
        <w:rPr>
          <w:rFonts w:ascii="Times New Roman" w:hAnsi="Times New Roman" w:cs="Times New Roman"/>
          <w:sz w:val="24"/>
          <w:szCs w:val="24"/>
        </w:rPr>
        <w:t xml:space="preserve"> is a </w:t>
      </w:r>
      <w:r w:rsidR="001E2D56">
        <w:rPr>
          <w:rFonts w:ascii="Times New Roman" w:hAnsi="Times New Roman" w:cs="Times New Roman"/>
          <w:sz w:val="24"/>
          <w:szCs w:val="24"/>
        </w:rPr>
        <w:t xml:space="preserve">genus of </w:t>
      </w:r>
      <w:r w:rsidR="00484658">
        <w:rPr>
          <w:rFonts w:ascii="Times New Roman" w:hAnsi="Times New Roman" w:cs="Times New Roman"/>
          <w:sz w:val="24"/>
          <w:szCs w:val="24"/>
        </w:rPr>
        <w:t>pennate diatom</w:t>
      </w:r>
      <w:r w:rsidR="001E2D56">
        <w:rPr>
          <w:rFonts w:ascii="Times New Roman" w:hAnsi="Times New Roman" w:cs="Times New Roman"/>
          <w:sz w:val="24"/>
          <w:szCs w:val="24"/>
        </w:rPr>
        <w:t>s that are more often benthic than pelagic</w:t>
      </w:r>
      <w:r w:rsidR="00F93F92">
        <w:rPr>
          <w:rFonts w:ascii="Times New Roman" w:hAnsi="Times New Roman" w:cs="Times New Roman"/>
          <w:sz w:val="24"/>
          <w:szCs w:val="24"/>
        </w:rPr>
        <w:t xml:space="preserve"> </w:t>
      </w:r>
      <w:r w:rsidR="00F93F92">
        <w:rPr>
          <w:rFonts w:ascii="Times New Roman" w:hAnsi="Times New Roman" w:cs="Times New Roman"/>
          <w:sz w:val="24"/>
          <w:szCs w:val="24"/>
        </w:rPr>
        <w:fldChar w:fldCharType="begin"/>
      </w:r>
      <w:r w:rsidR="00F93F92">
        <w:rPr>
          <w:rFonts w:ascii="Times New Roman" w:hAnsi="Times New Roman" w:cs="Times New Roman"/>
          <w:sz w:val="24"/>
          <w:szCs w:val="24"/>
        </w:rPr>
        <w:instrText xml:space="preserve"> ADDIN EN.CITE &lt;EndNote&gt;&lt;Cite&gt;&lt;Author&gt;Potapova&lt;/Author&gt;&lt;Year&gt;2007&lt;/Year&gt;&lt;RecNum&gt;2745&lt;/RecNum&gt;&lt;DisplayText&gt;(Potapova and Hamilton 2007)&lt;/DisplayText&gt;&lt;record&gt;&lt;rec-number&gt;2745&lt;/rec-number&gt;&lt;foreign-keys&gt;&lt;key app="EN" db-id="std9wdt06dea0ber50cpepe0azprxd52vwpp" timestamp="1561504142"&gt;2745&lt;/key&gt;&lt;/foreign-keys&gt;&lt;ref-type name="Journal Article"&gt;17&lt;/ref-type&gt;&lt;contributors&gt;&lt;authors&gt;&lt;author&gt;Potapova, Marina&lt;/author&gt;&lt;author&gt;Hamilton, Paul B&lt;/author&gt;&lt;/authors&gt;&lt;/contributors&gt;&lt;titles&gt;&lt;title&gt;Morphological and ecological variation within the Achnanthidium minutissimum (Bacillariophyceae) species complex 1&lt;/title&gt;&lt;secondary-title&gt;Journal of phycology&lt;/secondary-title&gt;&lt;/titles&gt;&lt;periodical&gt;&lt;full-title&gt;Journal of phycology&lt;/full-title&gt;&lt;/periodical&gt;&lt;pages&gt;561-575&lt;/pages&gt;&lt;volume&gt;43&lt;/volume&gt;&lt;number&gt;3&lt;/number&gt;&lt;dates&gt;&lt;year&gt;2007&lt;/year&gt;&lt;/dates&gt;&lt;isbn&gt;0022-3646&lt;/isbn&gt;&lt;urls&gt;&lt;/urls&gt;&lt;/record&gt;&lt;/Cite&gt;&lt;/EndNote&gt;</w:instrText>
      </w:r>
      <w:r w:rsidR="00F93F92">
        <w:rPr>
          <w:rFonts w:ascii="Times New Roman" w:hAnsi="Times New Roman" w:cs="Times New Roman"/>
          <w:sz w:val="24"/>
          <w:szCs w:val="24"/>
        </w:rPr>
        <w:fldChar w:fldCharType="separate"/>
      </w:r>
      <w:r w:rsidR="00F93F92">
        <w:rPr>
          <w:rFonts w:ascii="Times New Roman" w:hAnsi="Times New Roman" w:cs="Times New Roman"/>
          <w:noProof/>
          <w:sz w:val="24"/>
          <w:szCs w:val="24"/>
        </w:rPr>
        <w:t>(Potapova and Hamilton 2007)</w:t>
      </w:r>
      <w:r w:rsidR="00F93F92">
        <w:rPr>
          <w:rFonts w:ascii="Times New Roman" w:hAnsi="Times New Roman" w:cs="Times New Roman"/>
          <w:sz w:val="24"/>
          <w:szCs w:val="24"/>
        </w:rPr>
        <w:fldChar w:fldCharType="end"/>
      </w:r>
      <w:r w:rsidR="001E2D56">
        <w:rPr>
          <w:rFonts w:ascii="Times New Roman" w:hAnsi="Times New Roman" w:cs="Times New Roman"/>
          <w:sz w:val="24"/>
          <w:szCs w:val="24"/>
        </w:rPr>
        <w:t xml:space="preserve">, so it was somewhat surprising to </w:t>
      </w:r>
      <w:r w:rsidR="00F93F92">
        <w:rPr>
          <w:rFonts w:ascii="Times New Roman" w:hAnsi="Times New Roman" w:cs="Times New Roman"/>
          <w:sz w:val="24"/>
          <w:szCs w:val="24"/>
        </w:rPr>
        <w:t xml:space="preserve">see it associated with the “pelagic” samples. </w:t>
      </w:r>
      <w:r w:rsidR="00651EE8">
        <w:rPr>
          <w:rFonts w:ascii="Times New Roman" w:hAnsi="Times New Roman" w:cs="Times New Roman"/>
          <w:sz w:val="24"/>
          <w:szCs w:val="24"/>
        </w:rPr>
        <w:t>This may have been an</w:t>
      </w:r>
      <w:r w:rsidR="00F93F92">
        <w:rPr>
          <w:rFonts w:ascii="Times New Roman" w:hAnsi="Times New Roman" w:cs="Times New Roman"/>
          <w:sz w:val="24"/>
          <w:szCs w:val="24"/>
        </w:rPr>
        <w:t xml:space="preserve"> artifact of our low sample </w:t>
      </w:r>
      <w:proofErr w:type="gramStart"/>
      <w:r w:rsidR="00F93F92">
        <w:rPr>
          <w:rFonts w:ascii="Times New Roman" w:hAnsi="Times New Roman" w:cs="Times New Roman"/>
          <w:sz w:val="24"/>
          <w:szCs w:val="24"/>
        </w:rPr>
        <w:t>size</w:t>
      </w:r>
      <w:r w:rsidR="00651EE8">
        <w:rPr>
          <w:rFonts w:ascii="Times New Roman" w:hAnsi="Times New Roman" w:cs="Times New Roman"/>
          <w:sz w:val="24"/>
          <w:szCs w:val="24"/>
        </w:rPr>
        <w:t>, or</w:t>
      </w:r>
      <w:proofErr w:type="gramEnd"/>
      <w:r w:rsidR="00651EE8">
        <w:rPr>
          <w:rFonts w:ascii="Times New Roman" w:hAnsi="Times New Roman" w:cs="Times New Roman"/>
          <w:sz w:val="24"/>
          <w:szCs w:val="24"/>
        </w:rPr>
        <w:t xml:space="preserve"> may be due to the high wind-wave </w:t>
      </w:r>
      <w:proofErr w:type="spellStart"/>
      <w:r w:rsidR="00651EE8">
        <w:rPr>
          <w:rFonts w:ascii="Times New Roman" w:hAnsi="Times New Roman" w:cs="Times New Roman"/>
          <w:sz w:val="24"/>
          <w:szCs w:val="24"/>
        </w:rPr>
        <w:t>resuspention</w:t>
      </w:r>
      <w:proofErr w:type="spellEnd"/>
      <w:r w:rsidR="00651EE8">
        <w:rPr>
          <w:rFonts w:ascii="Times New Roman" w:hAnsi="Times New Roman" w:cs="Times New Roman"/>
          <w:sz w:val="24"/>
          <w:szCs w:val="24"/>
        </w:rPr>
        <w:t xml:space="preserve"> of benthic sediments common on Liberty Island</w:t>
      </w:r>
      <w:r w:rsidR="00F93F92">
        <w:rPr>
          <w:rFonts w:ascii="Times New Roman" w:hAnsi="Times New Roman" w:cs="Times New Roman"/>
          <w:sz w:val="24"/>
          <w:szCs w:val="24"/>
        </w:rPr>
        <w:t xml:space="preserve">.  </w:t>
      </w:r>
      <w:r w:rsidR="00651EE8">
        <w:rPr>
          <w:rFonts w:ascii="Times New Roman" w:hAnsi="Times New Roman" w:cs="Times New Roman"/>
          <w:sz w:val="24"/>
          <w:szCs w:val="24"/>
        </w:rPr>
        <w:t xml:space="preserve">The indicators for benthic/epiphytic habitats were </w:t>
      </w:r>
      <w:proofErr w:type="spellStart"/>
      <w:r w:rsidR="00651EE8">
        <w:rPr>
          <w:rFonts w:ascii="Times New Roman" w:hAnsi="Times New Roman" w:cs="Times New Roman"/>
          <w:sz w:val="24"/>
          <w:szCs w:val="24"/>
        </w:rPr>
        <w:t>Melosira</w:t>
      </w:r>
      <w:proofErr w:type="spellEnd"/>
      <w:r w:rsidR="00651EE8">
        <w:rPr>
          <w:rFonts w:ascii="Times New Roman" w:hAnsi="Times New Roman" w:cs="Times New Roman"/>
          <w:sz w:val="24"/>
          <w:szCs w:val="24"/>
        </w:rPr>
        <w:t>, a chain-forming centric diatom, and</w:t>
      </w:r>
      <w:r w:rsidR="00172AA1">
        <w:rPr>
          <w:rFonts w:ascii="Times New Roman" w:hAnsi="Times New Roman" w:cs="Times New Roman"/>
          <w:sz w:val="24"/>
          <w:szCs w:val="24"/>
        </w:rPr>
        <w:t xml:space="preserve"> </w:t>
      </w:r>
      <w:proofErr w:type="spellStart"/>
      <w:r w:rsidR="00172AA1">
        <w:rPr>
          <w:rFonts w:ascii="Times New Roman" w:hAnsi="Times New Roman" w:cs="Times New Roman"/>
          <w:sz w:val="24"/>
          <w:szCs w:val="24"/>
        </w:rPr>
        <w:t>Oscillatoria</w:t>
      </w:r>
      <w:proofErr w:type="spellEnd"/>
      <w:r w:rsidR="00172AA1">
        <w:rPr>
          <w:rFonts w:ascii="Times New Roman" w:hAnsi="Times New Roman" w:cs="Times New Roman"/>
          <w:sz w:val="24"/>
          <w:szCs w:val="24"/>
        </w:rPr>
        <w:t xml:space="preserve">, a chain-forming cyanobacteria that can produce toxins </w:t>
      </w:r>
      <w:r w:rsidR="00172AA1">
        <w:rPr>
          <w:rFonts w:ascii="Times New Roman" w:hAnsi="Times New Roman" w:cs="Times New Roman"/>
          <w:sz w:val="24"/>
          <w:szCs w:val="24"/>
        </w:rPr>
        <w:fldChar w:fldCharType="begin"/>
      </w:r>
      <w:r w:rsidR="00172AA1">
        <w:rPr>
          <w:rFonts w:ascii="Times New Roman" w:hAnsi="Times New Roman" w:cs="Times New Roman"/>
          <w:sz w:val="24"/>
          <w:szCs w:val="24"/>
        </w:rPr>
        <w:instrText xml:space="preserve"> ADDIN EN.CITE &lt;EndNote&gt;&lt;Cite&gt;&lt;Author&gt;Paerl&lt;/Author&gt;&lt;Year&gt;2013&lt;/Year&gt;&lt;RecNum&gt;2746&lt;/RecNum&gt;&lt;DisplayText&gt;(Paerl and Otten 2013)&lt;/DisplayText&gt;&lt;record&gt;&lt;rec-number&gt;2746&lt;/rec-number&gt;&lt;foreign-keys&gt;&lt;key app="EN" db-id="std9wdt06dea0ber50cpepe0azprxd52vwpp" timestamp="1561564165"&gt;2746&lt;/key&gt;&lt;/foreign-keys&gt;&lt;ref-type name="Journal Article"&gt;17&lt;/ref-type&gt;&lt;contributors&gt;&lt;authors&gt;&lt;author&gt;Paerl, Hans W.&lt;/author&gt;&lt;author&gt;Otten, Timothy G.&lt;/author&gt;&lt;/authors&gt;&lt;/contributors&gt;&lt;titles&gt;&lt;title&gt;Harmful Cyanobacterial Blooms: Causes, Consequences, and Controls&lt;/title&gt;&lt;secondary-title&gt;Microbial Ecology&lt;/secondary-title&gt;&lt;/titles&gt;&lt;periodical&gt;&lt;full-title&gt;Microbial ecology&lt;/full-title&gt;&lt;/periodical&gt;&lt;pages&gt;995-1010&lt;/pages&gt;&lt;volume&gt;65&lt;/volume&gt;&lt;number&gt;4&lt;/number&gt;&lt;dates&gt;&lt;year&gt;2013&lt;/year&gt;&lt;pub-dates&gt;&lt;date&gt;May 01&lt;/date&gt;&lt;/pub-dates&gt;&lt;/dates&gt;&lt;isbn&gt;1432-184X&lt;/isbn&gt;&lt;label&gt;Paerl2013&lt;/label&gt;&lt;work-type&gt;journal article&lt;/work-type&gt;&lt;urls&gt;&lt;related-urls&gt;&lt;url&gt;https://doi.org/10.1007/s00248-012-0159-y&lt;/url&gt;&lt;/related-urls&gt;&lt;/urls&gt;&lt;electronic-resource-num&gt;10.1007/s00248-012-0159-y&lt;/electronic-resource-num&gt;&lt;/record&gt;&lt;/Cite&gt;&lt;/EndNote&gt;</w:instrText>
      </w:r>
      <w:r w:rsidR="00172AA1">
        <w:rPr>
          <w:rFonts w:ascii="Times New Roman" w:hAnsi="Times New Roman" w:cs="Times New Roman"/>
          <w:sz w:val="24"/>
          <w:szCs w:val="24"/>
        </w:rPr>
        <w:fldChar w:fldCharType="separate"/>
      </w:r>
      <w:r w:rsidR="00172AA1">
        <w:rPr>
          <w:rFonts w:ascii="Times New Roman" w:hAnsi="Times New Roman" w:cs="Times New Roman"/>
          <w:noProof/>
          <w:sz w:val="24"/>
          <w:szCs w:val="24"/>
        </w:rPr>
        <w:t>(Paerl and Otten 2013)</w:t>
      </w:r>
      <w:r w:rsidR="00172AA1">
        <w:rPr>
          <w:rFonts w:ascii="Times New Roman" w:hAnsi="Times New Roman" w:cs="Times New Roman"/>
          <w:sz w:val="24"/>
          <w:szCs w:val="24"/>
        </w:rPr>
        <w:fldChar w:fldCharType="end"/>
      </w:r>
      <w:r w:rsidR="00172AA1">
        <w:rPr>
          <w:rFonts w:ascii="Times New Roman" w:hAnsi="Times New Roman" w:cs="Times New Roman"/>
          <w:sz w:val="24"/>
          <w:szCs w:val="24"/>
        </w:rPr>
        <w:t xml:space="preserve">. </w:t>
      </w:r>
    </w:p>
    <w:p w14:paraId="6A842E33" w14:textId="315C0677" w:rsidR="00484658" w:rsidRPr="0013218D" w:rsidRDefault="00484658" w:rsidP="0013218D">
      <w:r>
        <w:t xml:space="preserve"> . </w:t>
      </w:r>
    </w:p>
    <w:p w14:paraId="2E990BDC" w14:textId="7F372BE6" w:rsidR="00B06AD8" w:rsidRDefault="00B06AD8" w:rsidP="00DE5C1D">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&lt;EndNote&gt;&lt;Cite&gt;&lt;Author&gt;Cloern&lt;/Author&gt;&lt;Year&gt;2008&lt;/Year&gt;&lt;RecNum&gt;1613&lt;/RecNum&gt;&lt;DisplayText&gt;(Cloern and Jassby 2008)&lt;/DisplayText&gt;&lt;record&gt;&lt;rec-number&gt;1613&lt;/rec-number&gt;&lt;foreign-keys&gt;&lt;key app="EN" db-id="std9wdt06dea0ber50cpepe0azprxd52vwpp" timestamp="1558711527"&gt;1613&lt;/key&gt;&lt;key app="ENWeb" db-id=""&gt;0&lt;/key&gt;&lt;/foreign-keys&gt;&lt;ref-type name="Journal Article"&gt;17&lt;/ref-type&gt;&lt;contributors&gt;&lt;authors&gt;&lt;author&gt;Cloern, James E.&lt;/author&gt;&lt;author&gt;Jassby, Alan D.&lt;/author&gt;&lt;/authors&gt;&lt;/contributors&gt;&lt;titles&gt;&lt;title&gt;Complex seasonal patterns of primary producers at the land–sea interface&lt;/title&gt;&lt;secondary-title&gt;Ecology Letters&lt;/secondary-title&gt;&lt;/titles&gt;&lt;periodical&gt;&lt;full-title&gt;Ecology Letters&lt;/full-title&gt;&lt;/periodical&gt;&lt;pages&gt;1294-1303&lt;/pages&gt;&lt;volume&gt;11&lt;/volume&gt;&lt;number&gt;12&lt;/number&gt;&lt;keywords&gt;&lt;keyword&gt;Coastal ecosystems&lt;/keyword&gt;&lt;keyword&gt;estuaries&lt;/keyword&gt;&lt;keyword&gt;global change&lt;/keyword&gt;&lt;keyword&gt;phenology&lt;/keyword&gt;&lt;keyword&gt;phytoplankton&lt;/keyword&gt;&lt;keyword&gt;primary producers&lt;/keyword&gt;&lt;keyword&gt;seasonal patterns&lt;/keyword&gt;&lt;/keywords&gt;&lt;dates&gt;&lt;year&gt;2008&lt;/year&gt;&lt;/dates&gt;&lt;publisher&gt;Blackwell Publishing Ltd&lt;/publisher&gt;&lt;isbn&gt;1461-0248&lt;/isbn&gt;&lt;urls&gt;&lt;related-urls&gt;&lt;url&gt;http://dx.doi.org/10.1111/j.1461-0248.2008.01244.x&lt;/url&gt;&lt;/related-urls&gt;&lt;/urls&gt;&lt;electronic-resource-num&gt;10.1111/j.1461-0248.2008.01244.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(Cloern and Jassby 2008)</w:t>
      </w:r>
      <w:r>
        <w:rPr>
          <w:rFonts w:ascii="Times New Roman" w:hAnsi="Times New Roman" w:cs="Times New Roman"/>
          <w:sz w:val="24"/>
          <w:szCs w:val="24"/>
        </w:rPr>
        <w:fldChar w:fldCharType="end"/>
      </w:r>
    </w:p>
    <w:p w14:paraId="029C01B5" w14:textId="27017246" w:rsidR="00B06AD8" w:rsidRDefault="00B06AD8" w:rsidP="00DE5C1D">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&lt;EndNote&gt;&lt;Cite&gt;&lt;Author&gt;Jassby&lt;/Author&gt;&lt;Year&gt;2008&lt;/Year&gt;&lt;RecNum&gt;2495&lt;/RecNum&gt;&lt;DisplayText&gt;(Jassby 2008)&lt;/DisplayText&gt;&lt;record&gt;&lt;rec-number&gt;2495&lt;/rec-number&gt;&lt;foreign-keys&gt;&lt;key app="EN" db-id="std9wdt06dea0ber50cpepe0azprxd52vwpp" timestamp="1558713199"&gt;2495&lt;/key&gt;&lt;key app="ENWeb" db-id=""&gt;0&lt;/key&gt;&lt;/foreign-keys&gt;&lt;ref-type name="Journal Article"&gt;17&lt;/ref-type&gt;&lt;contributors&gt;&lt;authors&gt;&lt;author&gt;Jassby, A.&lt;/author&gt;&lt;/authors&gt;&lt;/contributors&gt;&lt;titles&gt;&lt;title&gt;Phytoplankton in the upper San Francisco Estuary: recent biomass trends, their causes and their trophic significance&lt;/title&gt;&lt;secondary-title&gt;San Francisco Estuary and Watershed Science&lt;/secondary-title&gt;&lt;/titles&gt;&lt;periodical&gt;&lt;full-title&gt;San Francisco Estuary and Watershed Science&lt;/full-title&gt;&lt;/periodical&gt;&lt;pages&gt;24 pages&lt;/pages&gt;&lt;volume&gt;6&lt;/volume&gt;&lt;number&gt;1&lt;/number&gt;&lt;dates&gt;&lt;year&gt;2008&lt;/year&gt;&lt;/dates&gt;&lt;urls&gt;&lt;/urls&gt;&lt;/record&gt;&lt;/Cite&gt;&lt;/EndNote&gt;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(Jassby 2008)</w:t>
      </w:r>
      <w:r>
        <w:rPr>
          <w:rFonts w:ascii="Times New Roman" w:hAnsi="Times New Roman" w:cs="Times New Roman"/>
          <w:sz w:val="24"/>
          <w:szCs w:val="24"/>
        </w:rPr>
        <w:fldChar w:fldCharType="end"/>
      </w:r>
    </w:p>
    <w:p w14:paraId="6324E314" w14:textId="77AA6AD2" w:rsidR="00A27634" w:rsidRPr="00E170EA" w:rsidRDefault="00E170EA" w:rsidP="00E170EA">
      <w:pPr>
        <w:pStyle w:val="Heading1"/>
        <w:spacing w:before="0"/>
      </w:pPr>
      <w:bookmarkStart w:id="106" w:name="_Toc536509206"/>
      <w:commentRangeStart w:id="107"/>
      <w:r w:rsidRPr="00E170EA">
        <w:t>Endangered Species Act Take</w:t>
      </w:r>
      <w:commentRangeEnd w:id="107"/>
      <w:r w:rsidR="002C06F6">
        <w:rPr>
          <w:rStyle w:val="CommentReference"/>
          <w:rFonts w:asciiTheme="minorHAnsi" w:eastAsiaTheme="minorEastAsia" w:hAnsiTheme="minorHAnsi" w:cstheme="minorBidi"/>
          <w:b/>
          <w:bCs/>
          <w:color w:val="auto"/>
        </w:rPr>
        <w:commentReference w:id="107"/>
      </w:r>
      <w:bookmarkEnd w:id="106"/>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p>
    <w:p w14:paraId="2D22CA84" w14:textId="79DA977B" w:rsidR="00A27634" w:rsidRPr="008414E0" w:rsidRDefault="00A27634" w:rsidP="00E170EA">
      <w:pPr>
        <w:pStyle w:val="Heading1"/>
      </w:pPr>
      <w:bookmarkStart w:id="108" w:name="_Toc433352595"/>
      <w:bookmarkStart w:id="109" w:name="_Toc536509207"/>
      <w:r w:rsidRPr="008414E0">
        <w:t xml:space="preserve">Data </w:t>
      </w:r>
      <w:bookmarkEnd w:id="108"/>
      <w:r w:rsidR="00360460">
        <w:t>Management and Distribution</w:t>
      </w:r>
      <w:bookmarkEnd w:id="109"/>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47E1CE12"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w:t>
      </w:r>
      <w:r w:rsidR="006941B4">
        <w:rPr>
          <w:rFonts w:ascii="Times New Roman" w:hAnsi="Times New Roman" w:cs="Times New Roman"/>
          <w:sz w:val="24"/>
          <w:szCs w:val="24"/>
        </w:rPr>
        <w:t>public</w:t>
      </w:r>
      <w:r w:rsidR="006941B4" w:rsidRPr="00C63028">
        <w:rPr>
          <w:rFonts w:ascii="Times New Roman" w:hAnsi="Times New Roman" w:cs="Times New Roman"/>
          <w:sz w:val="24"/>
          <w:szCs w:val="24"/>
        </w:rPr>
        <w:t>ly</w:t>
      </w:r>
      <w:r w:rsidRPr="00C63028">
        <w:rPr>
          <w:rFonts w:ascii="Times New Roman" w:hAnsi="Times New Roman" w:cs="Times New Roman"/>
          <w:sz w:val="24"/>
          <w:szCs w:val="24"/>
        </w:rPr>
        <w:t xml:space="preserve">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110" w:name="_Toc536509208"/>
      <w:r w:rsidRPr="00E170EA">
        <w:t>Reports</w:t>
      </w:r>
      <w:bookmarkEnd w:id="110"/>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111" w:name="_Toc536509209"/>
      <w:r w:rsidRPr="00E170EA">
        <w:t>Publications and Conferences</w:t>
      </w:r>
      <w:bookmarkEnd w:id="111"/>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w:t>
      </w:r>
      <w:r w:rsidRPr="00C63028">
        <w:rPr>
          <w:rFonts w:ascii="Times New Roman" w:hAnsi="Times New Roman" w:cs="Times New Roman"/>
          <w:sz w:val="24"/>
          <w:szCs w:val="24"/>
        </w:rPr>
        <w:lastRenderedPageBreak/>
        <w:t xml:space="preserve">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112" w:name="_Toc433352596"/>
      <w:r>
        <w:br w:type="page"/>
      </w:r>
    </w:p>
    <w:p w14:paraId="495BD4DC" w14:textId="0284CCE3" w:rsidR="00C0435E" w:rsidRDefault="00A27634" w:rsidP="006A0C1B">
      <w:pPr>
        <w:pStyle w:val="Heading1"/>
      </w:pPr>
      <w:bookmarkStart w:id="113" w:name="_Toc536509210"/>
      <w:r w:rsidRPr="008414E0">
        <w:t>References</w:t>
      </w:r>
      <w:bookmarkEnd w:id="112"/>
      <w:bookmarkEnd w:id="113"/>
    </w:p>
    <w:p w14:paraId="2546E8CA" w14:textId="77777777" w:rsidR="0028049E" w:rsidRPr="0028049E" w:rsidRDefault="00C0435E" w:rsidP="0028049E">
      <w:pPr>
        <w:pStyle w:val="EndNoteBibliography"/>
        <w:spacing w:after="0"/>
        <w:ind w:left="720" w:hanging="720"/>
      </w:pPr>
      <w:r>
        <w:fldChar w:fldCharType="begin"/>
      </w:r>
      <w:r>
        <w:instrText xml:space="preserve"> ADDIN EN.REFLIST </w:instrText>
      </w:r>
      <w:r>
        <w:fldChar w:fldCharType="separate"/>
      </w:r>
      <w:r w:rsidR="0028049E" w:rsidRPr="0028049E">
        <w:t>Ahearn, D. S., J. H. Viers, J. F. Mount, and R. A. Dahlgren. 2006. Priming the productivity pump: flood pulse driven trends in suspended algal biomass distribution across a restored floodplain. Freshwater Biology 51:1417-1433.</w:t>
      </w:r>
    </w:p>
    <w:p w14:paraId="0A305E8F" w14:textId="77777777" w:rsidR="0028049E" w:rsidRPr="0028049E" w:rsidRDefault="0028049E" w:rsidP="0028049E">
      <w:pPr>
        <w:pStyle w:val="EndNoteBibliography"/>
        <w:spacing w:after="0"/>
        <w:ind w:left="720" w:hanging="720"/>
      </w:pPr>
      <w:r w:rsidRPr="0028049E">
        <w:t>American Public Health Association (APHA). 2017. Standard methods for the examination of water and wastewater, 23 edition. American Public Health Association, American Water Works Association, and Water Environment Federation.</w:t>
      </w:r>
    </w:p>
    <w:p w14:paraId="2E4CCA2F" w14:textId="77777777" w:rsidR="0028049E" w:rsidRPr="0028049E" w:rsidRDefault="0028049E" w:rsidP="0028049E">
      <w:pPr>
        <w:pStyle w:val="EndNoteBibliography"/>
        <w:spacing w:after="0"/>
        <w:ind w:left="720" w:hanging="720"/>
      </w:pPr>
      <w:r w:rsidRPr="0028049E">
        <w:t>Baxter, R., and coauthors. 2015. An updated conceptual model for Delta Smelt: our evolving understanding of an estuarine fish. Interagency Ecological Program, Sacramento, CA.</w:t>
      </w:r>
    </w:p>
    <w:p w14:paraId="3E416D92" w14:textId="77777777" w:rsidR="0028049E" w:rsidRPr="0028049E" w:rsidRDefault="0028049E" w:rsidP="0028049E">
      <w:pPr>
        <w:pStyle w:val="EndNoteBibliography"/>
        <w:spacing w:after="0"/>
        <w:ind w:left="720" w:hanging="720"/>
      </w:pPr>
      <w:r w:rsidRPr="0028049E">
        <w:t>Bollens, S. M., J. Breckenridge, J. R. Cordell, C. Simenstad, and O. Kalata. 2014. Zooplankton of tidal marsh channels in relation to environmental variables in the upper San Francisco Estuary. Aquatic Biology 21:205-219.</w:t>
      </w:r>
    </w:p>
    <w:p w14:paraId="4291BD8E" w14:textId="77777777" w:rsidR="0028049E" w:rsidRPr="0028049E" w:rsidRDefault="0028049E" w:rsidP="0028049E">
      <w:pPr>
        <w:pStyle w:val="EndNoteBibliography"/>
        <w:spacing w:after="0"/>
        <w:ind w:left="720" w:hanging="720"/>
      </w:pPr>
      <w:r w:rsidRPr="0028049E">
        <w:t>Bottom, D. L., and coauthors. 2011. Estuarine habitat and juvenile salmon: current and historical linkages in the Lower Columbia River and Estuary. Northwest Fisheries Science Center, U.S. National Marine Fisheries Service, National Oceanic and Atmospheric Administration, Seattle, WA.</w:t>
      </w:r>
    </w:p>
    <w:p w14:paraId="2B77A786" w14:textId="77777777" w:rsidR="0028049E" w:rsidRPr="0028049E" w:rsidRDefault="0028049E" w:rsidP="0028049E">
      <w:pPr>
        <w:pStyle w:val="EndNoteBibliography"/>
        <w:spacing w:after="0"/>
        <w:ind w:left="720" w:hanging="720"/>
      </w:pPr>
      <w:r w:rsidRPr="0028049E">
        <w:t>Bouley, P., and W. J. Kimmerer. 2006. Ecology of a highly abundant, introduced cyclopoid copepod in a temperate estuary. Marine Ecology Progress Series 324:219-228.</w:t>
      </w:r>
    </w:p>
    <w:p w14:paraId="67BCCB1A" w14:textId="77777777" w:rsidR="0028049E" w:rsidRPr="0028049E" w:rsidRDefault="0028049E" w:rsidP="0028049E">
      <w:pPr>
        <w:pStyle w:val="EndNoteBibliography"/>
        <w:spacing w:after="0"/>
        <w:ind w:left="720" w:hanging="720"/>
      </w:pPr>
      <w:r w:rsidRPr="0028049E">
        <w:t>Boyer, K., E. Borgnis, J. Miller, J. Moderan, and M. Patten. 2013. Habitat Values of Native SAV (</w:t>
      </w:r>
      <w:r w:rsidRPr="0028049E">
        <w:rPr>
          <w:i/>
        </w:rPr>
        <w:t>Stukenia spp</w:t>
      </w:r>
      <w:r w:rsidRPr="0028049E">
        <w:t>.) in the Low Salinity Zone of San Francisco Estuary, Final Project Report. Delta Stewardship Council, Sacramento, CA.</w:t>
      </w:r>
    </w:p>
    <w:p w14:paraId="38AF9087" w14:textId="77777777" w:rsidR="0028049E" w:rsidRPr="0028049E" w:rsidRDefault="0028049E" w:rsidP="0028049E">
      <w:pPr>
        <w:pStyle w:val="EndNoteBibliography"/>
        <w:spacing w:after="0"/>
        <w:ind w:left="720" w:hanging="720"/>
      </w:pPr>
      <w:r w:rsidRPr="0028049E">
        <w:t>Brandes, P. L., and J. S. McLain. 2000. Juvenile Chinook salmon abundance, distribution, and survival in the Sacramento-San Joaquin Estuary. Citeseer.</w:t>
      </w:r>
    </w:p>
    <w:p w14:paraId="416CBBD2" w14:textId="77777777" w:rsidR="0028049E" w:rsidRPr="0028049E" w:rsidRDefault="0028049E" w:rsidP="0028049E">
      <w:pPr>
        <w:pStyle w:val="EndNoteBibliography"/>
        <w:spacing w:after="0"/>
        <w:ind w:left="720" w:hanging="720"/>
      </w:pPr>
      <w:r w:rsidRPr="0028049E">
        <w:t>Brown, L. R., and coauthors. 2014. Synthesis of studies in the fall low salinity zone of the San Francisco Estuary, September-December 2011. U.S. Department of the Interior, U.S. Geological Survey, Sacramento, CA.</w:t>
      </w:r>
    </w:p>
    <w:p w14:paraId="570FAD52" w14:textId="77777777" w:rsidR="0028049E" w:rsidRPr="0028049E" w:rsidRDefault="0028049E" w:rsidP="0028049E">
      <w:pPr>
        <w:pStyle w:val="EndNoteBibliography"/>
        <w:spacing w:after="0"/>
        <w:ind w:left="720" w:hanging="720"/>
      </w:pPr>
      <w:r w:rsidRPr="0028049E">
        <w:t>Brown, L. R., W. Kimmerer, J. L. Conrad, S. Lesmeister, and A. Mueller–Solger. 2016. Food webs of the Delta, Suisun Bay, and Suisun Marsh: an update on current understanding and possibilities for management. San Francisco Estuary and Watershed Science 14(3).</w:t>
      </w:r>
    </w:p>
    <w:p w14:paraId="7ECB01E6" w14:textId="77777777" w:rsidR="0028049E" w:rsidRPr="0028049E" w:rsidRDefault="0028049E" w:rsidP="0028049E">
      <w:pPr>
        <w:pStyle w:val="EndNoteBibliography"/>
        <w:spacing w:after="0"/>
        <w:ind w:left="720" w:hanging="720"/>
      </w:pPr>
      <w:r w:rsidRPr="0028049E">
        <w:t>BURNS, C. W., M. T. BRETT, and M. SCHALLENBERG. 2011. A comparison of the trophic transfer of fatty acids in freshwater plankton by cladocerans and calanoid copepods. Freshwater Biology 56(5):889-903.</w:t>
      </w:r>
    </w:p>
    <w:p w14:paraId="327AF080" w14:textId="77777777" w:rsidR="0028049E" w:rsidRPr="0028049E" w:rsidRDefault="0028049E" w:rsidP="0028049E">
      <w:pPr>
        <w:pStyle w:val="EndNoteBibliography"/>
        <w:spacing w:after="0"/>
        <w:ind w:left="720" w:hanging="720"/>
      </w:pPr>
      <w:r w:rsidRPr="0028049E">
        <w:t>Busby, M. S., and R. A. Barnhart. 1995. Potential food sources and feeding ecology of juvenile fall chinook salmon in California's Mattole River lagoon. California Fish and Game 81(4):133-146.</w:t>
      </w:r>
    </w:p>
    <w:p w14:paraId="744687AA" w14:textId="77777777" w:rsidR="0028049E" w:rsidRPr="0028049E" w:rsidRDefault="0028049E" w:rsidP="0028049E">
      <w:pPr>
        <w:pStyle w:val="EndNoteBibliography"/>
        <w:spacing w:after="0"/>
        <w:ind w:left="720" w:hanging="720"/>
      </w:pPr>
      <w:r w:rsidRPr="0028049E">
        <w:t>Cáceres, M. D., and F. Jansen. 2016. Package: indicspecies. Studying the statistical relationship between species and groups of sites. CRAN.</w:t>
      </w:r>
    </w:p>
    <w:p w14:paraId="4479E444" w14:textId="77777777" w:rsidR="0028049E" w:rsidRPr="0028049E" w:rsidRDefault="0028049E" w:rsidP="0028049E">
      <w:pPr>
        <w:pStyle w:val="EndNoteBibliography"/>
        <w:spacing w:after="0"/>
        <w:ind w:left="720" w:hanging="720"/>
      </w:pPr>
      <w:r w:rsidRPr="0028049E">
        <w:t>Canuel, E. A., J. E. Cloern, D. B. Ringelberg, J. B. Guckert, and G. H. Rau. 1995. Molecular and Isotopic Tracers Used to Examine Sources of Organic Matter and its Incorporation Into the Food Webs of San Francisco Bay. Limnology and Oceanography 40(1):67-81.</w:t>
      </w:r>
    </w:p>
    <w:p w14:paraId="1EF917DC" w14:textId="77777777" w:rsidR="0028049E" w:rsidRPr="0028049E" w:rsidRDefault="0028049E" w:rsidP="0028049E">
      <w:pPr>
        <w:pStyle w:val="EndNoteBibliography"/>
        <w:spacing w:after="0"/>
        <w:ind w:left="720" w:hanging="720"/>
      </w:pPr>
      <w:r w:rsidRPr="0028049E">
        <w:t>Cloern, J. E., and R. Dufford. 2005. Phytoplankton community ecology: principles applied in San Francisco Bay. Marine Ecology Progress Series 285:11-28.</w:t>
      </w:r>
    </w:p>
    <w:p w14:paraId="269FBAD1" w14:textId="77777777" w:rsidR="0028049E" w:rsidRPr="0028049E" w:rsidRDefault="0028049E" w:rsidP="0028049E">
      <w:pPr>
        <w:pStyle w:val="EndNoteBibliography"/>
        <w:spacing w:after="0"/>
        <w:ind w:left="720" w:hanging="720"/>
      </w:pPr>
      <w:r w:rsidRPr="0028049E">
        <w:t>Cloern, J. E., and coauthors. 2010. Biological communities in San Francisco Bay track large-sale climate forcing over the North Pacific. Geophysical Research Letters 37(L21602):6 pages.</w:t>
      </w:r>
    </w:p>
    <w:p w14:paraId="4CDC39F7" w14:textId="77777777" w:rsidR="0028049E" w:rsidRPr="0028049E" w:rsidRDefault="0028049E" w:rsidP="0028049E">
      <w:pPr>
        <w:pStyle w:val="EndNoteBibliography"/>
        <w:spacing w:after="0"/>
        <w:ind w:left="720" w:hanging="720"/>
      </w:pPr>
      <w:r w:rsidRPr="0028049E">
        <w:t>Cloern, J. E., and A. D. Jassby. 2008. Complex seasonal patterns of primary producers at the land–sea interface. Ecology Letters 11(12):1294-1303.</w:t>
      </w:r>
    </w:p>
    <w:p w14:paraId="715FF979" w14:textId="77777777" w:rsidR="0028049E" w:rsidRPr="0028049E" w:rsidRDefault="0028049E" w:rsidP="0028049E">
      <w:pPr>
        <w:pStyle w:val="EndNoteBibliography"/>
        <w:spacing w:after="0"/>
        <w:ind w:left="720" w:hanging="720"/>
      </w:pPr>
      <w:r w:rsidRPr="0028049E">
        <w:t>Contreras, D., R. Hartman, and S. Sherman. 2017. Pilot Study Phase II: Results from 2016 gear evaluation in the North Delta. California Department of Fish and Wildlife, Fish Restoration Program, Stockton, CA.</w:t>
      </w:r>
    </w:p>
    <w:p w14:paraId="4A1FE998" w14:textId="77777777" w:rsidR="0028049E" w:rsidRPr="0028049E" w:rsidRDefault="0028049E" w:rsidP="0028049E">
      <w:pPr>
        <w:pStyle w:val="EndNoteBibliography"/>
        <w:spacing w:after="0"/>
        <w:ind w:left="720" w:hanging="720"/>
      </w:pPr>
      <w:r w:rsidRPr="0028049E">
        <w:t>Contreras, D., R. Hartman, and S. Sherman. 2018. Sampling fish and invertebrate resources in tidal wetlands of the Sacramento-San Joaquin Delta: Report on Phase III Pilot Monitoring, 2017. California Department of Fish and Wildlife, Stockton, CA.</w:t>
      </w:r>
    </w:p>
    <w:p w14:paraId="2435A8A0" w14:textId="77777777" w:rsidR="0028049E" w:rsidRPr="0028049E" w:rsidRDefault="0028049E" w:rsidP="0028049E">
      <w:pPr>
        <w:pStyle w:val="EndNoteBibliography"/>
        <w:spacing w:after="0"/>
        <w:ind w:left="720" w:hanging="720"/>
      </w:pPr>
      <w:r w:rsidRPr="0028049E">
        <w:t>Contreras, D., R. Hartman, S. Sherman, A. Furler, and A. Low. 2016. Pilot study phase I: Results from 2015 gear methodology trials in the North Delta. California Department of FIsh and Wildlife, Fish Restoration Program, Stockton, CA.</w:t>
      </w:r>
    </w:p>
    <w:p w14:paraId="4D253CEB" w14:textId="77777777" w:rsidR="0028049E" w:rsidRPr="0028049E" w:rsidRDefault="0028049E" w:rsidP="0028049E">
      <w:pPr>
        <w:pStyle w:val="EndNoteBibliography"/>
        <w:spacing w:after="0"/>
        <w:ind w:left="720" w:hanging="720"/>
      </w:pPr>
      <w:r w:rsidRPr="0028049E">
        <w:t>David, A. T., and coauthors. 2014. Foraging and Growth Potential of Juvenile Chinook Salmon after Tidal Restoration of a Large River Delta. Transactions of the American Fisheries Society 143(6):1515-1529.</w:t>
      </w:r>
    </w:p>
    <w:p w14:paraId="098AA01A" w14:textId="77777777" w:rsidR="0028049E" w:rsidRPr="0028049E" w:rsidRDefault="0028049E" w:rsidP="0028049E">
      <w:pPr>
        <w:pStyle w:val="EndNoteBibliography"/>
        <w:spacing w:after="0"/>
        <w:ind w:left="720" w:hanging="720"/>
      </w:pPr>
      <w:r w:rsidRPr="0028049E">
        <w:t>David, A. T., and coauthors. 2016a. Influences of Natural and Anthropogenic Factors and Tidal Restoration on Terrestrial Arthropod Assemblages in West Coast North American Estuarine Wetlands. Estuaries and Coasts 39(5):1491-1504.</w:t>
      </w:r>
    </w:p>
    <w:p w14:paraId="2A28160E" w14:textId="77777777" w:rsidR="0028049E" w:rsidRPr="0028049E" w:rsidRDefault="0028049E" w:rsidP="0028049E">
      <w:pPr>
        <w:pStyle w:val="EndNoteBibliography"/>
        <w:spacing w:after="0"/>
        <w:ind w:left="720" w:hanging="720"/>
      </w:pPr>
      <w:r w:rsidRPr="0028049E">
        <w:t>David, A. T., and coauthors. 2016b. Wetland loss, juvenile salmon foraging performance, and density dependence in Pacific Northwest estuaries. Estuaries and Coasts 39:767-780.</w:t>
      </w:r>
    </w:p>
    <w:p w14:paraId="32788E46" w14:textId="77777777" w:rsidR="0028049E" w:rsidRPr="0028049E" w:rsidRDefault="0028049E" w:rsidP="0028049E">
      <w:pPr>
        <w:pStyle w:val="EndNoteBibliography"/>
        <w:spacing w:after="0"/>
        <w:ind w:left="720" w:hanging="720"/>
      </w:pPr>
      <w:r w:rsidRPr="0028049E">
        <w:t>Donley Marineau, E., M. J. Perryman, J. Hernandez, and S. Lawler. 2017. Are there non-target impacts of invasive water hyacinth management for aquatic invertebrate communities in the Sacramento-San Joaquin River Delta? Ch. 3 in Aquatic Invertebrate Dynamics in Two Systems of Concervation Concern. University of California, Davis, Davis, CA.</w:t>
      </w:r>
    </w:p>
    <w:p w14:paraId="0D035BA6" w14:textId="77777777" w:rsidR="0028049E" w:rsidRPr="0028049E" w:rsidRDefault="0028049E" w:rsidP="0028049E">
      <w:pPr>
        <w:pStyle w:val="EndNoteBibliography"/>
        <w:spacing w:after="0"/>
        <w:ind w:left="720" w:hanging="720"/>
      </w:pPr>
      <w:r w:rsidRPr="0028049E">
        <w:t>Downing, B. D., and coauthors. 2016. Using Continuous Underway Isotope Measurements To Map Water Residence Time in Hydrodynamically Complex Tidal Environments. Environmental Science &amp; Technology 50(24):13387-13396.</w:t>
      </w:r>
    </w:p>
    <w:p w14:paraId="53BB2DBA" w14:textId="77777777" w:rsidR="0028049E" w:rsidRPr="0028049E" w:rsidRDefault="0028049E" w:rsidP="0028049E">
      <w:pPr>
        <w:pStyle w:val="EndNoteBibliography"/>
        <w:spacing w:after="0"/>
        <w:ind w:left="720" w:hanging="720"/>
      </w:pPr>
      <w:r w:rsidRPr="0028049E">
        <w:t>Duffy, E. J., D. A. Beauchamp, R. M. Sweeting, R. J. Beamish, and J. S. Brennan. 2010. Ontogenetic diet shifts of juvenile Chinook salmon in nearshore and offshore habitats of Puget Sound. Transactions of the American Fisheries Society 139(3):803-823.</w:t>
      </w:r>
    </w:p>
    <w:p w14:paraId="2620AA57" w14:textId="77777777" w:rsidR="0028049E" w:rsidRPr="0028049E" w:rsidRDefault="0028049E" w:rsidP="0028049E">
      <w:pPr>
        <w:pStyle w:val="EndNoteBibliography"/>
        <w:spacing w:after="0"/>
        <w:ind w:left="720" w:hanging="720"/>
      </w:pPr>
      <w:r w:rsidRPr="0028049E">
        <w:t>Glibert, P. M., and coauthors. 2014. Major–but rare–spring blooms in 2014 in San Francisco Bay Delta, California, a result of the long-term drought, increased residence time, and altered nutrient loads and forms. Journal of Experimental Marine Biology and Ecology 460:8-18.</w:t>
      </w:r>
    </w:p>
    <w:p w14:paraId="13B8A469" w14:textId="77777777" w:rsidR="0028049E" w:rsidRPr="0028049E" w:rsidRDefault="0028049E" w:rsidP="0028049E">
      <w:pPr>
        <w:pStyle w:val="EndNoteBibliography"/>
        <w:spacing w:after="0"/>
        <w:ind w:left="720" w:hanging="720"/>
      </w:pPr>
      <w:r w:rsidRPr="0028049E">
        <w:t>Goertler, P., K. Jones, J. Cordell, B. Schreier, and T. Sommer. 2018. Effects of Extreme Hydrologic Regimes on Juvenile Chinook Salmon Prey Resources and Diet Composition in a Large River Floodplain. Transactions of the American Fisheries Society 147(2):287-299.</w:t>
      </w:r>
    </w:p>
    <w:p w14:paraId="696A3580" w14:textId="77777777" w:rsidR="0028049E" w:rsidRPr="0028049E" w:rsidRDefault="0028049E" w:rsidP="0028049E">
      <w:pPr>
        <w:pStyle w:val="EndNoteBibliography"/>
        <w:spacing w:after="0"/>
        <w:ind w:left="720" w:hanging="720"/>
      </w:pPr>
      <w:r w:rsidRPr="0028049E">
        <w:t>Goertler, P., K. Jones, J. Kirsch, J. L. Conrad, and T. Sommer. 2017. Chinook Salmon. S. Sherman, R. Hartman, and D. Contreras, editors. Effects of Tidal Wetland Restoration on Fish: A Suite of Conceptual Models, Interagency Ecological Program Technical Report 91. Department of Water Resources, Sacramento, CA.</w:t>
      </w:r>
    </w:p>
    <w:p w14:paraId="739BD04B" w14:textId="77777777" w:rsidR="0028049E" w:rsidRPr="0028049E" w:rsidRDefault="0028049E" w:rsidP="0028049E">
      <w:pPr>
        <w:pStyle w:val="EndNoteBibliography"/>
        <w:spacing w:after="0"/>
        <w:ind w:left="720" w:hanging="720"/>
      </w:pPr>
      <w:r w:rsidRPr="0028049E">
        <w:t>Grimaldo, L., F. Feyrer, J. Burns, and D. Maniscalco. 2017. Sampling Uncharted Waters: Examining Rearing Habitat of Larval Longfin Smelt (</w:t>
      </w:r>
      <w:r w:rsidRPr="0028049E">
        <w:rPr>
          <w:i/>
        </w:rPr>
        <w:t>Spirinchus thaleichthys</w:t>
      </w:r>
      <w:r w:rsidRPr="0028049E">
        <w:t>) in the Upper San Francisco Estuary. Estuaries and Coasts:1-14.</w:t>
      </w:r>
    </w:p>
    <w:p w14:paraId="3E8D4D9F" w14:textId="77777777" w:rsidR="0028049E" w:rsidRPr="0028049E" w:rsidRDefault="0028049E" w:rsidP="0028049E">
      <w:pPr>
        <w:pStyle w:val="EndNoteBibliography"/>
        <w:spacing w:after="0"/>
        <w:ind w:left="720" w:hanging="720"/>
      </w:pPr>
      <w:r w:rsidRPr="0028049E">
        <w:t>Hammock, B. G., R. Hartman, S. B. Slater, A. Hennessy, and S. J. Teh. 2019. Tidal Wetlands Associated with Foraging Success of Delta Smelt. Estuaries and Coasts.</w:t>
      </w:r>
    </w:p>
    <w:p w14:paraId="2DDEA504" w14:textId="77777777" w:rsidR="0028049E" w:rsidRPr="0028049E" w:rsidRDefault="0028049E" w:rsidP="0028049E">
      <w:pPr>
        <w:pStyle w:val="EndNoteBibliography"/>
        <w:spacing w:after="0"/>
        <w:ind w:left="720" w:hanging="720"/>
      </w:pPr>
      <w:r w:rsidRPr="0028049E">
        <w:t>Hartman, R., L. Brown, and J. Hobbs. 2017a. Food Web Conceptual Model. S. Sherman, R. Hartman, and D. Contreras, editors. Effects of Tidal Wetland Restoration on Fish: A Suite of Conceptual Models, Interagency Ecological Program Technical Report 91. Department of Water Resources, Sacramento, CA.</w:t>
      </w:r>
    </w:p>
    <w:p w14:paraId="1E380AA2" w14:textId="77777777" w:rsidR="0028049E" w:rsidRPr="0028049E" w:rsidRDefault="0028049E" w:rsidP="0028049E">
      <w:pPr>
        <w:pStyle w:val="EndNoteBibliography"/>
        <w:spacing w:after="0"/>
        <w:ind w:left="720" w:hanging="720"/>
      </w:pPr>
      <w:r w:rsidRPr="0028049E">
        <w:t>Hartman, R., B. Herbold, K. Kayfetz, and S. Culberson. 2017b. Regional Transport Conceptual Model for Tidal Wetland Restoration. S. Sherman, R. Hartman, and D. Contreras, editors. Effects of Tidal Wetland Restoration on Fish: A Suite of Conceptual Models, Interagency Ecological Program Technical Report 91. Department of Water Resources, Sacramento, CA.</w:t>
      </w:r>
    </w:p>
    <w:p w14:paraId="07C908DE" w14:textId="77777777" w:rsidR="0028049E" w:rsidRPr="0028049E" w:rsidRDefault="0028049E" w:rsidP="0028049E">
      <w:pPr>
        <w:pStyle w:val="EndNoteBibliography"/>
        <w:spacing w:after="0"/>
        <w:ind w:left="720" w:hanging="720"/>
      </w:pPr>
      <w:r w:rsidRPr="0028049E">
        <w:t>Hennessy, A. 2009. Zooplankton Meta Data. IEP Bay-Delta Monitoring and Analysis Section, Department of Water Resources, Sacramento, CA.</w:t>
      </w:r>
    </w:p>
    <w:p w14:paraId="186F8FE4" w14:textId="77777777" w:rsidR="0028049E" w:rsidRPr="0028049E" w:rsidRDefault="0028049E" w:rsidP="0028049E">
      <w:pPr>
        <w:pStyle w:val="EndNoteBibliography"/>
        <w:spacing w:after="0"/>
        <w:ind w:left="720" w:hanging="720"/>
      </w:pPr>
      <w:r w:rsidRPr="0028049E">
        <w:t>Hennessy, A., and T. Enderlein. 2013. Zooplankton monitoring 2011. IEP Newsletter 26(1):23-30.</w:t>
      </w:r>
    </w:p>
    <w:p w14:paraId="314E0031" w14:textId="77777777" w:rsidR="0028049E" w:rsidRPr="0028049E" w:rsidRDefault="0028049E" w:rsidP="0028049E">
      <w:pPr>
        <w:pStyle w:val="EndNoteBibliography"/>
        <w:spacing w:after="0"/>
        <w:ind w:left="720" w:hanging="720"/>
      </w:pPr>
      <w:r w:rsidRPr="0028049E">
        <w:t>Herbold, B., and coauthors. 2014. The role of tidal marsh restoration in fish management in the San Francisco Estuary. San Francisco Estuary and Watershed Science 12(1).</w:t>
      </w:r>
    </w:p>
    <w:p w14:paraId="0B851CF5" w14:textId="77777777" w:rsidR="0028049E" w:rsidRPr="0028049E" w:rsidRDefault="0028049E" w:rsidP="0028049E">
      <w:pPr>
        <w:pStyle w:val="EndNoteBibliography"/>
        <w:spacing w:after="0"/>
        <w:ind w:left="720" w:hanging="720"/>
      </w:pPr>
      <w:r w:rsidRPr="0028049E">
        <w:t>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w:t>
      </w:r>
    </w:p>
    <w:p w14:paraId="0A5DF0F9" w14:textId="77777777" w:rsidR="0028049E" w:rsidRPr="0028049E" w:rsidRDefault="0028049E" w:rsidP="0028049E">
      <w:pPr>
        <w:pStyle w:val="EndNoteBibliography"/>
        <w:spacing w:after="0"/>
        <w:ind w:left="720" w:hanging="720"/>
      </w:pPr>
      <w:r w:rsidRPr="0028049E">
        <w:t>IEP Tidal Wetland Monitoring Project Work Team (PWT). 2017. Tidal wetland monitoring framework for the upper San Francisco Estuary: Standard Operating Procedures.</w:t>
      </w:r>
    </w:p>
    <w:p w14:paraId="73990A0D" w14:textId="77777777" w:rsidR="0028049E" w:rsidRPr="0028049E" w:rsidRDefault="0028049E" w:rsidP="0028049E">
      <w:pPr>
        <w:pStyle w:val="EndNoteBibliography"/>
        <w:spacing w:after="0"/>
        <w:ind w:left="720" w:hanging="720"/>
      </w:pPr>
      <w:r w:rsidRPr="0028049E">
        <w:t>Jassby, A. 2008. Phytoplankton in the upper San Francisco Estuary: recent biomass trends, their causes and their trophic significance. San Francisco Estuary and Watershed Science 6(1):24 pages.</w:t>
      </w:r>
    </w:p>
    <w:p w14:paraId="5921475E" w14:textId="77777777" w:rsidR="0028049E" w:rsidRPr="0028049E" w:rsidRDefault="0028049E" w:rsidP="0028049E">
      <w:pPr>
        <w:pStyle w:val="EndNoteBibliography"/>
        <w:spacing w:after="0"/>
        <w:ind w:left="720" w:hanging="720"/>
      </w:pPr>
      <w:r w:rsidRPr="0028049E">
        <w:t>Katz, J. V. E., and coauthors. 2017. Floodplain farm fields provide novel rearing habitat for Chinook salmon. Plos ONE 12(6):e0177409.</w:t>
      </w:r>
    </w:p>
    <w:p w14:paraId="61906D93" w14:textId="77777777" w:rsidR="0028049E" w:rsidRPr="0028049E" w:rsidRDefault="0028049E" w:rsidP="0028049E">
      <w:pPr>
        <w:pStyle w:val="EndNoteBibliography"/>
        <w:spacing w:after="0"/>
        <w:ind w:left="720" w:hanging="720"/>
      </w:pPr>
      <w:r w:rsidRPr="0028049E">
        <w:t>Kimmerer, W., and coauthors. 2018a. Zooplankton Dynamics in the Cache Slough Complex of the Upper San Francisco Estuary. San Francisco Estuary and Watershed Science 16(3).</w:t>
      </w:r>
    </w:p>
    <w:p w14:paraId="1F6A3D2A" w14:textId="77777777" w:rsidR="0028049E" w:rsidRPr="0028049E" w:rsidRDefault="0028049E" w:rsidP="0028049E">
      <w:pPr>
        <w:pStyle w:val="EndNoteBibliography"/>
        <w:spacing w:after="0"/>
        <w:ind w:left="720" w:hanging="720"/>
      </w:pPr>
      <w:r w:rsidRPr="0028049E">
        <w:t>Kimmerer, W. J. 2002. Effects of freshwater flow on abundance of estuarine organisms: physical effects or trophic linkages? Marine Ecology Progress Series 243:39-55.</w:t>
      </w:r>
    </w:p>
    <w:p w14:paraId="63049D20" w14:textId="77777777" w:rsidR="0028049E" w:rsidRPr="0028049E" w:rsidRDefault="0028049E" w:rsidP="0028049E">
      <w:pPr>
        <w:pStyle w:val="EndNoteBibliography"/>
        <w:spacing w:after="0"/>
        <w:ind w:left="720" w:hanging="720"/>
      </w:pPr>
      <w:r w:rsidRPr="0028049E">
        <w:t>Kimmerer, W. J., J. R. Burau, and W. A. Bennett. 1998. Tidally oriented vertical migration and position maintenance of zooplankton in a temperate estuary. Limnology &amp; Oceanography 43(7):1697-1709.</w:t>
      </w:r>
    </w:p>
    <w:p w14:paraId="0BF79546" w14:textId="77777777" w:rsidR="0028049E" w:rsidRPr="0028049E" w:rsidRDefault="0028049E" w:rsidP="0028049E">
      <w:pPr>
        <w:pStyle w:val="EndNoteBibliography"/>
        <w:spacing w:after="0"/>
        <w:ind w:left="720" w:hanging="720"/>
      </w:pPr>
      <w:r w:rsidRPr="0028049E">
        <w:t xml:space="preserve">Kimmerer, W. J., T. R. Ignoffo, K. R. Kayfetz, and A. M. Slaughter. 2018b. Effects of freshwater flow and phytoplankton biomass on growth, reproduction, and spatial subsidies of the estuarine copepod </w:t>
      </w:r>
      <w:r w:rsidRPr="0028049E">
        <w:rPr>
          <w:i/>
        </w:rPr>
        <w:t>Pseudodiaptomus forbesi</w:t>
      </w:r>
      <w:r w:rsidRPr="0028049E">
        <w:t>. Hydrobiologia 807(1):113-130.</w:t>
      </w:r>
    </w:p>
    <w:p w14:paraId="692570C2" w14:textId="77777777" w:rsidR="0028049E" w:rsidRPr="0028049E" w:rsidRDefault="0028049E" w:rsidP="0028049E">
      <w:pPr>
        <w:pStyle w:val="EndNoteBibliography"/>
        <w:spacing w:after="0"/>
        <w:ind w:left="720" w:hanging="720"/>
      </w:pPr>
      <w:r w:rsidRPr="0028049E">
        <w:t>Kimmerer, W. J., and L. Lougee. 2015. Bivalve grazing causes substantial mortality to an estuarine copepod population. Journal of Experimental Marine Biology and Ecology 473:53-63.</w:t>
      </w:r>
    </w:p>
    <w:p w14:paraId="3EEAE807" w14:textId="77777777" w:rsidR="0028049E" w:rsidRPr="0028049E" w:rsidRDefault="0028049E" w:rsidP="0028049E">
      <w:pPr>
        <w:pStyle w:val="EndNoteBibliography"/>
        <w:spacing w:after="0"/>
        <w:ind w:left="720" w:hanging="720"/>
      </w:pPr>
      <w:r w:rsidRPr="0028049E">
        <w:t>Kimmerer, W. J., and J. K. Thompson. 2014. Phytoplankton growth balanced by clam and zooplankton grazing and net transport into the low-salinity zone of the San Francisco Estuary. Estuaries and Coasts:1-17.</w:t>
      </w:r>
    </w:p>
    <w:p w14:paraId="58B0C182" w14:textId="77777777" w:rsidR="0028049E" w:rsidRPr="0028049E" w:rsidRDefault="0028049E" w:rsidP="0028049E">
      <w:pPr>
        <w:pStyle w:val="EndNoteBibliography"/>
        <w:spacing w:after="0"/>
        <w:ind w:left="720" w:hanging="720"/>
      </w:pPr>
      <w:r w:rsidRPr="0028049E">
        <w:t xml:space="preserve">Lehman, P., and coauthors. 2010. Initial impacts of </w:t>
      </w:r>
      <w:r w:rsidRPr="0028049E">
        <w:rPr>
          <w:i/>
        </w:rPr>
        <w:t>Microcystis aeruginosa</w:t>
      </w:r>
      <w:r w:rsidRPr="0028049E">
        <w:t xml:space="preserve"> blooms on the aquatic food web in the San Francisco Estuary. Hydrobiologia 637(1):229-248.</w:t>
      </w:r>
    </w:p>
    <w:p w14:paraId="653A6A9E" w14:textId="77777777" w:rsidR="0028049E" w:rsidRPr="0028049E" w:rsidRDefault="0028049E" w:rsidP="0028049E">
      <w:pPr>
        <w:pStyle w:val="EndNoteBibliography"/>
        <w:spacing w:after="0"/>
        <w:ind w:left="720" w:hanging="720"/>
      </w:pPr>
      <w:r w:rsidRPr="0028049E">
        <w:t>Lehman, P. W. 2000. Phytoplankton biomass, cell diameter, and species composition in the low salinity zone of northern San Francisco Bay Estuary. Estuaries 23(2):216-230.</w:t>
      </w:r>
    </w:p>
    <w:p w14:paraId="7BF066F7" w14:textId="77777777" w:rsidR="0028049E" w:rsidRPr="0028049E" w:rsidRDefault="0028049E" w:rsidP="0028049E">
      <w:pPr>
        <w:pStyle w:val="EndNoteBibliography"/>
        <w:spacing w:after="0"/>
        <w:ind w:left="720" w:hanging="720"/>
      </w:pPr>
      <w:r w:rsidRPr="0028049E">
        <w:t>Lehman, P. W., S. Mayr, L. Liu, and A. Tang. 2015. Tidal day organic and inorganic material flux of ponds in the Liberty Island freshwater tidal wetland. Springer Plus 4:273.</w:t>
      </w:r>
    </w:p>
    <w:p w14:paraId="162F706D" w14:textId="77777777" w:rsidR="0028049E" w:rsidRPr="0028049E" w:rsidRDefault="0028049E" w:rsidP="0028049E">
      <w:pPr>
        <w:pStyle w:val="EndNoteBibliography"/>
        <w:spacing w:after="0"/>
        <w:ind w:left="720" w:hanging="720"/>
      </w:pPr>
      <w:r w:rsidRPr="0028049E">
        <w:t>Lucas, L. V., and J. K. Thompson. 2012. Changing restoration rules: Exotic bivalves interact with residence time and depth to control phytoplankton productivity. Ecosphere 3(12):art117.</w:t>
      </w:r>
    </w:p>
    <w:p w14:paraId="44A1A26B" w14:textId="77777777" w:rsidR="0028049E" w:rsidRPr="0028049E" w:rsidRDefault="0028049E" w:rsidP="0028049E">
      <w:pPr>
        <w:pStyle w:val="EndNoteBibliography"/>
        <w:spacing w:after="0"/>
        <w:ind w:left="720" w:hanging="720"/>
      </w:pPr>
      <w:r w:rsidRPr="0028049E">
        <w:t>Maier, G. O., and C. A. Simenstad. 2009. The role of marsh-derived macrodetritus to the food webs of juvenile Chinook salmon in a large altered estuary. Estuaries and Coasts 32(5):984-998.</w:t>
      </w:r>
    </w:p>
    <w:p w14:paraId="53E78A17" w14:textId="77777777" w:rsidR="0028049E" w:rsidRPr="0028049E" w:rsidRDefault="0028049E" w:rsidP="0028049E">
      <w:pPr>
        <w:pStyle w:val="EndNoteBibliography"/>
        <w:spacing w:after="0"/>
        <w:ind w:left="720" w:hanging="720"/>
      </w:pPr>
      <w:r w:rsidRPr="0028049E">
        <w:t>Michel, C. J., and coauthors. 2015. Chinook salmon outmigration survival in wet and dry years in California’s Sacramento River. Canadian Journal of Fisheries and Aquatic Sciences 72(11):1749-1759.</w:t>
      </w:r>
    </w:p>
    <w:p w14:paraId="149B5CBC" w14:textId="77777777" w:rsidR="0028049E" w:rsidRPr="0028049E" w:rsidRDefault="0028049E" w:rsidP="0028049E">
      <w:pPr>
        <w:pStyle w:val="EndNoteBibliography"/>
        <w:spacing w:after="0"/>
        <w:ind w:left="720" w:hanging="720"/>
      </w:pPr>
      <w:r w:rsidRPr="0028049E">
        <w:t>Moyle, P. B., A. D. Manfree, and P. L. Fiedler. 2013. The Future of Suisun Marsh as Mitigation Habitat. San Francisco Estuary and Watershed Science 11(3).</w:t>
      </w:r>
    </w:p>
    <w:p w14:paraId="0FE7D263" w14:textId="77777777" w:rsidR="0028049E" w:rsidRPr="0028049E" w:rsidRDefault="0028049E" w:rsidP="0028049E">
      <w:pPr>
        <w:pStyle w:val="EndNoteBibliography"/>
        <w:spacing w:after="0"/>
        <w:ind w:left="720" w:hanging="720"/>
      </w:pPr>
      <w:r w:rsidRPr="0028049E">
        <w:t>Moyle, P. B., A. D. Manfree, and P. L. Fiedler. 2014. Suisun Marsh: Ecological History and Possible Futures. Univ of California Press, Berkeley, CA.</w:t>
      </w:r>
    </w:p>
    <w:p w14:paraId="69824B7F" w14:textId="77777777" w:rsidR="0028049E" w:rsidRPr="0028049E" w:rsidRDefault="0028049E" w:rsidP="0028049E">
      <w:pPr>
        <w:pStyle w:val="EndNoteBibliography"/>
        <w:spacing w:after="0"/>
        <w:ind w:left="720" w:hanging="720"/>
      </w:pPr>
      <w:r w:rsidRPr="0028049E">
        <w:t>Muller-Solger, A. B., A. D. Jassby, and D. C. Muller-Navarra. 2002. Nutritional quality of food resources for zooplankton (</w:t>
      </w:r>
      <w:r w:rsidRPr="0028049E">
        <w:rPr>
          <w:i/>
        </w:rPr>
        <w:t>Daphnia</w:t>
      </w:r>
      <w:r w:rsidRPr="0028049E">
        <w:t>) in a tidal freshwater system (Sacramento-San Joaquin River Delta). Limnology and Oceanography 47(5):1468-1476.</w:t>
      </w:r>
    </w:p>
    <w:p w14:paraId="0C8B65FB" w14:textId="77777777" w:rsidR="0028049E" w:rsidRPr="0028049E" w:rsidRDefault="0028049E" w:rsidP="0028049E">
      <w:pPr>
        <w:pStyle w:val="EndNoteBibliography"/>
        <w:spacing w:after="0"/>
        <w:ind w:left="720" w:hanging="720"/>
      </w:pPr>
      <w:r w:rsidRPr="0028049E">
        <w:t>Ode, P., A. E. Fetscher, and L. B. Busse. 2016. Standard operating procedures (SOP) for the collection of field data for bioassessments of California wadable streams: benthic macroinvertebrates, algae, and physical habitat. California State Water Resources Control Board Surface Water Ambient Monitoring Program (SWAMP) Bioassessment SOP 004.</w:t>
      </w:r>
    </w:p>
    <w:p w14:paraId="11C68847" w14:textId="77777777" w:rsidR="0028049E" w:rsidRPr="0028049E" w:rsidRDefault="0028049E" w:rsidP="0028049E">
      <w:pPr>
        <w:pStyle w:val="EndNoteBibliography"/>
        <w:spacing w:after="0"/>
        <w:ind w:left="720" w:hanging="720"/>
      </w:pPr>
      <w:r w:rsidRPr="0028049E">
        <w:t>Oksanen, J., and coauthors. 2016. Community Ecology Package "vegan". Comprehensive R Archive Network (CRAN).</w:t>
      </w:r>
    </w:p>
    <w:p w14:paraId="378C46F6" w14:textId="77777777" w:rsidR="0028049E" w:rsidRPr="0028049E" w:rsidRDefault="0028049E" w:rsidP="0028049E">
      <w:pPr>
        <w:pStyle w:val="EndNoteBibliography"/>
        <w:spacing w:after="0"/>
        <w:ind w:left="720" w:hanging="720"/>
      </w:pPr>
      <w:r w:rsidRPr="0028049E">
        <w:t>Orsi, J. J. 1995. Food habits of several abundant zooplankton species in the Sacramento-San Joaquin estuary. Interagency Ecological Program for the Sacramento-San Joaquin Estuary (IEP), Stockton, CA.</w:t>
      </w:r>
    </w:p>
    <w:p w14:paraId="40C97A56" w14:textId="77777777" w:rsidR="0028049E" w:rsidRPr="0028049E" w:rsidRDefault="0028049E" w:rsidP="0028049E">
      <w:pPr>
        <w:pStyle w:val="EndNoteBibliography"/>
        <w:spacing w:after="0"/>
        <w:ind w:left="720" w:hanging="720"/>
      </w:pPr>
      <w:r w:rsidRPr="0028049E">
        <w:t>Paerl, H. W., and T. G. Otten. 2013. Harmful Cyanobacterial Blooms: Causes, Consequences, and Controls. Microbial ecology 65(4):995-1010.</w:t>
      </w:r>
    </w:p>
    <w:p w14:paraId="216C2561" w14:textId="77777777" w:rsidR="0028049E" w:rsidRPr="0028049E" w:rsidRDefault="0028049E" w:rsidP="0028049E">
      <w:pPr>
        <w:pStyle w:val="EndNoteBibliography"/>
        <w:spacing w:after="0"/>
        <w:ind w:left="720" w:hanging="720"/>
      </w:pPr>
      <w:r w:rsidRPr="0028049E">
        <w:t>Potapova, M., and P. B. Hamilton. 2007. Morphological and ecological variation within the Achnanthidium minutissimum (Bacillariophyceae) species complex 1. Journal of phycology 43(3):561-575.</w:t>
      </w:r>
    </w:p>
    <w:p w14:paraId="0F25F798" w14:textId="77777777" w:rsidR="0028049E" w:rsidRPr="0028049E" w:rsidRDefault="0028049E" w:rsidP="0028049E">
      <w:pPr>
        <w:pStyle w:val="EndNoteBibliography"/>
        <w:spacing w:after="0"/>
        <w:ind w:left="720" w:hanging="720"/>
      </w:pPr>
      <w:r w:rsidRPr="0028049E">
        <w:t>Schroeter, R. E., T. A. O'Rear, M. J. Young, and P. B. Moyle. 2015. The aquatic trophic ecology of Suisun Marsh, San Francisco Estuary, California, during autumn in a wet year. San Francisco Estuary and Watershed Science 13(3).</w:t>
      </w:r>
    </w:p>
    <w:p w14:paraId="3CEC99C0" w14:textId="77777777" w:rsidR="0028049E" w:rsidRPr="0028049E" w:rsidRDefault="0028049E" w:rsidP="0028049E">
      <w:pPr>
        <w:pStyle w:val="EndNoteBibliography"/>
        <w:spacing w:after="0"/>
        <w:ind w:left="720" w:hanging="720"/>
      </w:pPr>
      <w:r w:rsidRPr="0028049E">
        <w:t>Sherman, S., R. Hartman, and D. Contreras, editors. 2017. Effects of Tidal Wetland Restoration on Fish: A Suite of Conceptual Models. Department of Water Resources, Sacramento, CA.</w:t>
      </w:r>
    </w:p>
    <w:p w14:paraId="668D07EF" w14:textId="77777777" w:rsidR="0028049E" w:rsidRPr="0028049E" w:rsidRDefault="0028049E" w:rsidP="0028049E">
      <w:pPr>
        <w:pStyle w:val="EndNoteBibliography"/>
        <w:spacing w:after="0"/>
        <w:ind w:left="720" w:hanging="720"/>
      </w:pPr>
      <w:r w:rsidRPr="0028049E">
        <w:t>Simenstad, C. A., and J. R. Cordell. 2000. Ecological assessment criteria for restoring anadromous salmonid habitat in Pacific Northwest estuaries. Ecological Engineering 15(3–4):283-302.</w:t>
      </w:r>
    </w:p>
    <w:p w14:paraId="149BC267" w14:textId="77777777" w:rsidR="0028049E" w:rsidRPr="0028049E" w:rsidRDefault="0028049E" w:rsidP="0028049E">
      <w:pPr>
        <w:pStyle w:val="EndNoteBibliography"/>
        <w:spacing w:after="0"/>
        <w:ind w:left="720" w:hanging="720"/>
      </w:pPr>
      <w:r w:rsidRPr="0028049E">
        <w:t xml:space="preserve">Slater, S. B., and R. D. Baxter. 2014. Diet, prey selection and body condition of age-0 Delta Smelt, </w:t>
      </w:r>
      <w:r w:rsidRPr="0028049E">
        <w:rPr>
          <w:i/>
        </w:rPr>
        <w:t>Hypomesus transpacificus</w:t>
      </w:r>
      <w:r w:rsidRPr="0028049E">
        <w:t>, in the upper San Francisco Estuary. San Francisco Estuary and Watershed Science 14(4).</w:t>
      </w:r>
    </w:p>
    <w:p w14:paraId="2FDEEF69" w14:textId="77777777" w:rsidR="0028049E" w:rsidRPr="0028049E" w:rsidRDefault="0028049E" w:rsidP="0028049E">
      <w:pPr>
        <w:pStyle w:val="EndNoteBibliography"/>
        <w:spacing w:after="0"/>
        <w:ind w:left="720" w:hanging="720"/>
      </w:pPr>
      <w:r w:rsidRPr="0028049E">
        <w:t>Sobczak, W. V., and coauthors. 2005. Detritus fuels ecosystem metabolism but not metazoan food webs in San Francisco Estuary's freshwater Delta. Estuaries 28(1):122-135.</w:t>
      </w:r>
    </w:p>
    <w:p w14:paraId="5F18925C" w14:textId="77777777" w:rsidR="0028049E" w:rsidRPr="0028049E" w:rsidRDefault="0028049E" w:rsidP="0028049E">
      <w:pPr>
        <w:pStyle w:val="EndNoteBibliography"/>
        <w:spacing w:after="0"/>
        <w:ind w:left="720" w:hanging="720"/>
      </w:pPr>
      <w:r w:rsidRPr="0028049E">
        <w:t>Sobczak, W. V., J. E. Cloern, A. D. Jassby, and A. B. Muller-Solger. 2002. Bioavailability of organic matter in a highly disturbed estuary: The role of detrital and algal resources. Proceedings of the National Academy of Sciences 99(12):8101-8105.</w:t>
      </w:r>
    </w:p>
    <w:p w14:paraId="2C2FAA90" w14:textId="77777777" w:rsidR="0028049E" w:rsidRPr="0028049E" w:rsidRDefault="0028049E" w:rsidP="0028049E">
      <w:pPr>
        <w:pStyle w:val="EndNoteBibliography"/>
        <w:spacing w:after="0"/>
        <w:ind w:left="720" w:hanging="720"/>
      </w:pPr>
      <w:r w:rsidRPr="0028049E">
        <w:t>Sommer, T., and F. Mejia. 2013. A place to call home: a synthesis of Delta Smelt habitat in the upper San Francisco Estuary. San Francisco Estuary and Watershed Science 11(2):25 pages.</w:t>
      </w:r>
    </w:p>
    <w:p w14:paraId="45E09300" w14:textId="77777777" w:rsidR="0028049E" w:rsidRPr="0028049E" w:rsidRDefault="0028049E" w:rsidP="0028049E">
      <w:pPr>
        <w:pStyle w:val="EndNoteBibliography"/>
        <w:spacing w:after="0"/>
        <w:ind w:left="720" w:hanging="720"/>
      </w:pPr>
      <w:r w:rsidRPr="0028049E">
        <w:t>Sommer, T., K. Reece, F. Mejia, and M. Nobriga. 2009. Delta smelt life-history contingents: a possible upstream rearing strategy. IEP Newsletter 22(1):11-13.</w:t>
      </w:r>
    </w:p>
    <w:p w14:paraId="25667672" w14:textId="77777777" w:rsidR="0028049E" w:rsidRPr="0028049E" w:rsidRDefault="0028049E" w:rsidP="0028049E">
      <w:pPr>
        <w:pStyle w:val="EndNoteBibliography"/>
        <w:spacing w:after="0"/>
        <w:ind w:left="720" w:hanging="720"/>
      </w:pPr>
      <w:r w:rsidRPr="0028049E">
        <w:t>Sommer, T. R., W. C. Harrell, A. M. Solger, B. Tom, and W. Kimmerer. 2004. Effects of flow variation on channel and floodplain biota and habitats of the Sacramento River, California, USA. Aquatic Conservation 14(3):247-261.</w:t>
      </w:r>
    </w:p>
    <w:p w14:paraId="089A9999" w14:textId="77777777" w:rsidR="0028049E" w:rsidRPr="0028049E" w:rsidRDefault="0028049E" w:rsidP="0028049E">
      <w:pPr>
        <w:pStyle w:val="EndNoteBibliography"/>
        <w:spacing w:after="0"/>
        <w:ind w:left="720" w:hanging="720"/>
      </w:pPr>
      <w:r w:rsidRPr="0028049E">
        <w:t>Sommer, T. R., M. L. Nobriga, W. C. Harrell, W. Batham, and W. J. Kimmerer. 2001. Floodplain rearing of juvenile chinook salmon: Evidence of enhanced growth and survival. Canadian Journal of Fisheries and Aquatic Sciences 58(2):325-333.</w:t>
      </w:r>
    </w:p>
    <w:p w14:paraId="484036E6" w14:textId="77777777" w:rsidR="0028049E" w:rsidRPr="0028049E" w:rsidRDefault="0028049E" w:rsidP="0028049E">
      <w:pPr>
        <w:pStyle w:val="EndNoteBibliography"/>
        <w:spacing w:after="0"/>
        <w:ind w:left="720" w:hanging="720"/>
      </w:pPr>
      <w:r w:rsidRPr="0028049E">
        <w:t>Strong, S. E. 2015. Dissolved inorganic nitrogen and chlorophyll-a at a restored site in Suisun Marsh. San Francisco State University.</w:t>
      </w:r>
    </w:p>
    <w:p w14:paraId="4C0D7962" w14:textId="77777777" w:rsidR="0028049E" w:rsidRPr="0028049E" w:rsidRDefault="0028049E" w:rsidP="0028049E">
      <w:pPr>
        <w:pStyle w:val="EndNoteBibliography"/>
        <w:spacing w:after="0"/>
        <w:ind w:left="720" w:hanging="720"/>
      </w:pPr>
      <w:r w:rsidRPr="0028049E">
        <w:t>Thompson, B., J. A. Ranasinghe, S. Lowe, A. Melwani, and S. B. Weisberg. 2013. Benthic macrofaunal assemblages of the San Francisco Estuary and Delta, USA. Environmental Monitoring and Assessment 185(3):2281-2295.</w:t>
      </w:r>
    </w:p>
    <w:p w14:paraId="7B052957" w14:textId="77777777" w:rsidR="0028049E" w:rsidRPr="0028049E" w:rsidRDefault="0028049E" w:rsidP="0028049E">
      <w:pPr>
        <w:pStyle w:val="EndNoteBibliography"/>
        <w:spacing w:after="0"/>
        <w:ind w:left="720" w:hanging="720"/>
      </w:pPr>
      <w:r w:rsidRPr="0028049E">
        <w:t>Tiffan, K. F., J. M. Erhardt, and S. J. St. John. 2014. Prey Availability, Consumption, and Quality Contribute to Variation in Growth of Subyearling Chinook Salmon Rearing in Riverine and Reservoir Habitats. Transactions of the American Fisheries Society 143(1):219-229.</w:t>
      </w:r>
    </w:p>
    <w:p w14:paraId="4DD09261" w14:textId="77777777" w:rsidR="0028049E" w:rsidRPr="0028049E" w:rsidRDefault="0028049E" w:rsidP="0028049E">
      <w:pPr>
        <w:pStyle w:val="EndNoteBibliography"/>
        <w:spacing w:after="0"/>
        <w:ind w:left="720" w:hanging="720"/>
      </w:pPr>
      <w:r w:rsidRPr="0028049E">
        <w:t>Turner, A. M., and J. C. Trexler. 1997. Sampling aquatic invertebrates from marshes: evaluating the options. Journal of the North American Benthological Society 16(3):694-709.</w:t>
      </w:r>
    </w:p>
    <w:p w14:paraId="3CB48966" w14:textId="77777777" w:rsidR="0028049E" w:rsidRPr="0028049E" w:rsidRDefault="0028049E" w:rsidP="0028049E">
      <w:pPr>
        <w:pStyle w:val="EndNoteBibliography"/>
        <w:spacing w:after="0"/>
        <w:ind w:left="720" w:hanging="720"/>
      </w:pPr>
      <w:r w:rsidRPr="0028049E">
        <w:t>Utermöhl, H. 1958. Methods of collecting plankton for various purposes are discussed. SIL Communications, 1953-1996 9(1):1-38.</w:t>
      </w:r>
    </w:p>
    <w:p w14:paraId="4EF306C5" w14:textId="77777777" w:rsidR="0028049E" w:rsidRPr="0028049E" w:rsidRDefault="0028049E" w:rsidP="0028049E">
      <w:pPr>
        <w:pStyle w:val="EndNoteBibliography"/>
        <w:spacing w:after="0"/>
        <w:ind w:left="720" w:hanging="720"/>
      </w:pPr>
      <w:r w:rsidRPr="0028049E">
        <w:t>Wells, E. 2015. IEP Environmental Monitoring Program Benthos Metadata. C. D. o. W. Resources, editor. Division of Environmental Services, Bay-Delta Monitoring and Analysis Section, West Sacramento, CA.</w:t>
      </w:r>
    </w:p>
    <w:p w14:paraId="27233195" w14:textId="77777777" w:rsidR="0028049E" w:rsidRPr="0028049E" w:rsidRDefault="0028049E" w:rsidP="0028049E">
      <w:pPr>
        <w:pStyle w:val="EndNoteBibliography"/>
        <w:spacing w:after="0"/>
        <w:ind w:left="720" w:hanging="720"/>
      </w:pPr>
      <w:r w:rsidRPr="0028049E">
        <w:t>Whitley, S. N., and S. M. Bollens. 2014. Fish assemblages across a vegetation gradient in a restoring tidal freshwater wetland: diets and potential for resource competition. Environmental Biology of Fishes 97(6):659-674.</w:t>
      </w:r>
    </w:p>
    <w:p w14:paraId="58F4580A" w14:textId="77777777" w:rsidR="0028049E" w:rsidRPr="0028049E" w:rsidRDefault="0028049E" w:rsidP="0028049E">
      <w:pPr>
        <w:pStyle w:val="EndNoteBibliography"/>
        <w:spacing w:after="0"/>
        <w:ind w:left="720" w:hanging="720"/>
      </w:pPr>
      <w:r w:rsidRPr="0028049E">
        <w:t>Williams, J. G. 2012. Juvenile Chinook Salmon (Oncorhynchus tshawytscha) in and Around the San Francisco Estuary. San Francisco Estuary and Watershed Science 10(3).</w:t>
      </w:r>
    </w:p>
    <w:p w14:paraId="625960E0" w14:textId="77777777" w:rsidR="0028049E" w:rsidRPr="0028049E" w:rsidRDefault="0028049E" w:rsidP="0028049E">
      <w:pPr>
        <w:pStyle w:val="EndNoteBibliography"/>
        <w:spacing w:after="0"/>
        <w:ind w:left="720" w:hanging="720"/>
      </w:pPr>
      <w:r w:rsidRPr="0028049E">
        <w:t>Winder, M., and A. D. Jassby. 2011. Shifts in zooplankton community structure: implications for food web processes in the upper San Francisco Estuary. Estuaries and Coasts 34(4):675-690.</w:t>
      </w:r>
    </w:p>
    <w:p w14:paraId="40A9EDE7" w14:textId="77777777" w:rsidR="0028049E" w:rsidRPr="0028049E" w:rsidRDefault="0028049E" w:rsidP="0028049E">
      <w:pPr>
        <w:pStyle w:val="EndNoteBibliography"/>
        <w:spacing w:after="0"/>
        <w:ind w:left="720" w:hanging="720"/>
      </w:pPr>
      <w:r w:rsidRPr="0028049E">
        <w:t>Yoshiyama, R. M., F. W. Fisher, and P. B. Moyle. 1998. Historical abundance and decline of Chinook salmon in the Central Valley region of California. North American Journal of Fisheries Management 18(3):487-521.</w:t>
      </w:r>
    </w:p>
    <w:p w14:paraId="4C5BE95E" w14:textId="77777777" w:rsidR="0028049E" w:rsidRPr="0028049E" w:rsidRDefault="0028049E" w:rsidP="0028049E">
      <w:pPr>
        <w:pStyle w:val="EndNoteBibliography"/>
        <w:ind w:left="720" w:hanging="720"/>
      </w:pPr>
      <w:r w:rsidRPr="0028049E">
        <w:t xml:space="preserve">Young, M. J., J. L. Conrad, A. J. Bibian, and A. Sih. 2018. The Effect of Submersed Aquatic Vegetation on Invertebrates Important in Diets of Juvenile Largemouth Bass, </w:t>
      </w:r>
      <w:r w:rsidRPr="0028049E">
        <w:rPr>
          <w:i/>
        </w:rPr>
        <w:t>Micropterus salmoides</w:t>
      </w:r>
      <w:r w:rsidRPr="0028049E">
        <w:t>. San Francisco Estuary and Watershed Science 16(2).</w:t>
      </w:r>
    </w:p>
    <w:p w14:paraId="2E3C346B" w14:textId="13DACFA0" w:rsidR="00C0435E" w:rsidRDefault="00C0435E" w:rsidP="00C0435E">
      <w:r>
        <w:fldChar w:fldCharType="end"/>
      </w:r>
    </w:p>
    <w:p w14:paraId="4A2CB6B5" w14:textId="28C63BE8"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Hartman, Rosemary@Wildlife" w:date="2019-04-05T06:56:00Z" w:initials="HR">
    <w:p w14:paraId="15BC5DD4" w14:textId="6527A5F0" w:rsidR="0039678E" w:rsidRDefault="0039678E">
      <w:pPr>
        <w:pStyle w:val="CommentText"/>
      </w:pPr>
      <w:r>
        <w:rPr>
          <w:rStyle w:val="CommentReference"/>
        </w:rPr>
        <w:annotationRef/>
      </w:r>
      <w:r>
        <w:t>We didn’t find much in the way of year-to-year differences, so it will be hard to tie it to water year. We also don’t have post-</w:t>
      </w:r>
      <w:proofErr w:type="spellStart"/>
      <w:r>
        <w:t>resotration</w:t>
      </w:r>
      <w:proofErr w:type="spellEnd"/>
      <w:r>
        <w:t xml:space="preserve"> data, so it’s </w:t>
      </w:r>
      <w:proofErr w:type="spellStart"/>
      <w:r>
        <w:t>gong</w:t>
      </w:r>
      <w:proofErr w:type="spellEnd"/>
      <w:r>
        <w:t xml:space="preserve"> to be hard to compare.</w:t>
      </w:r>
    </w:p>
  </w:comment>
  <w:comment w:id="14" w:author="Hartman, Rosemary@Wildlife" w:date="2019-04-05T06:57:00Z" w:initials="HR">
    <w:p w14:paraId="089E82C0" w14:textId="440AB938" w:rsidR="0039678E" w:rsidRDefault="0039678E">
      <w:pPr>
        <w:pStyle w:val="CommentText"/>
      </w:pPr>
      <w:r>
        <w:rPr>
          <w:rStyle w:val="CommentReference"/>
        </w:rPr>
        <w:annotationRef/>
      </w:r>
    </w:p>
  </w:comment>
  <w:comment w:id="26" w:author="Hartman, Rosemary@Wildlife" w:date="2018-12-26T16:12:00Z" w:initials="HR">
    <w:p w14:paraId="4701D46C" w14:textId="40A2208F" w:rsidR="0039678E" w:rsidRDefault="0039678E">
      <w:pPr>
        <w:pStyle w:val="CommentText"/>
      </w:pPr>
      <w:r>
        <w:rPr>
          <w:rStyle w:val="CommentReference"/>
        </w:rPr>
        <w:annotationRef/>
      </w:r>
      <w:r>
        <w:t>double check diameter of circular net</w:t>
      </w:r>
    </w:p>
  </w:comment>
  <w:comment w:id="34" w:author="Hartman, Rosemary@Wildlife" w:date="2019-04-17T03:56:00Z" w:initials="HR">
    <w:p w14:paraId="22213E99" w14:textId="4AB73A57" w:rsidR="0039678E" w:rsidRDefault="0039678E">
      <w:pPr>
        <w:pStyle w:val="CommentText"/>
      </w:pPr>
      <w:r>
        <w:rPr>
          <w:rStyle w:val="CommentReference"/>
        </w:rPr>
        <w:annotationRef/>
      </w:r>
      <w:r>
        <w:t>need to revise once analysis is complete</w:t>
      </w:r>
    </w:p>
  </w:comment>
  <w:comment w:id="36" w:author="Hartman, Rosemary@Wildlife [2]" w:date="2019-05-21T12:43:00Z" w:initials="HR">
    <w:p w14:paraId="4E7798F0" w14:textId="6BF3C99F" w:rsidR="0039678E" w:rsidRDefault="0039678E">
      <w:pPr>
        <w:pStyle w:val="CommentText"/>
      </w:pPr>
      <w:r>
        <w:rPr>
          <w:rStyle w:val="CommentReference"/>
        </w:rPr>
        <w:annotationRef/>
      </w:r>
      <w:r>
        <w:t>cite workplan</w:t>
      </w:r>
    </w:p>
  </w:comment>
  <w:comment w:id="51" w:author="Hartman, Rosemary@DWR" w:date="2019-06-06T15:49:00Z" w:initials="HR">
    <w:p w14:paraId="1800703A" w14:textId="49356667" w:rsidR="0039678E" w:rsidRDefault="0039678E">
      <w:pPr>
        <w:pStyle w:val="CommentText"/>
      </w:pPr>
      <w:r>
        <w:rPr>
          <w:rStyle w:val="CommentReference"/>
        </w:rPr>
        <w:annotationRef/>
      </w:r>
      <w:r>
        <w:t>Do people want NMDS plots?</w:t>
      </w:r>
    </w:p>
  </w:comment>
  <w:comment w:id="69" w:author="Hartman, Rosemary@DWR" w:date="2019-06-06T14:52:00Z" w:initials="HR">
    <w:p w14:paraId="20F99CF9" w14:textId="0BDE76D4" w:rsidR="0039678E" w:rsidRDefault="0039678E">
      <w:pPr>
        <w:pStyle w:val="CommentText"/>
      </w:pPr>
      <w:r>
        <w:rPr>
          <w:rStyle w:val="CommentReference"/>
        </w:rPr>
        <w:annotationRef/>
      </w:r>
      <w:r>
        <w:t>run analysis</w:t>
      </w:r>
    </w:p>
  </w:comment>
  <w:comment w:id="74" w:author="Hartman, Rosemary@Wildlife [2]" w:date="2019-05-17T14:02:00Z" w:initials="HR">
    <w:p w14:paraId="1EFF8305" w14:textId="74330520" w:rsidR="0039678E" w:rsidRDefault="0039678E">
      <w:pPr>
        <w:pStyle w:val="CommentText"/>
      </w:pPr>
      <w:r>
        <w:rPr>
          <w:rStyle w:val="CommentReference"/>
        </w:rPr>
        <w:annotationRef/>
      </w:r>
      <w:r>
        <w:t>Stacy and I discussed leaving this out for now, writing it up when we have all the data</w:t>
      </w:r>
    </w:p>
  </w:comment>
  <w:comment w:id="80" w:author="Hartman, Rosemary@Wildlife [2]" w:date="2019-04-30T09:33:00Z" w:initials="HR">
    <w:p w14:paraId="5C96E0D8" w14:textId="67725728" w:rsidR="0039678E" w:rsidRDefault="0039678E">
      <w:pPr>
        <w:pStyle w:val="CommentText"/>
      </w:pPr>
      <w:r>
        <w:rPr>
          <w:rStyle w:val="CommentReference"/>
        </w:rPr>
        <w:annotationRef/>
      </w:r>
      <w:r>
        <w:t>cite document</w:t>
      </w:r>
    </w:p>
  </w:comment>
  <w:comment w:id="81" w:author="Hartman, Rosemary@Wildlife [2]" w:date="2019-04-30T09:52:00Z" w:initials="HR">
    <w:p w14:paraId="6D778041" w14:textId="1446BDB6" w:rsidR="0039678E" w:rsidRDefault="0039678E">
      <w:pPr>
        <w:pStyle w:val="CommentText"/>
      </w:pPr>
      <w:r>
        <w:rPr>
          <w:rStyle w:val="CommentReference"/>
        </w:rPr>
        <w:annotationRef/>
      </w:r>
      <w:r>
        <w:t>check pore size</w:t>
      </w:r>
    </w:p>
  </w:comment>
  <w:comment w:id="84" w:author="Hartman, Rosemary@Wildlife [2]" w:date="2019-05-01T15:28:00Z" w:initials="HR">
    <w:p w14:paraId="6A83771C" w14:textId="1397A92D" w:rsidR="0039678E" w:rsidRDefault="0039678E">
      <w:pPr>
        <w:pStyle w:val="CommentText"/>
      </w:pPr>
      <w:r>
        <w:rPr>
          <w:rStyle w:val="CommentReference"/>
        </w:rPr>
        <w:annotationRef/>
      </w:r>
      <w:r>
        <w:t>Get reference</w:t>
      </w:r>
    </w:p>
  </w:comment>
  <w:comment w:id="95" w:author="Hartman, Rosemary@DWR" w:date="2019-06-14T12:18:00Z" w:initials="HR">
    <w:p w14:paraId="59423A38" w14:textId="75BD4DFD" w:rsidR="0039678E" w:rsidRDefault="0039678E">
      <w:pPr>
        <w:pStyle w:val="CommentText"/>
      </w:pPr>
      <w:r>
        <w:rPr>
          <w:rStyle w:val="CommentReference"/>
        </w:rPr>
        <w:annotationRef/>
      </w:r>
      <w:r>
        <w:t>update</w:t>
      </w:r>
    </w:p>
  </w:comment>
  <w:comment w:id="101" w:author="Hartman, Rosemary@DWR" w:date="2019-06-14T13:10:00Z" w:initials="HR">
    <w:p w14:paraId="0B6558A1" w14:textId="2AD19598" w:rsidR="0039678E" w:rsidRDefault="0039678E">
      <w:pPr>
        <w:pStyle w:val="CommentText"/>
      </w:pPr>
      <w:r>
        <w:rPr>
          <w:rStyle w:val="CommentReference"/>
        </w:rPr>
        <w:annotationRef/>
      </w:r>
      <w:r>
        <w:t xml:space="preserve">Change groups </w:t>
      </w:r>
    </w:p>
  </w:comment>
  <w:comment w:id="107" w:author="Hartman, Rosemary@Wildlife" w:date="2019-01-29T07:01:00Z" w:initials="HR">
    <w:p w14:paraId="7CE71C1E" w14:textId="7073138C" w:rsidR="0039678E" w:rsidRDefault="0039678E">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BC5DD4" w15:done="0"/>
  <w15:commentEx w15:paraId="089E82C0" w15:paraIdParent="15BC5DD4" w15:done="0"/>
  <w15:commentEx w15:paraId="4701D46C" w15:done="0"/>
  <w15:commentEx w15:paraId="22213E99" w15:done="0"/>
  <w15:commentEx w15:paraId="4E7798F0" w15:done="0"/>
  <w15:commentEx w15:paraId="1800703A" w15:done="0"/>
  <w15:commentEx w15:paraId="20F99CF9" w15:done="0"/>
  <w15:commentEx w15:paraId="1EFF8305" w15:done="0"/>
  <w15:commentEx w15:paraId="5C96E0D8" w15:done="0"/>
  <w15:commentEx w15:paraId="6D778041" w15:done="0"/>
  <w15:commentEx w15:paraId="6A83771C" w15:done="0"/>
  <w15:commentEx w15:paraId="59423A38" w15:done="0"/>
  <w15:commentEx w15:paraId="0B6558A1"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BC5DD4" w16cid:durableId="20517AB3"/>
  <w16cid:commentId w16cid:paraId="089E82C0" w16cid:durableId="20517AEE"/>
  <w16cid:commentId w16cid:paraId="4701D46C" w16cid:durableId="1FCE26E1"/>
  <w16cid:commentId w16cid:paraId="22213E99" w16cid:durableId="20612289"/>
  <w16cid:commentId w16cid:paraId="4E7798F0" w16cid:durableId="208E70EA"/>
  <w16cid:commentId w16cid:paraId="1800703A" w16cid:durableId="20A3B46D"/>
  <w16cid:commentId w16cid:paraId="20F99CF9" w16cid:durableId="20A3A727"/>
  <w16cid:commentId w16cid:paraId="1EFF8305" w16cid:durableId="20893D77"/>
  <w16cid:commentId w16cid:paraId="5C96E0D8" w16cid:durableId="207294F9"/>
  <w16cid:commentId w16cid:paraId="6D778041" w16cid:durableId="20729956"/>
  <w16cid:commentId w16cid:paraId="6A83771C" w16cid:durableId="20743987"/>
  <w16cid:commentId w16cid:paraId="59423A38" w16cid:durableId="20AE0F2C"/>
  <w16cid:commentId w16cid:paraId="0B6558A1" w16cid:durableId="20B621C8"/>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0D098" w14:textId="77777777" w:rsidR="0039678E" w:rsidRDefault="0039678E">
      <w:pPr>
        <w:spacing w:after="0" w:line="240" w:lineRule="auto"/>
      </w:pPr>
      <w:r>
        <w:separator/>
      </w:r>
    </w:p>
  </w:endnote>
  <w:endnote w:type="continuationSeparator" w:id="0">
    <w:p w14:paraId="0A00C222" w14:textId="77777777" w:rsidR="0039678E" w:rsidRDefault="0039678E">
      <w:pPr>
        <w:spacing w:after="0" w:line="240" w:lineRule="auto"/>
      </w:pPr>
      <w:r>
        <w:continuationSeparator/>
      </w:r>
    </w:p>
  </w:endnote>
  <w:endnote w:type="continuationNotice" w:id="1">
    <w:p w14:paraId="3E6C329C" w14:textId="77777777" w:rsidR="0039678E" w:rsidRDefault="003967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charset w:val="00"/>
    <w:family w:val="auto"/>
    <w:pitch w:val="default"/>
  </w:font>
  <w:font w:name="Trebuchet MS Bold">
    <w:panose1 w:val="020B0703020202020204"/>
    <w:charset w:val="00"/>
    <w:family w:val="roman"/>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39678E" w:rsidRDefault="0039678E">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3AC44" w14:textId="77777777" w:rsidR="0039678E" w:rsidRDefault="0039678E">
      <w:pPr>
        <w:spacing w:after="0" w:line="240" w:lineRule="auto"/>
      </w:pPr>
      <w:r>
        <w:separator/>
      </w:r>
    </w:p>
  </w:footnote>
  <w:footnote w:type="continuationSeparator" w:id="0">
    <w:p w14:paraId="765B5140" w14:textId="77777777" w:rsidR="0039678E" w:rsidRDefault="0039678E">
      <w:pPr>
        <w:spacing w:after="0" w:line="240" w:lineRule="auto"/>
      </w:pPr>
      <w:r>
        <w:continuationSeparator/>
      </w:r>
    </w:p>
  </w:footnote>
  <w:footnote w:type="continuationNotice" w:id="1">
    <w:p w14:paraId="1182273E" w14:textId="77777777" w:rsidR="0039678E" w:rsidRDefault="003967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44DD8E98" w:rsidR="0039678E" w:rsidRDefault="0039678E">
    <w:pPr>
      <w:pStyle w:val="Header"/>
      <w:tabs>
        <w:tab w:val="clear" w:pos="9360"/>
        <w:tab w:val="right" w:pos="9340"/>
      </w:tabs>
    </w:pPr>
    <w:r>
      <w:t>2018 Fish Restoration Program Report</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C1D"/>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2" w15:restartNumberingAfterBreak="0">
    <w:nsid w:val="0F310DB3"/>
    <w:multiLevelType w:val="hybridMultilevel"/>
    <w:tmpl w:val="9B300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3B82"/>
    <w:multiLevelType w:val="hybridMultilevel"/>
    <w:tmpl w:val="687E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D4B20"/>
    <w:multiLevelType w:val="hybridMultilevel"/>
    <w:tmpl w:val="842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2F3DCA"/>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5E2B6E20"/>
    <w:multiLevelType w:val="hybridMultilevel"/>
    <w:tmpl w:val="36F4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C6553B"/>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DD5C79"/>
    <w:multiLevelType w:val="hybridMultilevel"/>
    <w:tmpl w:val="B50A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C56EC1"/>
    <w:multiLevelType w:val="hybridMultilevel"/>
    <w:tmpl w:val="82C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1"/>
  </w:num>
  <w:num w:numId="4">
    <w:abstractNumId w:val="13"/>
  </w:num>
  <w:num w:numId="5">
    <w:abstractNumId w:val="8"/>
  </w:num>
  <w:num w:numId="6">
    <w:abstractNumId w:val="10"/>
  </w:num>
  <w:num w:numId="7">
    <w:abstractNumId w:val="9"/>
  </w:num>
  <w:num w:numId="8">
    <w:abstractNumId w:val="7"/>
  </w:num>
  <w:num w:numId="9">
    <w:abstractNumId w:val="3"/>
  </w:num>
  <w:num w:numId="10">
    <w:abstractNumId w:val="5"/>
  </w:num>
  <w:num w:numId="11">
    <w:abstractNumId w:val="0"/>
  </w:num>
  <w:num w:numId="12">
    <w:abstractNumId w:val="16"/>
  </w:num>
  <w:num w:numId="13">
    <w:abstractNumId w:val="14"/>
  </w:num>
  <w:num w:numId="14">
    <w:abstractNumId w:val="2"/>
  </w:num>
  <w:num w:numId="15">
    <w:abstractNumId w:val="17"/>
  </w:num>
  <w:num w:numId="16">
    <w:abstractNumId w:val="6"/>
  </w:num>
  <w:num w:numId="17">
    <w:abstractNumId w:val="4"/>
  </w:num>
  <w:num w:numId="18">
    <w:abstractNumId w:val="1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1-5-21-3546993493-1090657416-820600998-24831"/>
  </w15:person>
  <w15:person w15:author="Hartman, Rosemary@Wildlife [2]">
    <w15:presenceInfo w15:providerId="AD" w15:userId="S::Rosemary.Hartman@wildlife.ca.gov::7df20e5c-ad23-4563-947d-8871cad42ac3"/>
  </w15:person>
  <w15:person w15:author="Hartman, Rosemary@DWR">
    <w15:presenceInfo w15:providerId="AD" w15:userId="S-1-5-21-1801674531-1979792683-2146972089-852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9wdt06dea0ber50cpepe0azprxd52vwpp&quot;&gt;My EndNote Library-Saved&lt;record-ids&gt;&lt;item&gt;12&lt;/item&gt;&lt;item&gt;141&lt;/item&gt;&lt;item&gt;181&lt;/item&gt;&lt;item&gt;311&lt;/item&gt;&lt;item&gt;312&lt;/item&gt;&lt;item&gt;539&lt;/item&gt;&lt;item&gt;591&lt;/item&gt;&lt;item&gt;726&lt;/item&gt;&lt;item&gt;954&lt;/item&gt;&lt;item&gt;958&lt;/item&gt;&lt;item&gt;964&lt;/item&gt;&lt;item&gt;1117&lt;/item&gt;&lt;item&gt;1145&lt;/item&gt;&lt;item&gt;1152&lt;/item&gt;&lt;item&gt;1177&lt;/item&gt;&lt;item&gt;1187&lt;/item&gt;&lt;item&gt;1212&lt;/item&gt;&lt;item&gt;1221&lt;/item&gt;&lt;item&gt;1223&lt;/item&gt;&lt;item&gt;1246&lt;/item&gt;&lt;item&gt;1252&lt;/item&gt;&lt;item&gt;1275&lt;/item&gt;&lt;item&gt;1299&lt;/item&gt;&lt;item&gt;1301&lt;/item&gt;&lt;item&gt;1571&lt;/item&gt;&lt;item&gt;1572&lt;/item&gt;&lt;item&gt;1581&lt;/item&gt;&lt;item&gt;1604&lt;/item&gt;&lt;item&gt;1613&lt;/item&gt;&lt;item&gt;1618&lt;/item&gt;&lt;item&gt;1643&lt;/item&gt;&lt;item&gt;1696&lt;/item&gt;&lt;item&gt;1874&lt;/item&gt;&lt;item&gt;1876&lt;/item&gt;&lt;item&gt;1879&lt;/item&gt;&lt;item&gt;1928&lt;/item&gt;&lt;item&gt;1953&lt;/item&gt;&lt;item&gt;1997&lt;/item&gt;&lt;item&gt;2028&lt;/item&gt;&lt;item&gt;2125&lt;/item&gt;&lt;item&gt;2144&lt;/item&gt;&lt;item&gt;2255&lt;/item&gt;&lt;item&gt;2276&lt;/item&gt;&lt;item&gt;2318&lt;/item&gt;&lt;item&gt;2346&lt;/item&gt;&lt;item&gt;2358&lt;/item&gt;&lt;item&gt;2374&lt;/item&gt;&lt;item&gt;2376&lt;/item&gt;&lt;item&gt;2425&lt;/item&gt;&lt;item&gt;2468&lt;/item&gt;&lt;item&gt;2477&lt;/item&gt;&lt;item&gt;2495&lt;/item&gt;&lt;item&gt;2498&lt;/item&gt;&lt;item&gt;2499&lt;/item&gt;&lt;item&gt;2500&lt;/item&gt;&lt;item&gt;2508&lt;/item&gt;&lt;item&gt;2525&lt;/item&gt;&lt;item&gt;2526&lt;/item&gt;&lt;item&gt;2529&lt;/item&gt;&lt;item&gt;2539&lt;/item&gt;&lt;item&gt;2548&lt;/item&gt;&lt;item&gt;2549&lt;/item&gt;&lt;item&gt;2551&lt;/item&gt;&lt;item&gt;2601&lt;/item&gt;&lt;item&gt;2604&lt;/item&gt;&lt;item&gt;2608&lt;/item&gt;&lt;item&gt;2611&lt;/item&gt;&lt;item&gt;2634&lt;/item&gt;&lt;item&gt;2641&lt;/item&gt;&lt;item&gt;2642&lt;/item&gt;&lt;item&gt;2645&lt;/item&gt;&lt;item&gt;2646&lt;/item&gt;&lt;item&gt;2691&lt;/item&gt;&lt;item&gt;2694&lt;/item&gt;&lt;item&gt;2719&lt;/item&gt;&lt;item&gt;2720&lt;/item&gt;&lt;item&gt;2722&lt;/item&gt;&lt;item&gt;2723&lt;/item&gt;&lt;item&gt;2745&lt;/item&gt;&lt;item&gt;2746&lt;/item&gt;&lt;item&gt;2748&lt;/item&gt;&lt;/record-ids&gt;&lt;/item&gt;&lt;/Libraries&gt;"/>
  </w:docVars>
  <w:rsids>
    <w:rsidRoot w:val="00A27634"/>
    <w:rsid w:val="00001495"/>
    <w:rsid w:val="0000345F"/>
    <w:rsid w:val="00003BD0"/>
    <w:rsid w:val="0000444B"/>
    <w:rsid w:val="00005B97"/>
    <w:rsid w:val="00015DEC"/>
    <w:rsid w:val="00016554"/>
    <w:rsid w:val="00026582"/>
    <w:rsid w:val="00026900"/>
    <w:rsid w:val="0003440B"/>
    <w:rsid w:val="0003468F"/>
    <w:rsid w:val="000348A0"/>
    <w:rsid w:val="00035F20"/>
    <w:rsid w:val="00036197"/>
    <w:rsid w:val="00036FB2"/>
    <w:rsid w:val="000412DF"/>
    <w:rsid w:val="000513A6"/>
    <w:rsid w:val="00051A5E"/>
    <w:rsid w:val="000527ED"/>
    <w:rsid w:val="00056F69"/>
    <w:rsid w:val="00061A8C"/>
    <w:rsid w:val="0006202E"/>
    <w:rsid w:val="0006310E"/>
    <w:rsid w:val="000660AD"/>
    <w:rsid w:val="00067FA7"/>
    <w:rsid w:val="00073C04"/>
    <w:rsid w:val="000841F2"/>
    <w:rsid w:val="0008458E"/>
    <w:rsid w:val="000942D3"/>
    <w:rsid w:val="00096F9D"/>
    <w:rsid w:val="000975B5"/>
    <w:rsid w:val="000B36FB"/>
    <w:rsid w:val="000C107C"/>
    <w:rsid w:val="000C2268"/>
    <w:rsid w:val="000C7824"/>
    <w:rsid w:val="000D4384"/>
    <w:rsid w:val="000D4856"/>
    <w:rsid w:val="000E485F"/>
    <w:rsid w:val="000E5379"/>
    <w:rsid w:val="000E59B2"/>
    <w:rsid w:val="000E5EBA"/>
    <w:rsid w:val="000E6EA9"/>
    <w:rsid w:val="000E7293"/>
    <w:rsid w:val="000F18C7"/>
    <w:rsid w:val="000F1ED8"/>
    <w:rsid w:val="000F3D71"/>
    <w:rsid w:val="00100AD3"/>
    <w:rsid w:val="00104106"/>
    <w:rsid w:val="00106179"/>
    <w:rsid w:val="00114A86"/>
    <w:rsid w:val="001164F9"/>
    <w:rsid w:val="00120B83"/>
    <w:rsid w:val="00124E3B"/>
    <w:rsid w:val="00127F21"/>
    <w:rsid w:val="0013218D"/>
    <w:rsid w:val="00132847"/>
    <w:rsid w:val="00132D2D"/>
    <w:rsid w:val="0013436E"/>
    <w:rsid w:val="00141368"/>
    <w:rsid w:val="00142331"/>
    <w:rsid w:val="001430AF"/>
    <w:rsid w:val="0014369B"/>
    <w:rsid w:val="00146E36"/>
    <w:rsid w:val="00150919"/>
    <w:rsid w:val="001616E3"/>
    <w:rsid w:val="00162653"/>
    <w:rsid w:val="00167699"/>
    <w:rsid w:val="00170BE3"/>
    <w:rsid w:val="00170CCB"/>
    <w:rsid w:val="00172AA1"/>
    <w:rsid w:val="00172DD8"/>
    <w:rsid w:val="00172F2D"/>
    <w:rsid w:val="0017460B"/>
    <w:rsid w:val="0017586D"/>
    <w:rsid w:val="0017738C"/>
    <w:rsid w:val="00184CEF"/>
    <w:rsid w:val="00186201"/>
    <w:rsid w:val="0018706D"/>
    <w:rsid w:val="001943C5"/>
    <w:rsid w:val="001960A1"/>
    <w:rsid w:val="001961AE"/>
    <w:rsid w:val="001A0F50"/>
    <w:rsid w:val="001A24E6"/>
    <w:rsid w:val="001A3270"/>
    <w:rsid w:val="001A4439"/>
    <w:rsid w:val="001A4BBD"/>
    <w:rsid w:val="001B03AB"/>
    <w:rsid w:val="001B1483"/>
    <w:rsid w:val="001B60A9"/>
    <w:rsid w:val="001C168D"/>
    <w:rsid w:val="001C2E0E"/>
    <w:rsid w:val="001C5D0C"/>
    <w:rsid w:val="001D1D33"/>
    <w:rsid w:val="001D2C3E"/>
    <w:rsid w:val="001D370D"/>
    <w:rsid w:val="001D3CBA"/>
    <w:rsid w:val="001D5C10"/>
    <w:rsid w:val="001D6995"/>
    <w:rsid w:val="001D7151"/>
    <w:rsid w:val="001E1ABD"/>
    <w:rsid w:val="001E2057"/>
    <w:rsid w:val="001E2D56"/>
    <w:rsid w:val="001E35E5"/>
    <w:rsid w:val="001E4797"/>
    <w:rsid w:val="001E4B5E"/>
    <w:rsid w:val="001E5A92"/>
    <w:rsid w:val="001F13AC"/>
    <w:rsid w:val="001F1882"/>
    <w:rsid w:val="001F1AAA"/>
    <w:rsid w:val="001F449C"/>
    <w:rsid w:val="001F637D"/>
    <w:rsid w:val="001F76EF"/>
    <w:rsid w:val="0020456D"/>
    <w:rsid w:val="00204F4E"/>
    <w:rsid w:val="00206AD3"/>
    <w:rsid w:val="00207BFB"/>
    <w:rsid w:val="002109AE"/>
    <w:rsid w:val="00211B4F"/>
    <w:rsid w:val="00212473"/>
    <w:rsid w:val="00212E01"/>
    <w:rsid w:val="002200DE"/>
    <w:rsid w:val="0023062C"/>
    <w:rsid w:val="00232E24"/>
    <w:rsid w:val="002335A5"/>
    <w:rsid w:val="002339DB"/>
    <w:rsid w:val="002348BE"/>
    <w:rsid w:val="00245BD5"/>
    <w:rsid w:val="00245C7B"/>
    <w:rsid w:val="00253860"/>
    <w:rsid w:val="00257C96"/>
    <w:rsid w:val="00260EBB"/>
    <w:rsid w:val="00262370"/>
    <w:rsid w:val="002636F9"/>
    <w:rsid w:val="0026600B"/>
    <w:rsid w:val="00274852"/>
    <w:rsid w:val="0028049E"/>
    <w:rsid w:val="0028137B"/>
    <w:rsid w:val="00287B46"/>
    <w:rsid w:val="00291F0F"/>
    <w:rsid w:val="00292645"/>
    <w:rsid w:val="002A331B"/>
    <w:rsid w:val="002A335B"/>
    <w:rsid w:val="002A7FD9"/>
    <w:rsid w:val="002B3FE6"/>
    <w:rsid w:val="002B6D03"/>
    <w:rsid w:val="002C06F6"/>
    <w:rsid w:val="002C33A7"/>
    <w:rsid w:val="002C502A"/>
    <w:rsid w:val="002C50FB"/>
    <w:rsid w:val="002D47EB"/>
    <w:rsid w:val="002E4068"/>
    <w:rsid w:val="002E5AD6"/>
    <w:rsid w:val="002E5DBC"/>
    <w:rsid w:val="002F4FF9"/>
    <w:rsid w:val="002F5B54"/>
    <w:rsid w:val="002F79C9"/>
    <w:rsid w:val="003002E0"/>
    <w:rsid w:val="003109B0"/>
    <w:rsid w:val="00313829"/>
    <w:rsid w:val="00324FC0"/>
    <w:rsid w:val="003256C0"/>
    <w:rsid w:val="00326FB7"/>
    <w:rsid w:val="00327C04"/>
    <w:rsid w:val="00327F28"/>
    <w:rsid w:val="0033566F"/>
    <w:rsid w:val="0034055B"/>
    <w:rsid w:val="0034467E"/>
    <w:rsid w:val="00346409"/>
    <w:rsid w:val="00352473"/>
    <w:rsid w:val="003524DA"/>
    <w:rsid w:val="003528D0"/>
    <w:rsid w:val="00360460"/>
    <w:rsid w:val="003637A8"/>
    <w:rsid w:val="00364CE1"/>
    <w:rsid w:val="003706A9"/>
    <w:rsid w:val="00371248"/>
    <w:rsid w:val="0038025A"/>
    <w:rsid w:val="00382AE5"/>
    <w:rsid w:val="00383111"/>
    <w:rsid w:val="003876FF"/>
    <w:rsid w:val="00387CAC"/>
    <w:rsid w:val="003918A8"/>
    <w:rsid w:val="003942B0"/>
    <w:rsid w:val="003950FE"/>
    <w:rsid w:val="0039678E"/>
    <w:rsid w:val="0039682F"/>
    <w:rsid w:val="003975AF"/>
    <w:rsid w:val="003A23C3"/>
    <w:rsid w:val="003A5F56"/>
    <w:rsid w:val="003B0171"/>
    <w:rsid w:val="003B0E2F"/>
    <w:rsid w:val="003B0E58"/>
    <w:rsid w:val="003B1921"/>
    <w:rsid w:val="003B2A28"/>
    <w:rsid w:val="003C49C9"/>
    <w:rsid w:val="003C700C"/>
    <w:rsid w:val="003D3ED7"/>
    <w:rsid w:val="003D759C"/>
    <w:rsid w:val="003E2169"/>
    <w:rsid w:val="003E5E98"/>
    <w:rsid w:val="003E66BD"/>
    <w:rsid w:val="003F11AB"/>
    <w:rsid w:val="003F1B2E"/>
    <w:rsid w:val="003F2F0C"/>
    <w:rsid w:val="003F4720"/>
    <w:rsid w:val="003F4E36"/>
    <w:rsid w:val="003F5902"/>
    <w:rsid w:val="0040136D"/>
    <w:rsid w:val="0040392C"/>
    <w:rsid w:val="00404C29"/>
    <w:rsid w:val="00410070"/>
    <w:rsid w:val="004113AF"/>
    <w:rsid w:val="004149C7"/>
    <w:rsid w:val="00420E1B"/>
    <w:rsid w:val="00422A64"/>
    <w:rsid w:val="00424239"/>
    <w:rsid w:val="00424578"/>
    <w:rsid w:val="004248AD"/>
    <w:rsid w:val="00430874"/>
    <w:rsid w:val="00435AD2"/>
    <w:rsid w:val="004367A0"/>
    <w:rsid w:val="00437363"/>
    <w:rsid w:val="00442ADA"/>
    <w:rsid w:val="00456936"/>
    <w:rsid w:val="00457A81"/>
    <w:rsid w:val="00463B5C"/>
    <w:rsid w:val="00464071"/>
    <w:rsid w:val="0046706B"/>
    <w:rsid w:val="00471D53"/>
    <w:rsid w:val="004736AD"/>
    <w:rsid w:val="00474F86"/>
    <w:rsid w:val="004814A8"/>
    <w:rsid w:val="00482734"/>
    <w:rsid w:val="004827A9"/>
    <w:rsid w:val="00483E85"/>
    <w:rsid w:val="004841D5"/>
    <w:rsid w:val="00484658"/>
    <w:rsid w:val="00486002"/>
    <w:rsid w:val="00486ACF"/>
    <w:rsid w:val="00486F77"/>
    <w:rsid w:val="00493082"/>
    <w:rsid w:val="00494A26"/>
    <w:rsid w:val="004953DE"/>
    <w:rsid w:val="004A17D6"/>
    <w:rsid w:val="004A65AC"/>
    <w:rsid w:val="004B10DD"/>
    <w:rsid w:val="004B324D"/>
    <w:rsid w:val="004B4160"/>
    <w:rsid w:val="004B582B"/>
    <w:rsid w:val="004B76C4"/>
    <w:rsid w:val="004C182E"/>
    <w:rsid w:val="004C4562"/>
    <w:rsid w:val="004C4EF3"/>
    <w:rsid w:val="004C5977"/>
    <w:rsid w:val="004C7A01"/>
    <w:rsid w:val="004D1BE2"/>
    <w:rsid w:val="004D27AA"/>
    <w:rsid w:val="004D3A89"/>
    <w:rsid w:val="004D3B90"/>
    <w:rsid w:val="004D3CF7"/>
    <w:rsid w:val="004D4E2D"/>
    <w:rsid w:val="004E039D"/>
    <w:rsid w:val="004E1D7F"/>
    <w:rsid w:val="004E4F1C"/>
    <w:rsid w:val="004F244C"/>
    <w:rsid w:val="004F290C"/>
    <w:rsid w:val="004F2DA8"/>
    <w:rsid w:val="004F7B85"/>
    <w:rsid w:val="00500686"/>
    <w:rsid w:val="00503C98"/>
    <w:rsid w:val="005055E3"/>
    <w:rsid w:val="00511A5F"/>
    <w:rsid w:val="00512875"/>
    <w:rsid w:val="00520FA9"/>
    <w:rsid w:val="00522550"/>
    <w:rsid w:val="00525349"/>
    <w:rsid w:val="00537C2F"/>
    <w:rsid w:val="00540E3A"/>
    <w:rsid w:val="00547330"/>
    <w:rsid w:val="0055298E"/>
    <w:rsid w:val="0055315D"/>
    <w:rsid w:val="00555DDC"/>
    <w:rsid w:val="00560E17"/>
    <w:rsid w:val="00562959"/>
    <w:rsid w:val="00565FC5"/>
    <w:rsid w:val="0056639C"/>
    <w:rsid w:val="00573E63"/>
    <w:rsid w:val="00575204"/>
    <w:rsid w:val="0057549B"/>
    <w:rsid w:val="0057666D"/>
    <w:rsid w:val="00576DF4"/>
    <w:rsid w:val="0058066E"/>
    <w:rsid w:val="0058312C"/>
    <w:rsid w:val="0058402F"/>
    <w:rsid w:val="00585DA2"/>
    <w:rsid w:val="00593797"/>
    <w:rsid w:val="0059462B"/>
    <w:rsid w:val="005A379A"/>
    <w:rsid w:val="005A5255"/>
    <w:rsid w:val="005A7D52"/>
    <w:rsid w:val="005B02A2"/>
    <w:rsid w:val="005B346D"/>
    <w:rsid w:val="005B76BE"/>
    <w:rsid w:val="005C7121"/>
    <w:rsid w:val="005D190D"/>
    <w:rsid w:val="005D1C64"/>
    <w:rsid w:val="005D3FBD"/>
    <w:rsid w:val="005D4E46"/>
    <w:rsid w:val="005D6199"/>
    <w:rsid w:val="005E1E4E"/>
    <w:rsid w:val="005E2672"/>
    <w:rsid w:val="005E2AF7"/>
    <w:rsid w:val="005E39DB"/>
    <w:rsid w:val="005E7D1D"/>
    <w:rsid w:val="005F58B9"/>
    <w:rsid w:val="005F5F7E"/>
    <w:rsid w:val="00612342"/>
    <w:rsid w:val="00612DE0"/>
    <w:rsid w:val="006147BF"/>
    <w:rsid w:val="006355DC"/>
    <w:rsid w:val="006362A6"/>
    <w:rsid w:val="006363B9"/>
    <w:rsid w:val="0064488F"/>
    <w:rsid w:val="0065066F"/>
    <w:rsid w:val="00650A58"/>
    <w:rsid w:val="00651EE8"/>
    <w:rsid w:val="00654037"/>
    <w:rsid w:val="00661D85"/>
    <w:rsid w:val="006649CD"/>
    <w:rsid w:val="00665B97"/>
    <w:rsid w:val="0067147F"/>
    <w:rsid w:val="00671C37"/>
    <w:rsid w:val="006733D0"/>
    <w:rsid w:val="00674BAC"/>
    <w:rsid w:val="00675EEA"/>
    <w:rsid w:val="0067793C"/>
    <w:rsid w:val="006843BD"/>
    <w:rsid w:val="00685815"/>
    <w:rsid w:val="00690A74"/>
    <w:rsid w:val="006941B4"/>
    <w:rsid w:val="006947B3"/>
    <w:rsid w:val="00697C79"/>
    <w:rsid w:val="006A0472"/>
    <w:rsid w:val="006A0AC7"/>
    <w:rsid w:val="006A0C1B"/>
    <w:rsid w:val="006A26B0"/>
    <w:rsid w:val="006A2ADF"/>
    <w:rsid w:val="006A491A"/>
    <w:rsid w:val="006A6983"/>
    <w:rsid w:val="006B05FB"/>
    <w:rsid w:val="006B096A"/>
    <w:rsid w:val="006B0D73"/>
    <w:rsid w:val="006B1764"/>
    <w:rsid w:val="006B264F"/>
    <w:rsid w:val="006B30EF"/>
    <w:rsid w:val="006C3A32"/>
    <w:rsid w:val="006C4891"/>
    <w:rsid w:val="006C69C5"/>
    <w:rsid w:val="006D1AE5"/>
    <w:rsid w:val="006D1BFF"/>
    <w:rsid w:val="006D3B16"/>
    <w:rsid w:val="006D601C"/>
    <w:rsid w:val="006D6D1F"/>
    <w:rsid w:val="006E6AD6"/>
    <w:rsid w:val="006E7DD5"/>
    <w:rsid w:val="006F19A7"/>
    <w:rsid w:val="006F2BCC"/>
    <w:rsid w:val="006F462F"/>
    <w:rsid w:val="00714AC3"/>
    <w:rsid w:val="00715B71"/>
    <w:rsid w:val="0072131E"/>
    <w:rsid w:val="007263FB"/>
    <w:rsid w:val="00730E98"/>
    <w:rsid w:val="0073160C"/>
    <w:rsid w:val="00731F96"/>
    <w:rsid w:val="00733A19"/>
    <w:rsid w:val="0073653E"/>
    <w:rsid w:val="00737EC8"/>
    <w:rsid w:val="0074128D"/>
    <w:rsid w:val="0075364B"/>
    <w:rsid w:val="00754E6E"/>
    <w:rsid w:val="00755F1B"/>
    <w:rsid w:val="00762728"/>
    <w:rsid w:val="00762B5E"/>
    <w:rsid w:val="00782BCA"/>
    <w:rsid w:val="00783150"/>
    <w:rsid w:val="00787C63"/>
    <w:rsid w:val="007955EE"/>
    <w:rsid w:val="007A6743"/>
    <w:rsid w:val="007A7657"/>
    <w:rsid w:val="007B0944"/>
    <w:rsid w:val="007B0AB4"/>
    <w:rsid w:val="007B3E71"/>
    <w:rsid w:val="007C100D"/>
    <w:rsid w:val="007C4A1E"/>
    <w:rsid w:val="007C7DED"/>
    <w:rsid w:val="007D0365"/>
    <w:rsid w:val="007D7049"/>
    <w:rsid w:val="007E08D9"/>
    <w:rsid w:val="007E0F9F"/>
    <w:rsid w:val="007E2AF9"/>
    <w:rsid w:val="007E42F8"/>
    <w:rsid w:val="007E49B8"/>
    <w:rsid w:val="007F0B91"/>
    <w:rsid w:val="007F3629"/>
    <w:rsid w:val="007F4697"/>
    <w:rsid w:val="007F73EA"/>
    <w:rsid w:val="00813443"/>
    <w:rsid w:val="00815963"/>
    <w:rsid w:val="00834E6A"/>
    <w:rsid w:val="00835089"/>
    <w:rsid w:val="00840D88"/>
    <w:rsid w:val="008414E0"/>
    <w:rsid w:val="00841DE9"/>
    <w:rsid w:val="00850091"/>
    <w:rsid w:val="00850B89"/>
    <w:rsid w:val="00854EA1"/>
    <w:rsid w:val="00855BCB"/>
    <w:rsid w:val="008560F5"/>
    <w:rsid w:val="00862879"/>
    <w:rsid w:val="00862C42"/>
    <w:rsid w:val="00863277"/>
    <w:rsid w:val="00865FBA"/>
    <w:rsid w:val="008714A5"/>
    <w:rsid w:val="00872CDA"/>
    <w:rsid w:val="00874D33"/>
    <w:rsid w:val="0087549A"/>
    <w:rsid w:val="008825FD"/>
    <w:rsid w:val="0089482B"/>
    <w:rsid w:val="00895938"/>
    <w:rsid w:val="0089699F"/>
    <w:rsid w:val="008A394D"/>
    <w:rsid w:val="008B037D"/>
    <w:rsid w:val="008B0736"/>
    <w:rsid w:val="008C14E8"/>
    <w:rsid w:val="008C670C"/>
    <w:rsid w:val="008D1CC8"/>
    <w:rsid w:val="008D4483"/>
    <w:rsid w:val="008D4C4D"/>
    <w:rsid w:val="008D5578"/>
    <w:rsid w:val="008D61F7"/>
    <w:rsid w:val="008D6E83"/>
    <w:rsid w:val="008D72B7"/>
    <w:rsid w:val="008E08AB"/>
    <w:rsid w:val="008E3C79"/>
    <w:rsid w:val="008E6A18"/>
    <w:rsid w:val="008F3AF9"/>
    <w:rsid w:val="008F3FC2"/>
    <w:rsid w:val="008F4689"/>
    <w:rsid w:val="008F4F65"/>
    <w:rsid w:val="00901A77"/>
    <w:rsid w:val="0090423E"/>
    <w:rsid w:val="00904542"/>
    <w:rsid w:val="00906616"/>
    <w:rsid w:val="0091397C"/>
    <w:rsid w:val="00927467"/>
    <w:rsid w:val="009278C2"/>
    <w:rsid w:val="00930546"/>
    <w:rsid w:val="0093400B"/>
    <w:rsid w:val="0094066F"/>
    <w:rsid w:val="00945F05"/>
    <w:rsid w:val="00946CAB"/>
    <w:rsid w:val="009516EF"/>
    <w:rsid w:val="009574D9"/>
    <w:rsid w:val="00957700"/>
    <w:rsid w:val="00957E15"/>
    <w:rsid w:val="00960BB5"/>
    <w:rsid w:val="009655E0"/>
    <w:rsid w:val="00971C93"/>
    <w:rsid w:val="00976A91"/>
    <w:rsid w:val="009862C7"/>
    <w:rsid w:val="00986682"/>
    <w:rsid w:val="00987A07"/>
    <w:rsid w:val="00992978"/>
    <w:rsid w:val="00996CE3"/>
    <w:rsid w:val="009A4B4A"/>
    <w:rsid w:val="009A7F58"/>
    <w:rsid w:val="009B3CE0"/>
    <w:rsid w:val="009B432D"/>
    <w:rsid w:val="009B67E9"/>
    <w:rsid w:val="009B6E15"/>
    <w:rsid w:val="009C0E07"/>
    <w:rsid w:val="009E736F"/>
    <w:rsid w:val="009E7682"/>
    <w:rsid w:val="009F05B4"/>
    <w:rsid w:val="009F6D45"/>
    <w:rsid w:val="009F7207"/>
    <w:rsid w:val="009F731B"/>
    <w:rsid w:val="00A01AC6"/>
    <w:rsid w:val="00A02055"/>
    <w:rsid w:val="00A036B3"/>
    <w:rsid w:val="00A04FDC"/>
    <w:rsid w:val="00A0716C"/>
    <w:rsid w:val="00A22DED"/>
    <w:rsid w:val="00A234BD"/>
    <w:rsid w:val="00A242AF"/>
    <w:rsid w:val="00A27634"/>
    <w:rsid w:val="00A31570"/>
    <w:rsid w:val="00A32501"/>
    <w:rsid w:val="00A328C4"/>
    <w:rsid w:val="00A32F35"/>
    <w:rsid w:val="00A33A6F"/>
    <w:rsid w:val="00A35AA4"/>
    <w:rsid w:val="00A4319A"/>
    <w:rsid w:val="00A433A1"/>
    <w:rsid w:val="00A44062"/>
    <w:rsid w:val="00A44E2E"/>
    <w:rsid w:val="00A45309"/>
    <w:rsid w:val="00A46213"/>
    <w:rsid w:val="00A505D6"/>
    <w:rsid w:val="00A5441F"/>
    <w:rsid w:val="00A54786"/>
    <w:rsid w:val="00A618C7"/>
    <w:rsid w:val="00A6359E"/>
    <w:rsid w:val="00A82E6B"/>
    <w:rsid w:val="00A87B3D"/>
    <w:rsid w:val="00A91192"/>
    <w:rsid w:val="00A93BE3"/>
    <w:rsid w:val="00A972F4"/>
    <w:rsid w:val="00A97FDB"/>
    <w:rsid w:val="00AA0F60"/>
    <w:rsid w:val="00AA5C94"/>
    <w:rsid w:val="00AB1066"/>
    <w:rsid w:val="00AB69C5"/>
    <w:rsid w:val="00AB79EC"/>
    <w:rsid w:val="00AC03DB"/>
    <w:rsid w:val="00AC17D9"/>
    <w:rsid w:val="00AC3222"/>
    <w:rsid w:val="00AC6E6F"/>
    <w:rsid w:val="00AD1F90"/>
    <w:rsid w:val="00AD2CD2"/>
    <w:rsid w:val="00AD3920"/>
    <w:rsid w:val="00AD392D"/>
    <w:rsid w:val="00AD55F2"/>
    <w:rsid w:val="00AE09A7"/>
    <w:rsid w:val="00AE15AA"/>
    <w:rsid w:val="00AE56D7"/>
    <w:rsid w:val="00AE73E7"/>
    <w:rsid w:val="00AF499C"/>
    <w:rsid w:val="00AF5F82"/>
    <w:rsid w:val="00AF6179"/>
    <w:rsid w:val="00AF65EB"/>
    <w:rsid w:val="00AF66AD"/>
    <w:rsid w:val="00AF6965"/>
    <w:rsid w:val="00B00ECD"/>
    <w:rsid w:val="00B022AD"/>
    <w:rsid w:val="00B03A1A"/>
    <w:rsid w:val="00B058C7"/>
    <w:rsid w:val="00B06AD8"/>
    <w:rsid w:val="00B12634"/>
    <w:rsid w:val="00B14E38"/>
    <w:rsid w:val="00B23F34"/>
    <w:rsid w:val="00B264BD"/>
    <w:rsid w:val="00B26EC0"/>
    <w:rsid w:val="00B40B03"/>
    <w:rsid w:val="00B5455D"/>
    <w:rsid w:val="00B55DFC"/>
    <w:rsid w:val="00B618F3"/>
    <w:rsid w:val="00B65EF5"/>
    <w:rsid w:val="00B676C1"/>
    <w:rsid w:val="00B724FB"/>
    <w:rsid w:val="00B73149"/>
    <w:rsid w:val="00B82835"/>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0C21"/>
    <w:rsid w:val="00BD356A"/>
    <w:rsid w:val="00BD3675"/>
    <w:rsid w:val="00BE1134"/>
    <w:rsid w:val="00BE22A0"/>
    <w:rsid w:val="00BE3E52"/>
    <w:rsid w:val="00BE5423"/>
    <w:rsid w:val="00BE54D8"/>
    <w:rsid w:val="00BE6773"/>
    <w:rsid w:val="00BE76F9"/>
    <w:rsid w:val="00BF2BCE"/>
    <w:rsid w:val="00BF525A"/>
    <w:rsid w:val="00C0435E"/>
    <w:rsid w:val="00C12D39"/>
    <w:rsid w:val="00C16D0F"/>
    <w:rsid w:val="00C17C55"/>
    <w:rsid w:val="00C212F8"/>
    <w:rsid w:val="00C21500"/>
    <w:rsid w:val="00C22785"/>
    <w:rsid w:val="00C30862"/>
    <w:rsid w:val="00C35865"/>
    <w:rsid w:val="00C36800"/>
    <w:rsid w:val="00C36E09"/>
    <w:rsid w:val="00C370CB"/>
    <w:rsid w:val="00C37A53"/>
    <w:rsid w:val="00C4375D"/>
    <w:rsid w:val="00C46A54"/>
    <w:rsid w:val="00C509FE"/>
    <w:rsid w:val="00C555C8"/>
    <w:rsid w:val="00C61CE3"/>
    <w:rsid w:val="00C63028"/>
    <w:rsid w:val="00C64D88"/>
    <w:rsid w:val="00C76385"/>
    <w:rsid w:val="00C801BD"/>
    <w:rsid w:val="00C830BF"/>
    <w:rsid w:val="00C9653E"/>
    <w:rsid w:val="00CA3B47"/>
    <w:rsid w:val="00CA6297"/>
    <w:rsid w:val="00CC248D"/>
    <w:rsid w:val="00CC5BB1"/>
    <w:rsid w:val="00CD15C1"/>
    <w:rsid w:val="00CD48A1"/>
    <w:rsid w:val="00CD6D68"/>
    <w:rsid w:val="00CE1F75"/>
    <w:rsid w:val="00CE266D"/>
    <w:rsid w:val="00CE3CE5"/>
    <w:rsid w:val="00CF1C15"/>
    <w:rsid w:val="00CF2BBE"/>
    <w:rsid w:val="00CF4045"/>
    <w:rsid w:val="00CF6AD6"/>
    <w:rsid w:val="00D04648"/>
    <w:rsid w:val="00D0513C"/>
    <w:rsid w:val="00D11944"/>
    <w:rsid w:val="00D170F2"/>
    <w:rsid w:val="00D174ED"/>
    <w:rsid w:val="00D2471F"/>
    <w:rsid w:val="00D25A40"/>
    <w:rsid w:val="00D27543"/>
    <w:rsid w:val="00D30241"/>
    <w:rsid w:val="00D35978"/>
    <w:rsid w:val="00D3651D"/>
    <w:rsid w:val="00D36868"/>
    <w:rsid w:val="00D37BD2"/>
    <w:rsid w:val="00D43B05"/>
    <w:rsid w:val="00D47CED"/>
    <w:rsid w:val="00D50842"/>
    <w:rsid w:val="00D53C64"/>
    <w:rsid w:val="00D57030"/>
    <w:rsid w:val="00D608CA"/>
    <w:rsid w:val="00D62DD4"/>
    <w:rsid w:val="00D64CDF"/>
    <w:rsid w:val="00D65F3D"/>
    <w:rsid w:val="00D75FC7"/>
    <w:rsid w:val="00D7623E"/>
    <w:rsid w:val="00D77360"/>
    <w:rsid w:val="00D83FCF"/>
    <w:rsid w:val="00D86F8F"/>
    <w:rsid w:val="00D92F7D"/>
    <w:rsid w:val="00D94ED6"/>
    <w:rsid w:val="00D957A6"/>
    <w:rsid w:val="00D95B10"/>
    <w:rsid w:val="00DA2D41"/>
    <w:rsid w:val="00DA6A92"/>
    <w:rsid w:val="00DB03C7"/>
    <w:rsid w:val="00DB075D"/>
    <w:rsid w:val="00DD1AB6"/>
    <w:rsid w:val="00DD3C7A"/>
    <w:rsid w:val="00DD4B64"/>
    <w:rsid w:val="00DD4D93"/>
    <w:rsid w:val="00DD5548"/>
    <w:rsid w:val="00DD5C6E"/>
    <w:rsid w:val="00DE1EF9"/>
    <w:rsid w:val="00DE22C7"/>
    <w:rsid w:val="00DE5C1D"/>
    <w:rsid w:val="00DF16F9"/>
    <w:rsid w:val="00DF1D1A"/>
    <w:rsid w:val="00DF62B5"/>
    <w:rsid w:val="00E005DE"/>
    <w:rsid w:val="00E01A4F"/>
    <w:rsid w:val="00E02103"/>
    <w:rsid w:val="00E02670"/>
    <w:rsid w:val="00E15568"/>
    <w:rsid w:val="00E16246"/>
    <w:rsid w:val="00E163E5"/>
    <w:rsid w:val="00E170EA"/>
    <w:rsid w:val="00E21093"/>
    <w:rsid w:val="00E22DCF"/>
    <w:rsid w:val="00E234AD"/>
    <w:rsid w:val="00E25C17"/>
    <w:rsid w:val="00E2658F"/>
    <w:rsid w:val="00E2687D"/>
    <w:rsid w:val="00E335FD"/>
    <w:rsid w:val="00E35C59"/>
    <w:rsid w:val="00E45942"/>
    <w:rsid w:val="00E542EC"/>
    <w:rsid w:val="00E56397"/>
    <w:rsid w:val="00E60641"/>
    <w:rsid w:val="00E62242"/>
    <w:rsid w:val="00E62992"/>
    <w:rsid w:val="00E67D51"/>
    <w:rsid w:val="00E70C0F"/>
    <w:rsid w:val="00E73960"/>
    <w:rsid w:val="00E74A31"/>
    <w:rsid w:val="00E74C1F"/>
    <w:rsid w:val="00E75BFD"/>
    <w:rsid w:val="00E75E62"/>
    <w:rsid w:val="00E8030B"/>
    <w:rsid w:val="00E86C5D"/>
    <w:rsid w:val="00E9179C"/>
    <w:rsid w:val="00E917E0"/>
    <w:rsid w:val="00E94F56"/>
    <w:rsid w:val="00EA21AC"/>
    <w:rsid w:val="00EA4EB4"/>
    <w:rsid w:val="00EB0222"/>
    <w:rsid w:val="00EB04E4"/>
    <w:rsid w:val="00EC34F4"/>
    <w:rsid w:val="00EC41B8"/>
    <w:rsid w:val="00EC6B9B"/>
    <w:rsid w:val="00EC7C8A"/>
    <w:rsid w:val="00ED077E"/>
    <w:rsid w:val="00ED1142"/>
    <w:rsid w:val="00ED18EE"/>
    <w:rsid w:val="00EE27DF"/>
    <w:rsid w:val="00EE3114"/>
    <w:rsid w:val="00EE34B1"/>
    <w:rsid w:val="00EE44D3"/>
    <w:rsid w:val="00EE7F02"/>
    <w:rsid w:val="00EF0D85"/>
    <w:rsid w:val="00EF3754"/>
    <w:rsid w:val="00F017C6"/>
    <w:rsid w:val="00F11AFD"/>
    <w:rsid w:val="00F13F8E"/>
    <w:rsid w:val="00F14858"/>
    <w:rsid w:val="00F21D09"/>
    <w:rsid w:val="00F23A4E"/>
    <w:rsid w:val="00F26350"/>
    <w:rsid w:val="00F27CF9"/>
    <w:rsid w:val="00F326FB"/>
    <w:rsid w:val="00F41E90"/>
    <w:rsid w:val="00F4333E"/>
    <w:rsid w:val="00F45C89"/>
    <w:rsid w:val="00F56D89"/>
    <w:rsid w:val="00F57718"/>
    <w:rsid w:val="00F57AC8"/>
    <w:rsid w:val="00F640C3"/>
    <w:rsid w:val="00F6728C"/>
    <w:rsid w:val="00F67BEE"/>
    <w:rsid w:val="00F75567"/>
    <w:rsid w:val="00F80258"/>
    <w:rsid w:val="00F829AA"/>
    <w:rsid w:val="00F93F92"/>
    <w:rsid w:val="00F96F16"/>
    <w:rsid w:val="00FA3456"/>
    <w:rsid w:val="00FA373A"/>
    <w:rsid w:val="00FA5153"/>
    <w:rsid w:val="00FA6A93"/>
    <w:rsid w:val="00FA71D8"/>
    <w:rsid w:val="00FB107E"/>
    <w:rsid w:val="00FB1B6C"/>
    <w:rsid w:val="00FB2B04"/>
    <w:rsid w:val="00FC0F80"/>
    <w:rsid w:val="00FC60B1"/>
    <w:rsid w:val="00FC7475"/>
    <w:rsid w:val="00FD0970"/>
    <w:rsid w:val="00FD67DB"/>
    <w:rsid w:val="00FE345A"/>
    <w:rsid w:val="00FF27B7"/>
    <w:rsid w:val="00FF4058"/>
    <w:rsid w:val="00FF6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865"/>
  </w:style>
  <w:style w:type="paragraph" w:styleId="Heading1">
    <w:name w:val="heading 1"/>
    <w:basedOn w:val="Normal"/>
    <w:next w:val="Normal"/>
    <w:link w:val="Heading1Char"/>
    <w:uiPriority w:val="9"/>
    <w:qFormat/>
    <w:rsid w:val="00C35865"/>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C35865"/>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C3586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C3586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C35865"/>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C3586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C3586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C3586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C3586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865"/>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C3586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C35865"/>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C35865"/>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C35865"/>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C35865"/>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C35865"/>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C35865"/>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C35865"/>
    <w:rPr>
      <w:rFonts w:asciiTheme="majorHAnsi" w:eastAsiaTheme="majorEastAsia" w:hAnsiTheme="majorHAnsi" w:cstheme="majorBidi"/>
      <w:i/>
      <w:iCs/>
      <w:color w:val="244061" w:themeColor="accent1" w:themeShade="8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C35865"/>
    <w:pPr>
      <w:outlineLvl w:val="9"/>
    </w:pPr>
  </w:style>
  <w:style w:type="paragraph" w:styleId="TOC2">
    <w:name w:val="toc 2"/>
    <w:uiPriority w:val="39"/>
    <w:rsid w:val="00A27634"/>
    <w:pPr>
      <w:spacing w:after="0"/>
      <w:ind w:left="220"/>
    </w:pPr>
    <w:rPr>
      <w:smallCaps/>
      <w:sz w:val="20"/>
      <w:szCs w:val="20"/>
    </w:rPr>
  </w:style>
  <w:style w:type="paragraph" w:styleId="TOC3">
    <w:name w:val="toc 3"/>
    <w:uiPriority w:val="39"/>
    <w:rsid w:val="00A27634"/>
    <w:pPr>
      <w:spacing w:after="0"/>
      <w:ind w:left="440"/>
    </w:pPr>
    <w:rPr>
      <w:i/>
      <w:iCs/>
      <w:sz w:val="20"/>
      <w:szCs w:val="20"/>
    </w:rPr>
  </w:style>
  <w:style w:type="paragraph" w:styleId="TOC4">
    <w:name w:val="toc 4"/>
    <w:uiPriority w:val="39"/>
    <w:rsid w:val="00A27634"/>
    <w:pPr>
      <w:spacing w:after="0"/>
      <w:ind w:left="660"/>
    </w:pPr>
    <w:rPr>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C35865"/>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C35865"/>
    <w:rPr>
      <w:rFonts w:asciiTheme="majorHAnsi" w:eastAsiaTheme="majorEastAsia" w:hAnsiTheme="majorHAnsi" w:cstheme="majorBidi"/>
      <w:color w:val="4F81BD" w:themeColor="accent1"/>
      <w:sz w:val="28"/>
      <w:szCs w:val="28"/>
    </w:rPr>
  </w:style>
  <w:style w:type="paragraph" w:styleId="Title">
    <w:name w:val="Title"/>
    <w:basedOn w:val="Normal"/>
    <w:next w:val="Normal"/>
    <w:link w:val="TitleChar"/>
    <w:uiPriority w:val="10"/>
    <w:qFormat/>
    <w:rsid w:val="00C35865"/>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C35865"/>
    <w:rPr>
      <w:rFonts w:asciiTheme="majorHAnsi" w:eastAsiaTheme="majorEastAsia" w:hAnsiTheme="majorHAnsi" w:cstheme="majorBidi"/>
      <w:caps/>
      <w:color w:val="1F497D" w:themeColor="text2"/>
      <w:spacing w:val="-15"/>
      <w:sz w:val="72"/>
      <w:szCs w:val="72"/>
    </w:rPr>
  </w:style>
  <w:style w:type="character" w:styleId="Strong">
    <w:name w:val="Strong"/>
    <w:basedOn w:val="DefaultParagraphFont"/>
    <w:uiPriority w:val="22"/>
    <w:qFormat/>
    <w:rsid w:val="00C35865"/>
    <w:rPr>
      <w:b/>
      <w:bCs/>
    </w:rPr>
  </w:style>
  <w:style w:type="character" w:styleId="Emphasis">
    <w:name w:val="Emphasis"/>
    <w:basedOn w:val="DefaultParagraphFont"/>
    <w:uiPriority w:val="20"/>
    <w:qFormat/>
    <w:rsid w:val="00C35865"/>
    <w:rPr>
      <w:i/>
      <w:iCs/>
    </w:rPr>
  </w:style>
  <w:style w:type="paragraph" w:styleId="NoSpacing">
    <w:name w:val="No Spacing"/>
    <w:link w:val="NoSpacingChar"/>
    <w:uiPriority w:val="1"/>
    <w:qFormat/>
    <w:rsid w:val="00C35865"/>
    <w:pPr>
      <w:spacing w:after="0" w:line="240" w:lineRule="auto"/>
    </w:pPr>
  </w:style>
  <w:style w:type="paragraph" w:styleId="Quote">
    <w:name w:val="Quote"/>
    <w:basedOn w:val="Normal"/>
    <w:next w:val="Normal"/>
    <w:link w:val="QuoteChar"/>
    <w:uiPriority w:val="29"/>
    <w:qFormat/>
    <w:rsid w:val="00C35865"/>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C35865"/>
    <w:rPr>
      <w:color w:val="1F497D" w:themeColor="text2"/>
      <w:sz w:val="24"/>
      <w:szCs w:val="24"/>
    </w:rPr>
  </w:style>
  <w:style w:type="paragraph" w:styleId="IntenseQuote">
    <w:name w:val="Intense Quote"/>
    <w:basedOn w:val="Normal"/>
    <w:next w:val="Normal"/>
    <w:link w:val="IntenseQuoteChar"/>
    <w:uiPriority w:val="30"/>
    <w:qFormat/>
    <w:rsid w:val="00C35865"/>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C35865"/>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C35865"/>
    <w:rPr>
      <w:i/>
      <w:iCs/>
      <w:color w:val="595959" w:themeColor="text1" w:themeTint="A6"/>
    </w:rPr>
  </w:style>
  <w:style w:type="character" w:styleId="IntenseEmphasis">
    <w:name w:val="Intense Emphasis"/>
    <w:basedOn w:val="DefaultParagraphFont"/>
    <w:uiPriority w:val="21"/>
    <w:qFormat/>
    <w:rsid w:val="00C35865"/>
    <w:rPr>
      <w:b/>
      <w:bCs/>
      <w:i/>
      <w:iCs/>
    </w:rPr>
  </w:style>
  <w:style w:type="character" w:styleId="SubtleReference">
    <w:name w:val="Subtle Reference"/>
    <w:basedOn w:val="DefaultParagraphFont"/>
    <w:uiPriority w:val="31"/>
    <w:qFormat/>
    <w:rsid w:val="00C3586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35865"/>
    <w:rPr>
      <w:b/>
      <w:bCs/>
      <w:smallCaps/>
      <w:color w:val="1F497D" w:themeColor="text2"/>
      <w:u w:val="single"/>
    </w:rPr>
  </w:style>
  <w:style w:type="character" w:styleId="BookTitle">
    <w:name w:val="Book Title"/>
    <w:basedOn w:val="DefaultParagraphFont"/>
    <w:uiPriority w:val="33"/>
    <w:qFormat/>
    <w:rsid w:val="00C35865"/>
    <w:rPr>
      <w:b/>
      <w:bCs/>
      <w:smallCaps/>
      <w:spacing w:val="10"/>
    </w:rPr>
  </w:style>
  <w:style w:type="paragraph" w:styleId="Caption">
    <w:name w:val="caption"/>
    <w:basedOn w:val="Normal"/>
    <w:next w:val="Normal"/>
    <w:uiPriority w:val="35"/>
    <w:unhideWhenUsed/>
    <w:qFormat/>
    <w:rsid w:val="00C35865"/>
    <w:pPr>
      <w:spacing w:line="240" w:lineRule="auto"/>
    </w:pPr>
    <w:rPr>
      <w:b/>
      <w:bCs/>
      <w:smallCaps/>
      <w:color w:val="1F497D" w:themeColor="text2"/>
    </w:rPr>
  </w:style>
  <w:style w:type="character" w:customStyle="1" w:styleId="NoSpacingChar">
    <w:name w:val="No Spacing Char"/>
    <w:basedOn w:val="DefaultParagraphFont"/>
    <w:link w:val="NoSpacing"/>
    <w:uiPriority w:val="1"/>
    <w:rsid w:val="00A27634"/>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eastAsiaTheme="minorHAns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Calibri"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 w:type="character" w:styleId="FollowedHyperlink">
    <w:name w:val="FollowedHyperlink"/>
    <w:basedOn w:val="DefaultParagraphFont"/>
    <w:uiPriority w:val="99"/>
    <w:semiHidden/>
    <w:unhideWhenUsed/>
    <w:rsid w:val="00D36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047364">
      <w:bodyDiv w:val="1"/>
      <w:marLeft w:val="0"/>
      <w:marRight w:val="0"/>
      <w:marTop w:val="0"/>
      <w:marBottom w:val="0"/>
      <w:divBdr>
        <w:top w:val="none" w:sz="0" w:space="0" w:color="auto"/>
        <w:left w:val="none" w:sz="0" w:space="0" w:color="auto"/>
        <w:bottom w:val="none" w:sz="0" w:space="0" w:color="auto"/>
        <w:right w:val="none" w:sz="0" w:space="0" w:color="auto"/>
      </w:divBdr>
    </w:div>
    <w:div w:id="311103202">
      <w:bodyDiv w:val="1"/>
      <w:marLeft w:val="0"/>
      <w:marRight w:val="0"/>
      <w:marTop w:val="0"/>
      <w:marBottom w:val="0"/>
      <w:divBdr>
        <w:top w:val="none" w:sz="0" w:space="0" w:color="auto"/>
        <w:left w:val="none" w:sz="0" w:space="0" w:color="auto"/>
        <w:bottom w:val="none" w:sz="0" w:space="0" w:color="auto"/>
        <w:right w:val="none" w:sz="0" w:space="0" w:color="auto"/>
      </w:divBdr>
    </w:div>
    <w:div w:id="466120021">
      <w:bodyDiv w:val="1"/>
      <w:marLeft w:val="0"/>
      <w:marRight w:val="0"/>
      <w:marTop w:val="0"/>
      <w:marBottom w:val="0"/>
      <w:divBdr>
        <w:top w:val="none" w:sz="0" w:space="0" w:color="auto"/>
        <w:left w:val="none" w:sz="0" w:space="0" w:color="auto"/>
        <w:bottom w:val="none" w:sz="0" w:space="0" w:color="auto"/>
        <w:right w:val="none" w:sz="0" w:space="0" w:color="auto"/>
      </w:divBdr>
    </w:div>
    <w:div w:id="554002607">
      <w:bodyDiv w:val="1"/>
      <w:marLeft w:val="0"/>
      <w:marRight w:val="0"/>
      <w:marTop w:val="0"/>
      <w:marBottom w:val="0"/>
      <w:divBdr>
        <w:top w:val="none" w:sz="0" w:space="0" w:color="auto"/>
        <w:left w:val="none" w:sz="0" w:space="0" w:color="auto"/>
        <w:bottom w:val="none" w:sz="0" w:space="0" w:color="auto"/>
        <w:right w:val="none" w:sz="0" w:space="0" w:color="auto"/>
      </w:divBdr>
    </w:div>
    <w:div w:id="572618409">
      <w:bodyDiv w:val="1"/>
      <w:marLeft w:val="0"/>
      <w:marRight w:val="0"/>
      <w:marTop w:val="0"/>
      <w:marBottom w:val="0"/>
      <w:divBdr>
        <w:top w:val="none" w:sz="0" w:space="0" w:color="auto"/>
        <w:left w:val="none" w:sz="0" w:space="0" w:color="auto"/>
        <w:bottom w:val="none" w:sz="0" w:space="0" w:color="auto"/>
        <w:right w:val="none" w:sz="0" w:space="0" w:color="auto"/>
      </w:divBdr>
    </w:div>
    <w:div w:id="807548022">
      <w:bodyDiv w:val="1"/>
      <w:marLeft w:val="0"/>
      <w:marRight w:val="0"/>
      <w:marTop w:val="0"/>
      <w:marBottom w:val="0"/>
      <w:divBdr>
        <w:top w:val="none" w:sz="0" w:space="0" w:color="auto"/>
        <w:left w:val="none" w:sz="0" w:space="0" w:color="auto"/>
        <w:bottom w:val="none" w:sz="0" w:space="0" w:color="auto"/>
        <w:right w:val="none" w:sz="0" w:space="0" w:color="auto"/>
      </w:divBdr>
    </w:div>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904560233">
      <w:bodyDiv w:val="1"/>
      <w:marLeft w:val="0"/>
      <w:marRight w:val="0"/>
      <w:marTop w:val="0"/>
      <w:marBottom w:val="0"/>
      <w:divBdr>
        <w:top w:val="none" w:sz="0" w:space="0" w:color="auto"/>
        <w:left w:val="none" w:sz="0" w:space="0" w:color="auto"/>
        <w:bottom w:val="none" w:sz="0" w:space="0" w:color="auto"/>
        <w:right w:val="none" w:sz="0" w:space="0" w:color="auto"/>
      </w:divBdr>
    </w:div>
    <w:div w:id="911310718">
      <w:bodyDiv w:val="1"/>
      <w:marLeft w:val="0"/>
      <w:marRight w:val="0"/>
      <w:marTop w:val="0"/>
      <w:marBottom w:val="0"/>
      <w:divBdr>
        <w:top w:val="none" w:sz="0" w:space="0" w:color="auto"/>
        <w:left w:val="none" w:sz="0" w:space="0" w:color="auto"/>
        <w:bottom w:val="none" w:sz="0" w:space="0" w:color="auto"/>
        <w:right w:val="none" w:sz="0" w:space="0" w:color="auto"/>
      </w:divBdr>
    </w:div>
    <w:div w:id="1009481991">
      <w:bodyDiv w:val="1"/>
      <w:marLeft w:val="0"/>
      <w:marRight w:val="0"/>
      <w:marTop w:val="0"/>
      <w:marBottom w:val="0"/>
      <w:divBdr>
        <w:top w:val="none" w:sz="0" w:space="0" w:color="auto"/>
        <w:left w:val="none" w:sz="0" w:space="0" w:color="auto"/>
        <w:bottom w:val="none" w:sz="0" w:space="0" w:color="auto"/>
        <w:right w:val="none" w:sz="0" w:space="0" w:color="auto"/>
      </w:divBdr>
    </w:div>
    <w:div w:id="1064260090">
      <w:bodyDiv w:val="1"/>
      <w:marLeft w:val="0"/>
      <w:marRight w:val="0"/>
      <w:marTop w:val="0"/>
      <w:marBottom w:val="0"/>
      <w:divBdr>
        <w:top w:val="none" w:sz="0" w:space="0" w:color="auto"/>
        <w:left w:val="none" w:sz="0" w:space="0" w:color="auto"/>
        <w:bottom w:val="none" w:sz="0" w:space="0" w:color="auto"/>
        <w:right w:val="none" w:sz="0" w:space="0" w:color="auto"/>
      </w:divBdr>
    </w:div>
    <w:div w:id="1112476535">
      <w:bodyDiv w:val="1"/>
      <w:marLeft w:val="0"/>
      <w:marRight w:val="0"/>
      <w:marTop w:val="0"/>
      <w:marBottom w:val="0"/>
      <w:divBdr>
        <w:top w:val="none" w:sz="0" w:space="0" w:color="auto"/>
        <w:left w:val="none" w:sz="0" w:space="0" w:color="auto"/>
        <w:bottom w:val="none" w:sz="0" w:space="0" w:color="auto"/>
        <w:right w:val="none" w:sz="0" w:space="0" w:color="auto"/>
      </w:divBdr>
    </w:div>
    <w:div w:id="1329482447">
      <w:bodyDiv w:val="1"/>
      <w:marLeft w:val="0"/>
      <w:marRight w:val="0"/>
      <w:marTop w:val="0"/>
      <w:marBottom w:val="0"/>
      <w:divBdr>
        <w:top w:val="none" w:sz="0" w:space="0" w:color="auto"/>
        <w:left w:val="none" w:sz="0" w:space="0" w:color="auto"/>
        <w:bottom w:val="none" w:sz="0" w:space="0" w:color="auto"/>
        <w:right w:val="none" w:sz="0" w:space="0" w:color="auto"/>
      </w:divBdr>
    </w:div>
    <w:div w:id="1341616885">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1620792344">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png"/><Relationship Id="rId50" Type="http://schemas.openxmlformats.org/officeDocument/2006/relationships/image" Target="media/image38.em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9165BF-A846-4FE8-AA68-70D1D43B9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57</Pages>
  <Words>29307</Words>
  <Characters>167052</Characters>
  <Application>Microsoft Office Word</Application>
  <DocSecurity>0</DocSecurity>
  <Lines>1392</Lines>
  <Paragraphs>391</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195968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Hartman, Rosemary@DWR</cp:lastModifiedBy>
  <cp:revision>10</cp:revision>
  <cp:lastPrinted>2016-06-01T15:53:00Z</cp:lastPrinted>
  <dcterms:created xsi:type="dcterms:W3CDTF">2019-06-20T22:20:00Z</dcterms:created>
  <dcterms:modified xsi:type="dcterms:W3CDTF">2019-06-26T22:55:00Z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
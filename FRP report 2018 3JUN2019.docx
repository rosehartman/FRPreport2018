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default" r:id="rId8"/>
          <w:footerReference w:type="default" r:id="rId9"/>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3524DA">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3524DA">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3524DA">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3524DA">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3524DA">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3524DA">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3524DA">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3524DA">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3524DA">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3524DA">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3524DA">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3524DA">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3524DA">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3524DA">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3524DA">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3524DA">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3524DA">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3524DA">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3524DA">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3524DA">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3524DA">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3524DA">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3524DA">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3524DA">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3524DA">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3524DA">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3524DA">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3524DA">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3524DA">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3524DA">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3524DA">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3524DA">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3524DA">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3524DA">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3524DA">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3524DA">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3524DA">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3524DA">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3524DA">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3524DA">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1BE72F4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7D3D2ADB" w:rsidR="004A65AC" w:rsidRDefault="004A65AC" w:rsidP="00132847">
      <w:r>
        <w:t xml:space="preserve">FRP </w:t>
      </w:r>
      <w:r w:rsidR="009F731B">
        <w:t>monitoring</w:t>
      </w:r>
      <w:r>
        <w:t xml:space="preserve"> takes a whole-ecosystem approach for describing the capacity, opportunity, and realized function (</w:t>
      </w:r>
      <w:proofErr w:type="spellStart"/>
      <w:r>
        <w:t>sensu</w:t>
      </w:r>
      <w:proofErr w:type="spellEnd"/>
      <w:r>
        <w:t xml:space="preserve"> </w:t>
      </w:r>
      <w:proofErr w:type="spellStart"/>
      <w:r>
        <w:t>Simenstad</w:t>
      </w:r>
      <w:proofErr w:type="spellEnd"/>
      <w:r>
        <w:t xml:space="preserve"> XXX) provided by wetland restoration to at-risk fishes. </w:t>
      </w:r>
    </w:p>
    <w:p w14:paraId="2B12EBE2" w14:textId="77777777" w:rsidR="004A65AC" w:rsidRDefault="004A65AC" w:rsidP="00132847"/>
    <w:p w14:paraId="2E137AF7" w14:textId="1819A671" w:rsidR="004A65AC" w:rsidRDefault="00B022AD" w:rsidP="00132847">
      <w:proofErr w:type="spellStart"/>
      <w:r>
        <w:t>Meso</w:t>
      </w:r>
      <w:proofErr w:type="spellEnd"/>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4"/>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4"/>
      <w:r w:rsidR="004A65AC">
        <w:rPr>
          <w:rStyle w:val="CommentReference"/>
        </w:rPr>
        <w:commentReference w:id="4"/>
      </w:r>
      <w:r w:rsidR="00A27634" w:rsidRPr="00036197">
        <w:t xml:space="preserve">Information on </w:t>
      </w:r>
      <w:proofErr w:type="spellStart"/>
      <w:r w:rsidR="00B022AD">
        <w:t>meso</w:t>
      </w:r>
      <w:proofErr w:type="spellEnd"/>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w:t>
      </w:r>
      <w:proofErr w:type="spellStart"/>
      <w:r w:rsidR="00100AD3" w:rsidRPr="00036197">
        <w:t>Goertler</w:t>
      </w:r>
      <w:proofErr w:type="spellEnd"/>
      <w:r w:rsidR="00100AD3" w:rsidRPr="00036197">
        <w:t xml:space="preserve">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xml:space="preserve">; </w:t>
      </w:r>
      <w:proofErr w:type="spellStart"/>
      <w:r w:rsidR="00E163E5">
        <w:t>Bollens</w:t>
      </w:r>
      <w:proofErr w:type="spellEnd"/>
      <w:r w:rsidR="00E163E5">
        <w:t xml:space="preserve">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w:t>
      </w:r>
      <w:proofErr w:type="spellStart"/>
      <w:r w:rsidR="00100AD3" w:rsidRPr="00036197">
        <w:t>Goertler</w:t>
      </w:r>
      <w:proofErr w:type="spellEnd"/>
      <w:r w:rsidR="00100AD3" w:rsidRPr="00036197">
        <w:t xml:space="preserve">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xml:space="preserve">. Based on results from that effort, successful methods were selected for inclusion in the second phase of pilot work.  Phase II occurred from February through </w:t>
      </w:r>
      <w:proofErr w:type="gramStart"/>
      <w:r w:rsidRPr="00036197">
        <w:t>July 2016, and</w:t>
      </w:r>
      <w:proofErr w:type="gramEnd"/>
      <w:r w:rsidRPr="00036197">
        <w:t xml:space="preserve">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 xml:space="preserve">that further refined the spatial and temporal sampling schemes necessary to evaluate monitoring </w:t>
      </w:r>
      <w:proofErr w:type="gramStart"/>
      <w:r w:rsidR="003C49C9">
        <w:t>hypotheses, and</w:t>
      </w:r>
      <w:proofErr w:type="gramEnd"/>
      <w:r w:rsidR="003C49C9">
        <w:t xml:space="preserve">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7" w:name="_Toc433352572"/>
      <w:bookmarkStart w:id="8" w:name="_Toc536509172"/>
      <w:r w:rsidRPr="00E170EA">
        <w:t>Project Objectives</w:t>
      </w:r>
      <w:bookmarkEnd w:id="7"/>
      <w:bookmarkEnd w:id="8"/>
    </w:p>
    <w:p w14:paraId="25D25591" w14:textId="5B842B41" w:rsidR="002B6D03" w:rsidRDefault="002B6D03" w:rsidP="00132847">
      <w:pPr>
        <w:pStyle w:val="ListParagraph"/>
        <w:numPr>
          <w:ilvl w:val="0"/>
          <w:numId w:val="37"/>
        </w:numPr>
      </w:pPr>
      <w:r>
        <w:t>Determine the extent to which long-term IEP sampling reflects conditions in nearby shallow-water and wetland habitats.</w:t>
      </w:r>
    </w:p>
    <w:p w14:paraId="112964BC" w14:textId="19DB6079" w:rsidR="003637A8" w:rsidRPr="00BE2116" w:rsidRDefault="00A87B3D" w:rsidP="00132847">
      <w:pPr>
        <w:pStyle w:val="ListParagraph"/>
        <w:numPr>
          <w:ilvl w:val="0"/>
          <w:numId w:val="37"/>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32847">
      <w:pPr>
        <w:pStyle w:val="ListParagraph"/>
        <w:numPr>
          <w:ilvl w:val="0"/>
          <w:numId w:val="37"/>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32847">
      <w:pPr>
        <w:pStyle w:val="ListParagraph"/>
        <w:numPr>
          <w:ilvl w:val="0"/>
          <w:numId w:val="37"/>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9" w:name="_Toc415212242"/>
      <w:bookmarkStart w:id="10" w:name="_Toc433352589"/>
      <w:bookmarkEnd w:id="0"/>
      <w:r w:rsidRPr="00BE2116">
        <w:lastRenderedPageBreak/>
        <w:t xml:space="preserve"> </w:t>
      </w:r>
    </w:p>
    <w:p w14:paraId="1F7F09D5" w14:textId="15FE2BA4" w:rsidR="00FF27B7" w:rsidRPr="00BE2116" w:rsidRDefault="00D35978" w:rsidP="00FF27B7">
      <w:pPr>
        <w:pStyle w:val="Heading1"/>
      </w:pPr>
      <w:bookmarkStart w:id="11" w:name="_Toc536509173"/>
      <w:r>
        <w:t>Part</w:t>
      </w:r>
      <w:r w:rsidR="00FF27B7" w:rsidRPr="00BE2116">
        <w:t xml:space="preserve"> 1: </w:t>
      </w:r>
      <w:r w:rsidR="003918A8">
        <w:t xml:space="preserve">Phytoplankton and </w:t>
      </w:r>
      <w:r w:rsidR="00FF27B7">
        <w:t>Invertebrate spatial and temporal variability</w:t>
      </w:r>
      <w:bookmarkEnd w:id="11"/>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2" w:name="_Toc536509174"/>
      <w:r>
        <w:t>Introduction</w:t>
      </w:r>
      <w:bookmarkEnd w:id="12"/>
    </w:p>
    <w:p w14:paraId="06D43605" w14:textId="4BC037E9" w:rsidR="00F27CF9" w:rsidRDefault="00F27CF9" w:rsidP="00F27CF9">
      <w:pPr>
        <w:pStyle w:val="Heading3"/>
      </w:pPr>
      <w:r>
        <w:t>Invertebrates</w:t>
      </w:r>
    </w:p>
    <w:p w14:paraId="48607E1E" w14:textId="150E849C"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 </w:instrText>
      </w:r>
      <w:r w:rsidR="006A0C1B">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EN.CITE.DATA </w:instrText>
      </w:r>
      <w:r w:rsidR="006A0C1B">
        <w:fldChar w:fldCharType="end"/>
      </w:r>
      <w:r w:rsidR="0020456D">
        <w:fldChar w:fldCharType="separate"/>
      </w:r>
      <w:r w:rsidR="006A0C1B">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EE89BE9"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w:t>
      </w:r>
      <w:proofErr w:type="gramStart"/>
      <w:r w:rsidR="00CF2BBE">
        <w:t xml:space="preserve">to </w:t>
      </w:r>
      <w:r>
        <w:t xml:space="preserve"> first</w:t>
      </w:r>
      <w:proofErr w:type="gramEnd"/>
      <w:r>
        <w:t xml:space="preserve">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32847">
      <w:pPr>
        <w:pStyle w:val="ListParagraph"/>
        <w:numPr>
          <w:ilvl w:val="0"/>
          <w:numId w:val="39"/>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3" w:author="Hartman, Rosemary@Wildlife [2]" w:date="2019-04-05T06:56:00Z"/>
        </w:rPr>
      </w:pPr>
      <w:commentRangeStart w:id="14"/>
      <w:commentRangeStart w:id="15"/>
      <w:del w:id="16" w:author="Hartman, Rosemary@Wildlife [2]" w:date="2019-04-05T06:56:00Z">
        <w:r w:rsidDel="00F27CF9">
          <w:delText>How</w:delText>
        </w:r>
      </w:del>
      <w:commentRangeEnd w:id="14"/>
      <w:r w:rsidR="00F27CF9">
        <w:rPr>
          <w:rStyle w:val="CommentReference"/>
        </w:rPr>
        <w:commentReference w:id="14"/>
      </w:r>
      <w:commentRangeEnd w:id="15"/>
      <w:r w:rsidR="00F27CF9">
        <w:rPr>
          <w:rStyle w:val="CommentReference"/>
        </w:rPr>
        <w:commentReference w:id="15"/>
      </w:r>
      <w:del w:id="17"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8" w:author="Hartman, Rosemary@Wildlife [2]" w:date="2019-04-05T06:56:00Z"/>
        </w:rPr>
      </w:pPr>
      <w:del w:id="19"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32847">
      <w:pPr>
        <w:pStyle w:val="ListParagraph"/>
        <w:numPr>
          <w:ilvl w:val="0"/>
          <w:numId w:val="39"/>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32847">
      <w:pPr>
        <w:pStyle w:val="ListParagraph"/>
        <w:numPr>
          <w:ilvl w:val="0"/>
          <w:numId w:val="39"/>
        </w:numPr>
      </w:pPr>
      <w:r>
        <w:t>What food is available for listed fish species throughout the year?</w:t>
      </w:r>
    </w:p>
    <w:p w14:paraId="4288760F" w14:textId="77777777" w:rsidR="00F27CF9" w:rsidRDefault="00F27CF9" w:rsidP="00132847">
      <w:pPr>
        <w:pStyle w:val="ListParagraph"/>
        <w:numPr>
          <w:ilvl w:val="1"/>
          <w:numId w:val="39"/>
        </w:numPr>
      </w:pPr>
      <w:r>
        <w:t>When during the spring is most important to sample?</w:t>
      </w:r>
    </w:p>
    <w:p w14:paraId="7E7EE59D" w14:textId="2598417C" w:rsidR="00FF27B7" w:rsidRDefault="00675EEA" w:rsidP="00132847">
      <w:pPr>
        <w:pStyle w:val="ListParagraph"/>
        <w:numPr>
          <w:ilvl w:val="1"/>
          <w:numId w:val="39"/>
        </w:numPr>
      </w:pPr>
      <w:r>
        <w:t>How do fall food resources compare to spring food resources?</w:t>
      </w:r>
    </w:p>
    <w:p w14:paraId="3EC75187" w14:textId="3AC2E324" w:rsidR="00FF27B7" w:rsidRPr="00BE2116" w:rsidRDefault="00463B5C" w:rsidP="00FF27B7">
      <w:pPr>
        <w:pStyle w:val="Heading2"/>
      </w:pPr>
      <w:bookmarkStart w:id="20" w:name="_Toc536509175"/>
      <w:r>
        <w:t>Methods</w:t>
      </w:r>
      <w:bookmarkEnd w:id="20"/>
    </w:p>
    <w:p w14:paraId="7F8F88B2" w14:textId="77777777" w:rsidR="00FF27B7" w:rsidRPr="00E75E62" w:rsidRDefault="00FF27B7" w:rsidP="00FF27B7">
      <w:pPr>
        <w:pStyle w:val="Heading3"/>
        <w:rPr>
          <w:rFonts w:ascii="Times New Roman" w:hAnsi="Times New Roman" w:cs="Times New Roman"/>
          <w:sz w:val="24"/>
          <w:szCs w:val="24"/>
        </w:rPr>
      </w:pPr>
      <w:bookmarkStart w:id="21" w:name="_Toc536509176"/>
      <w:r w:rsidRPr="00E75E62">
        <w:rPr>
          <w:rFonts w:ascii="Times New Roman" w:hAnsi="Times New Roman" w:cs="Times New Roman"/>
          <w:sz w:val="24"/>
          <w:szCs w:val="24"/>
        </w:rPr>
        <w:t>Sampling Sites</w:t>
      </w:r>
      <w:bookmarkEnd w:id="21"/>
    </w:p>
    <w:p w14:paraId="407C2101" w14:textId="21D9D1B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w:t>
      </w:r>
      <w:proofErr w:type="gramStart"/>
      <w:r>
        <w:t>provide</w:t>
      </w:r>
      <w:proofErr w:type="gramEnd"/>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01FBC235" w:rsidR="00E94F56" w:rsidRPr="00132847" w:rsidRDefault="00132847" w:rsidP="00132847">
      <w:pPr>
        <w:pStyle w:val="Caption"/>
      </w:pPr>
      <w:r w:rsidRPr="00132847">
        <w:t xml:space="preserve">Figure </w:t>
      </w:r>
      <w:fldSimple w:instr=" SEQ Figure \* ARABIC ">
        <w:r w:rsidR="00486F77">
          <w:rPr>
            <w:noProof/>
          </w:rPr>
          <w:t>1</w:t>
        </w:r>
      </w:fldSimple>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2CB2FE25" w:rsidR="00132847" w:rsidRDefault="00132847" w:rsidP="00132847">
      <w:pPr>
        <w:pStyle w:val="Caption"/>
        <w:keepNext/>
      </w:pPr>
      <w:r>
        <w:lastRenderedPageBreak/>
        <w:t xml:space="preserve">Table </w:t>
      </w:r>
      <w:fldSimple w:instr=" SEQ Table \* ARABIC ">
        <w:r w:rsidR="00F57AC8">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Bradmoor</w:t>
            </w:r>
            <w:proofErr w:type="spellEnd"/>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56D3F460" w:rsidR="00132847" w:rsidRDefault="00132847" w:rsidP="00132847">
      <w:pPr>
        <w:pStyle w:val="Caption"/>
        <w:keepNext/>
      </w:pPr>
      <w:r>
        <w:t xml:space="preserve">Table </w:t>
      </w:r>
      <w:fldSimple w:instr=" SEQ Table \* ARABIC ">
        <w:r w:rsidR="00F57AC8">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2" w:name="_Toc536509177"/>
      <w:r w:rsidRPr="00E75E62">
        <w:t>Habitat Types and Sampling gears</w:t>
      </w:r>
      <w:bookmarkEnd w:id="22"/>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all vegetation types present on the site in proportion to their abundance, rather than specifically </w:t>
      </w:r>
      <w:r w:rsidRPr="00432F91">
        <w:lastRenderedPageBreak/>
        <w:t xml:space="preserve">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5ABDCA5"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proofErr w:type="gramStart"/>
      <w:r w:rsidR="00AE56D7" w:rsidRPr="00F41E90">
        <w:t>spp</w:t>
      </w:r>
      <w:r w:rsidR="00AE56D7">
        <w:t>. ,</w:t>
      </w:r>
      <w:proofErr w:type="gramEnd"/>
      <w:r w:rsidR="00AE56D7">
        <w:t xml:space="preserve"> or Phragmites </w:t>
      </w:r>
      <w:proofErr w:type="spellStart"/>
      <w:r w:rsidR="00F41E90">
        <w:t>australis</w:t>
      </w:r>
      <w:proofErr w:type="spellEnd"/>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4"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5"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F67BEE" w:rsidRDefault="00F67BEE"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16">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17"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F67BEE" w:rsidRDefault="00F67BEE"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F67BEE" w:rsidRDefault="00F67BEE"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F67BEE" w:rsidRDefault="00F67BEE"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18"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19"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F67BEE" w:rsidRDefault="00F67BEE"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0"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1"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F67BEE" w:rsidRDefault="00F67BEE"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F67BEE" w:rsidRDefault="00F67BEE"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F67BEE" w:rsidRDefault="00F67BEE" w:rsidP="00FF27B7">
                        <w:r>
                          <w:t>A</w:t>
                        </w:r>
                      </w:p>
                    </w:txbxContent>
                  </v:textbox>
                </v:shape>
                <w10:anchorlock/>
              </v:group>
            </w:pict>
          </mc:Fallback>
        </mc:AlternateContent>
      </w:r>
    </w:p>
    <w:p w14:paraId="104E809F" w14:textId="01ECD220" w:rsidR="002D47EB" w:rsidRDefault="002D47EB" w:rsidP="002D47EB">
      <w:pPr>
        <w:pStyle w:val="Caption"/>
      </w:pPr>
      <w:r>
        <w:t xml:space="preserve">Figure </w:t>
      </w:r>
      <w:fldSimple w:instr=" SEQ Figure \* ARABIC ">
        <w:r w:rsidR="00486F77">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1F32A019"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6A0C1B">
        <w:rPr>
          <w:color w:val="231F20"/>
          <w:u w:color="231F20"/>
        </w:rPr>
        <w:instrText xml:space="preserve"> ADDIN EN.CITE &lt;EndNote&gt;&lt;Cite&gt;&lt;Author&gt;Donley Marineau&lt;/Author&gt;&lt;Year&gt;2017&lt;/Year&gt;&lt;RecNum&gt;2376&lt;/RecNum&gt;&lt;DisplayText&gt;(Donley Marineau et al. 2017)&lt;/DisplayText&gt;&lt;record&gt;&lt;rec-number&gt;2376&lt;/rec-number&gt;&lt;foreign-keys&gt;&lt;key app="EN" db-id="std9wdt06dea0ber50cpepe0azprxd52vwpp" timestamp="1558712527"&gt;2376&lt;/key&gt;&lt;key app="ENWeb" db-id=""&gt;0&lt;/key&gt;&lt;/foreign-keys&gt;&lt;ref-type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6A0C1B">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t>
      </w:r>
      <w:proofErr w:type="gramStart"/>
      <w:r w:rsidRPr="00432F91">
        <w:t xml:space="preserve">with  </w:t>
      </w:r>
      <w:r w:rsidR="007B0944">
        <w:t>five</w:t>
      </w:r>
      <w:proofErr w:type="gramEnd"/>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open-water have a long history of use in monitoring in the </w:t>
      </w:r>
      <w:proofErr w:type="gramStart"/>
      <w:r w:rsidRPr="00432F91">
        <w:t>Delta, and</w:t>
      </w:r>
      <w:proofErr w:type="gramEnd"/>
      <w:r w:rsidRPr="00432F91">
        <w:t xml:space="preserve">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proofErr w:type="spellStart"/>
      <w:r w:rsidRPr="00432F91">
        <w:t>ponar</w:t>
      </w:r>
      <w:proofErr w:type="spellEnd"/>
      <w:r w:rsidRPr="00432F91">
        <w:t xml:space="preserve"> grabs. </w:t>
      </w:r>
    </w:p>
    <w:p w14:paraId="0F011BE1" w14:textId="0C8DAE49"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w:t>
      </w:r>
      <w:proofErr w:type="spellStart"/>
      <w:r w:rsidRPr="00432F91">
        <w:t>ponar</w:t>
      </w:r>
      <w:proofErr w:type="spellEnd"/>
      <w:r w:rsidRPr="00432F91">
        <w:t xml:space="preserve"> grab modified for use in hard substrates (as per USFWS Liberty Island Monitoring, L. Smith pers.</w:t>
      </w:r>
      <w:r w:rsidR="003F4E36">
        <w:t xml:space="preserve"> </w:t>
      </w:r>
      <w:proofErr w:type="spellStart"/>
      <w:r w:rsidRPr="00432F91">
        <w:t>comm</w:t>
      </w:r>
      <w:proofErr w:type="spellEnd"/>
      <w:r w:rsidRPr="00432F91">
        <w:t xml:space="preserve">,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62DCFD8D" w:rsidR="00132847" w:rsidRDefault="00132847" w:rsidP="00132847">
      <w:pPr>
        <w:pStyle w:val="Caption"/>
      </w:pPr>
      <w:r>
        <w:t xml:space="preserve">Figure </w:t>
      </w:r>
      <w:fldSimple w:instr=" SEQ Figure \* ARABIC ">
        <w:r w:rsidR="00486F77">
          <w:rPr>
            <w:noProof/>
          </w:rPr>
          <w:t>3</w:t>
        </w:r>
      </w:fldSimple>
      <w:r>
        <w:t>.</w:t>
      </w:r>
      <w:r w:rsidRPr="00132847">
        <w:t xml:space="preserve"> </w:t>
      </w:r>
      <w:r w:rsidRPr="00432F91">
        <w:t xml:space="preserve">A) Benthic core made of 4” PVC pipe for use in shallow water (&lt;1.5 meters). B) </w:t>
      </w:r>
      <w:proofErr w:type="spellStart"/>
      <w:r w:rsidRPr="00432F91">
        <w:t>Ponar</w:t>
      </w:r>
      <w:proofErr w:type="spellEnd"/>
      <w:r w:rsidRPr="00432F91">
        <w:t xml:space="preserve"> grab for use in water greater than 1.5 meters.</w:t>
      </w:r>
    </w:p>
    <w:p w14:paraId="632FA20C" w14:textId="58577B00"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3"/>
      <w:r w:rsidRPr="00432F91">
        <w:t>cm mouth</w:t>
      </w:r>
      <w:commentRangeEnd w:id="23"/>
      <w:r w:rsidR="00D75FC7">
        <w:rPr>
          <w:rStyle w:val="CommentReference"/>
        </w:rPr>
        <w:commentReference w:id="23"/>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proofErr w:type="gramStart"/>
      <w:r w:rsidRPr="00432F91">
        <w:t>tide, and</w:t>
      </w:r>
      <w:proofErr w:type="gramEnd"/>
      <w:r w:rsidRPr="00432F91">
        <w:t xml:space="preserve"> allow the tidal current to flow through the net for five minutes instead of trawling the net. After retrieval, the net</w:t>
      </w:r>
      <w:r w:rsidR="00D75FC7">
        <w:t>s</w:t>
      </w:r>
      <w:r w:rsidRPr="00432F91">
        <w:t xml:space="preserve"> </w:t>
      </w:r>
      <w:proofErr w:type="gramStart"/>
      <w:r w:rsidR="00D75FC7">
        <w:t>were</w:t>
      </w:r>
      <w:proofErr w:type="gramEnd"/>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79311946"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486F77">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278E4905"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proofErr w:type="spellStart"/>
      <w:r w:rsidR="00360460">
        <w:t>Lugol’s</w:t>
      </w:r>
      <w:proofErr w:type="spellEnd"/>
      <w:r w:rsidR="00360460">
        <w:t xml:space="preserve">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79B6D980" w:rsidR="00360460" w:rsidRDefault="009655E0" w:rsidP="00132847">
      <w:pPr>
        <w:pStyle w:val="ListParagraph"/>
        <w:numPr>
          <w:ilvl w:val="0"/>
          <w:numId w:val="40"/>
        </w:numPr>
      </w:pPr>
      <w:r>
        <w:t>4</w:t>
      </w:r>
      <w:r w:rsidR="00360460">
        <w:t xml:space="preserve"> Submerged vegetation samples – algae </w:t>
      </w:r>
      <w:proofErr w:type="gramStart"/>
      <w:r>
        <w:t>was</w:t>
      </w:r>
      <w:proofErr w:type="gramEnd"/>
      <w:r w:rsidR="00360460">
        <w:t xml:space="preserve"> scraped from a 10-cm section of </w:t>
      </w:r>
      <w:r w:rsidR="00360460" w:rsidRPr="00245C7B">
        <w:rPr>
          <w:i/>
        </w:rPr>
        <w:t xml:space="preserve">Egeria </w:t>
      </w:r>
      <w:proofErr w:type="spellStart"/>
      <w:r w:rsidR="00360460" w:rsidRPr="00245C7B">
        <w:rPr>
          <w:i/>
        </w:rPr>
        <w:t>densa</w:t>
      </w:r>
      <w:proofErr w:type="spellEnd"/>
      <w:r w:rsidR="00360460" w:rsidRPr="00245C7B">
        <w:rPr>
          <w:i/>
        </w:rPr>
        <w:t xml:space="preserve">, </w:t>
      </w:r>
      <w:proofErr w:type="spellStart"/>
      <w:r w:rsidR="00245C7B" w:rsidRPr="00245C7B">
        <w:rPr>
          <w:i/>
        </w:rPr>
        <w:t>Ceratophyllum</w:t>
      </w:r>
      <w:proofErr w:type="spellEnd"/>
      <w:r w:rsidRPr="00245C7B">
        <w:rPr>
          <w:i/>
        </w:rPr>
        <w:t xml:space="preserve"> </w:t>
      </w:r>
      <w:proofErr w:type="spellStart"/>
      <w:r w:rsidRPr="00245C7B">
        <w:rPr>
          <w:i/>
        </w:rPr>
        <w:t>demersum</w:t>
      </w:r>
      <w:proofErr w:type="spellEnd"/>
      <w:r>
        <w:t xml:space="preserve">, or </w:t>
      </w:r>
      <w:proofErr w:type="spellStart"/>
      <w:r w:rsidRPr="00245C7B">
        <w:rPr>
          <w:i/>
        </w:rPr>
        <w:t>Potamogeton</w:t>
      </w:r>
      <w:proofErr w:type="spellEnd"/>
      <w:r w:rsidRPr="00245C7B">
        <w:rPr>
          <w:i/>
        </w:rPr>
        <w:t xml:space="preserve"> </w:t>
      </w:r>
      <w:proofErr w:type="spellStart"/>
      <w:r w:rsidRPr="00245C7B">
        <w:rPr>
          <w:i/>
        </w:rPr>
        <w:t>crispus</w:t>
      </w:r>
      <w:proofErr w:type="spellEnd"/>
      <w:r>
        <w:t xml:space="preserve">. </w:t>
      </w:r>
    </w:p>
    <w:p w14:paraId="27D39A07" w14:textId="50A08EF9" w:rsidR="00360460" w:rsidRDefault="009655E0" w:rsidP="00132847">
      <w:pPr>
        <w:pStyle w:val="ListParagraph"/>
        <w:numPr>
          <w:ilvl w:val="0"/>
          <w:numId w:val="40"/>
        </w:numPr>
      </w:pPr>
      <w:r>
        <w:t>4</w:t>
      </w:r>
      <w:r w:rsidR="00360460">
        <w:t xml:space="preserve"> emergent vegetation samples – algae </w:t>
      </w:r>
      <w:proofErr w:type="gramStart"/>
      <w:r>
        <w:t>was</w:t>
      </w:r>
      <w:proofErr w:type="gramEnd"/>
      <w:r w:rsidR="00360460">
        <w:t xml:space="preserve"> scraped from a 10-cm section of </w:t>
      </w:r>
      <w:r w:rsidR="00360460" w:rsidRPr="00132847">
        <w:rPr>
          <w:i/>
        </w:rPr>
        <w:t xml:space="preserve">Schoenoplectus </w:t>
      </w:r>
      <w:r>
        <w:t>spp.</w:t>
      </w:r>
    </w:p>
    <w:p w14:paraId="7BC8B636" w14:textId="5ABA921A" w:rsidR="00360460" w:rsidRDefault="009655E0" w:rsidP="00132847">
      <w:pPr>
        <w:pStyle w:val="ListParagraph"/>
        <w:numPr>
          <w:ilvl w:val="0"/>
          <w:numId w:val="40"/>
        </w:numPr>
      </w:pPr>
      <w:r>
        <w:lastRenderedPageBreak/>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360460">
        <w:t xml:space="preserve"> collected by </w:t>
      </w:r>
      <w:proofErr w:type="gramStart"/>
      <w:r w:rsidR="00360460">
        <w:t>a  petite</w:t>
      </w:r>
      <w:proofErr w:type="gramEnd"/>
      <w:r w:rsidR="00360460">
        <w:t xml:space="preserve"> </w:t>
      </w:r>
      <w:proofErr w:type="spellStart"/>
      <w:r w:rsidR="00360460">
        <w:t>ponar</w:t>
      </w:r>
      <w:proofErr w:type="spellEnd"/>
      <w:r w:rsidR="00360460">
        <w:t xml:space="preserve"> grab</w:t>
      </w:r>
    </w:p>
    <w:p w14:paraId="5E03343F" w14:textId="0A90B0D0" w:rsidR="00360460" w:rsidRPr="00E91A1A" w:rsidRDefault="00360460" w:rsidP="00132847">
      <w:pPr>
        <w:pStyle w:val="ListParagraph"/>
        <w:numPr>
          <w:ilvl w:val="0"/>
          <w:numId w:val="40"/>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w:t>
      </w:r>
      <w:proofErr w:type="gramStart"/>
      <w:r>
        <w:t>counts</w:t>
      </w:r>
      <w:proofErr w:type="gramEnd"/>
      <w:r>
        <w:t xml:space="preserve">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5">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26">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52FA25B6"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28"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29"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0" o:title="" croptop="7468f" cropbottom="11016f" cropleft="34837f"/>
                  <v:shadow on="t" color="black" opacity="26214f" origin="-.5,-.5" offset="0,.5mm"/>
                  <v:path arrowok="t"/>
                </v:shape>
                <w10:anchorlock/>
              </v:group>
            </w:pict>
          </mc:Fallback>
        </mc:AlternateContent>
      </w:r>
    </w:p>
    <w:p w14:paraId="221230CE" w14:textId="7E6DE8DD" w:rsidR="002D47EB" w:rsidRDefault="002D47EB" w:rsidP="002D47EB">
      <w:pPr>
        <w:pStyle w:val="Caption"/>
      </w:pPr>
      <w:r>
        <w:t xml:space="preserve">Figure </w:t>
      </w:r>
      <w:fldSimple w:instr=" SEQ Figure \* ARABIC ">
        <w:r w:rsidR="00486F77">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7FBB39EB"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5D790EBD" w:rsidR="002D47EB" w:rsidRDefault="002D47EB" w:rsidP="002D47EB">
      <w:pPr>
        <w:pStyle w:val="Caption"/>
        <w:keepNext/>
      </w:pPr>
      <w:bookmarkStart w:id="26" w:name="_Ref7616826"/>
      <w:r>
        <w:t xml:space="preserve">Table </w:t>
      </w:r>
      <w:fldSimple w:instr=" SEQ Table \* ARABIC ">
        <w:r w:rsidR="00F57AC8">
          <w:rPr>
            <w:noProof/>
          </w:rPr>
          <w:t>3</w:t>
        </w:r>
      </w:fldSimple>
      <w:bookmarkEnd w:id="26"/>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Chelicerata</w:t>
            </w:r>
            <w:proofErr w:type="spellEnd"/>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Decapoda</w:t>
            </w:r>
            <w:proofErr w:type="spellEnd"/>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Ostracoda</w:t>
            </w:r>
            <w:proofErr w:type="spellEnd"/>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57C36696"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6D3474EA"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w:t>
      </w:r>
      <w:proofErr w:type="spellStart"/>
      <w:r w:rsidRPr="00E75E62">
        <w:t>AICc</w:t>
      </w:r>
      <w:proofErr w:type="spellEnd"/>
      <w:r w:rsidRPr="00E75E62">
        <w:t xml:space="preserve">)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B907878" w:rsidR="00FF27B7" w:rsidRPr="00E75E62" w:rsidRDefault="00FF27B7" w:rsidP="002D47EB">
      <w:r w:rsidRPr="00E75E62">
        <w:t xml:space="preserve">To answer Questions 2 on the differences between wetland sites, </w:t>
      </w:r>
      <w:r w:rsidR="00754E6E">
        <w:t>compared CPUE</w:t>
      </w:r>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We will test the fit of all possible models and their first-order interactions using Akaike’s Information Criterion corrected for small sample sizes (</w:t>
      </w:r>
      <w:proofErr w:type="spellStart"/>
      <w:r w:rsidRPr="00E75E62">
        <w:t>AICc</w:t>
      </w:r>
      <w:proofErr w:type="spellEnd"/>
      <w:r w:rsidRPr="00E75E62">
        <w:t xml:space="preserve">)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7AFF4EAE" w:rsidR="002D47EB" w:rsidRDefault="002D47EB" w:rsidP="002D47EB">
      <w:pPr>
        <w:pStyle w:val="Caption"/>
        <w:keepNext/>
      </w:pPr>
      <w:r>
        <w:t xml:space="preserve">Table </w:t>
      </w:r>
      <w:fldSimple w:instr=" SEQ Table \* ARABIC ">
        <w:r w:rsidR="00F57AC8">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Identity of wetland site,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w:t>
      </w:r>
      <w:proofErr w:type="spellStart"/>
      <w:r w:rsidRPr="00A2294C">
        <w:t>nauplii</w:t>
      </w:r>
      <w:proofErr w:type="spellEnd"/>
      <w:r w:rsidRPr="00A2294C">
        <w:t xml:space="preserve">, DJFMP juvenile Chinook salmon catch compared to amphipods and </w:t>
      </w:r>
      <w:proofErr w:type="spellStart"/>
      <w:r w:rsidRPr="00A2294C">
        <w:t>chironomids</w:t>
      </w:r>
      <w:proofErr w:type="spellEnd"/>
      <w:r w:rsidRPr="00A2294C">
        <w:t>).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w:t>
      </w:r>
      <w:r>
        <w:lastRenderedPageBreak/>
        <w:t xml:space="preserve">literature review on algal growth forms and expert opinion (Tiffany Brown, </w:t>
      </w:r>
      <w:proofErr w:type="gramStart"/>
      <w:r>
        <w:t>DWR”s</w:t>
      </w:r>
      <w:proofErr w:type="gramEnd"/>
      <w:r>
        <w:t xml:space="preserve"> EMP study). We will then compare community composition of phytoplankton in the larger set of wetlands to samples collected by FRP in the exterior channels, or data collected by EMP’s phytoplankton survey. These data will be compared using </w:t>
      </w:r>
      <w:proofErr w:type="spellStart"/>
      <w:r>
        <w:t>PerMANOVA</w:t>
      </w:r>
      <w:proofErr w:type="spellEnd"/>
      <w:r>
        <w:t xml:space="preserve">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 xml:space="preserve">To answer our second question on differences between wetlands, we will compare community composition from channels within diked wetlands and tidal wetlands across the salinity regime. These data will be compared between management regimes using </w:t>
      </w:r>
      <w:proofErr w:type="spellStart"/>
      <w:r>
        <w:t>PerMANOVA</w:t>
      </w:r>
      <w:proofErr w:type="spellEnd"/>
      <w:r>
        <w:t>,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0" w:name="_Toc536509180"/>
      <w:r>
        <w:t>Results</w:t>
      </w:r>
      <w:bookmarkEnd w:id="30"/>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w:t>
      </w:r>
      <w:proofErr w:type="gramStart"/>
      <w:r>
        <w:t>similar to</w:t>
      </w:r>
      <w:proofErr w:type="gramEnd"/>
      <w:r>
        <w:t xml:space="preserve"> the distribution </w:t>
      </w:r>
      <w:r w:rsidR="006D1AE5">
        <w:t xml:space="preserve">predicted in our </w:t>
      </w:r>
      <w:commentRangeStart w:id="31"/>
      <w:r w:rsidR="006D1AE5">
        <w:t>workplan</w:t>
      </w:r>
      <w:commentRangeEnd w:id="31"/>
      <w:r w:rsidR="006D1AE5">
        <w:rPr>
          <w:rStyle w:val="CommentReference"/>
        </w:rPr>
        <w:commentReference w:id="31"/>
      </w:r>
      <w:r>
        <w:t>, so our fall sampling proceeded as planned</w:t>
      </w:r>
      <w:r w:rsidR="002E4068">
        <w:t>, targeting the Confluence and Cache Slough Complex</w:t>
      </w:r>
      <w:r>
        <w:t>.</w:t>
      </w:r>
      <w:r w:rsidR="002E4068">
        <w:t xml:space="preserve"> </w:t>
      </w:r>
      <w:r>
        <w:t xml:space="preserve"> </w:t>
      </w:r>
    </w:p>
    <w:p w14:paraId="64729ED1" w14:textId="63B063DA" w:rsidR="002E4068" w:rsidRDefault="002E4068" w:rsidP="002E4068">
      <w:pPr>
        <w:pStyle w:val="Caption"/>
        <w:keepNext/>
      </w:pPr>
      <w:bookmarkStart w:id="32" w:name="_Ref9334986"/>
      <w:r>
        <w:t xml:space="preserve">Table </w:t>
      </w:r>
      <w:fldSimple w:instr=" SEQ Table \* ARABIC ">
        <w:r w:rsidR="00F57AC8">
          <w:rPr>
            <w:noProof/>
          </w:rPr>
          <w:t>5</w:t>
        </w:r>
      </w:fldSimple>
      <w:bookmarkEnd w:id="32"/>
      <w:r>
        <w:t xml:space="preserve">. EDSM Delta Smelt catch from </w:t>
      </w:r>
      <w:r w:rsidR="00FA5153">
        <w:t>September</w:t>
      </w:r>
      <w:r>
        <w:t xml:space="preserve"> and </w:t>
      </w:r>
      <w:proofErr w:type="gramStart"/>
      <w:r w:rsidR="00FA5153">
        <w:t>October</w:t>
      </w:r>
      <w:r>
        <w:t>,</w:t>
      </w:r>
      <w:proofErr w:type="gramEnd"/>
      <w:r>
        <w:t xml:space="preserve">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3948FE23" w:rsidR="004D3CF7" w:rsidRDefault="004D3CF7" w:rsidP="00945F05"/>
    <w:p w14:paraId="6128E69F" w14:textId="0783D1E0" w:rsidR="000C2268" w:rsidRDefault="000C2268" w:rsidP="000C2268">
      <w:pPr>
        <w:pStyle w:val="Heading3"/>
      </w:pPr>
    </w:p>
    <w:p w14:paraId="427B370B" w14:textId="3C09454C"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t xml:space="preserve">Figure </w:t>
      </w:r>
      <w:r>
        <w:rPr>
          <w:noProof/>
        </w:rPr>
        <w:t>6</w:t>
      </w:r>
      <w:r>
        <w:fldChar w:fldCharType="end"/>
      </w:r>
      <w:r>
        <w:t xml:space="preserve">, </w:t>
      </w:r>
      <w:r>
        <w:fldChar w:fldCharType="begin"/>
      </w:r>
      <w:r>
        <w:instrText xml:space="preserve"> REF _Ref10727333 \h </w:instrText>
      </w:r>
      <w:r>
        <w:fldChar w:fldCharType="separate"/>
      </w:r>
      <w:r>
        <w:t xml:space="preserve">Table </w:t>
      </w:r>
      <w:r>
        <w:rPr>
          <w:noProof/>
        </w:rPr>
        <w:t>9</w:t>
      </w:r>
      <w:r>
        <w:fldChar w:fldCharType="end"/>
      </w:r>
      <w:r>
        <w:t xml:space="preserve">). There was significantly higher catch in the mysid net, zooplankton net, and sweep nets in diked </w:t>
      </w:r>
      <w:proofErr w:type="spellStart"/>
      <w:r>
        <w:t>wetalnds</w:t>
      </w:r>
      <w:proofErr w:type="spellEnd"/>
      <w:r>
        <w:t xml:space="preserve"> than any other habitat type. There was also significantly higher chlorophyll in diked wetlands (</w:t>
      </w:r>
      <w:r>
        <w:fldChar w:fldCharType="begin"/>
      </w:r>
      <w:r>
        <w:instrText xml:space="preserve"> REF _Ref10727651 \h </w:instrText>
      </w:r>
      <w:r>
        <w:fldChar w:fldCharType="separate"/>
      </w:r>
      <w:r>
        <w:t xml:space="preserve">Figure </w:t>
      </w:r>
      <w:r>
        <w:rPr>
          <w:noProof/>
        </w:rPr>
        <w:t>9</w:t>
      </w:r>
      <w:r>
        <w:fldChar w:fldCharType="end"/>
      </w:r>
      <w:r>
        <w:t xml:space="preserve">, </w:t>
      </w:r>
      <w:r>
        <w:fldChar w:fldCharType="begin"/>
      </w:r>
      <w:r>
        <w:instrText xml:space="preserve"> REF _Ref10457842 \h </w:instrText>
      </w:r>
      <w:r>
        <w:fldChar w:fldCharType="separate"/>
      </w:r>
      <w:r>
        <w:t xml:space="preserve">Table </w:t>
      </w:r>
      <w:r>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t xml:space="preserve">Table </w:t>
      </w:r>
      <w:r>
        <w:rPr>
          <w:noProof/>
        </w:rPr>
        <w:t>6</w:t>
      </w:r>
      <w:r>
        <w:fldChar w:fldCharType="end"/>
      </w:r>
      <w:r>
        <w:t xml:space="preserve">, </w:t>
      </w:r>
      <w:r>
        <w:fldChar w:fldCharType="begin"/>
      </w:r>
      <w:r>
        <w:instrText xml:space="preserve"> REF _Ref10727603 \h </w:instrText>
      </w:r>
      <w:r>
        <w:fldChar w:fldCharType="separate"/>
      </w:r>
      <w:r>
        <w:t xml:space="preserve">Figure </w:t>
      </w:r>
      <w:r>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w:t>
      </w:r>
      <w:r>
        <w:lastRenderedPageBreak/>
        <w:t xml:space="preserve">for either parameter (Table 6). </w:t>
      </w:r>
      <w:r w:rsidR="002F5B54">
        <w:t xml:space="preserve">Within the sweep net samples, EAV had the lowest average CPUE, FAV had significantly higher CPUE, and SAV had the highest CPUE (Table 6). </w:t>
      </w:r>
      <w:r>
        <w:t xml:space="preserve">Model selection for Neuston tows did not select any of the potential explanatory variables, choosing the intercept-only model instead.  </w:t>
      </w:r>
    </w:p>
    <w:p w14:paraId="5337D89A" w14:textId="2AF0865C"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2F5B54">
        <w:t xml:space="preserve">Figure </w:t>
      </w:r>
      <w:r w:rsidR="002F5B54">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2F5B54">
        <w:t xml:space="preserve">Figure </w:t>
      </w:r>
      <w:r w:rsidR="002F5B54">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2F5B54">
        <w:t xml:space="preserve">Figure </w:t>
      </w:r>
      <w:r w:rsidR="002F5B54">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2F5B54">
        <w:t xml:space="preserve">Table </w:t>
      </w:r>
      <w:r w:rsidR="002F5B54">
        <w:rPr>
          <w:noProof/>
        </w:rPr>
        <w:t>8</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6B1764">
        <w:t xml:space="preserve">Figure </w:t>
      </w:r>
      <w:r w:rsidR="006B1764">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6B1764">
        <w:t xml:space="preserve">Figure </w:t>
      </w:r>
      <w:r w:rsidR="006B1764">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6B1764">
        <w:t xml:space="preserve">Figure </w:t>
      </w:r>
      <w:r w:rsidR="006B1764">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6B1764">
        <w:t xml:space="preserve">Figure </w:t>
      </w:r>
      <w:r w:rsidR="006B1764">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6B1764">
        <w:t xml:space="preserve">Table </w:t>
      </w:r>
      <w:r w:rsidR="006B1764">
        <w:rPr>
          <w:noProof/>
        </w:rPr>
        <w:t>7</w:t>
      </w:r>
      <w:r w:rsidR="006B1764">
        <w:fldChar w:fldCharType="end"/>
      </w:r>
      <w:r w:rsidR="006B1764">
        <w:t>).</w:t>
      </w:r>
    </w:p>
    <w:p w14:paraId="3EE59235" w14:textId="6347EBF5"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t xml:space="preserve">Table </w:t>
      </w:r>
      <w:r>
        <w:rPr>
          <w:noProof/>
        </w:rPr>
        <w:t>11</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w:t>
      </w:r>
      <w:proofErr w:type="spellStart"/>
      <w:r>
        <w:t>AICc</w:t>
      </w:r>
      <w:proofErr w:type="spellEnd"/>
      <w:r>
        <w:t xml:space="preserve"> (</w:t>
      </w:r>
      <w:r>
        <w:fldChar w:fldCharType="begin"/>
      </w:r>
      <w:r>
        <w:instrText xml:space="preserve"> REF _Ref10786422 \h </w:instrText>
      </w:r>
      <w:r>
        <w:fldChar w:fldCharType="separate"/>
      </w:r>
      <w:r>
        <w:t xml:space="preserve">Table </w:t>
      </w:r>
      <w:r>
        <w:rPr>
          <w:noProof/>
        </w:rPr>
        <w:t>12</w:t>
      </w:r>
      <w:r>
        <w:fldChar w:fldCharType="end"/>
      </w:r>
      <w:r w:rsidR="00F67BEE">
        <w:t xml:space="preserve">, </w:t>
      </w:r>
      <w:r w:rsidR="00F67BEE">
        <w:fldChar w:fldCharType="begin"/>
      </w:r>
      <w:r w:rsidR="00F67BEE">
        <w:instrText xml:space="preserve"> REF _Ref9317230 \h </w:instrText>
      </w:r>
      <w:r w:rsidR="00F67BEE">
        <w:fldChar w:fldCharType="separate"/>
      </w:r>
      <w:r w:rsidR="00F67BEE">
        <w:t xml:space="preserve">Figure </w:t>
      </w:r>
      <w:r w:rsidR="00F67BEE">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w:t>
      </w:r>
    </w:p>
    <w:p w14:paraId="32F1388F" w14:textId="1E655957"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t xml:space="preserve">Table </w:t>
      </w:r>
      <w:r>
        <w:rPr>
          <w:noProof/>
        </w:rPr>
        <w:t>12</w:t>
      </w:r>
      <w:r>
        <w:fldChar w:fldCharType="end"/>
      </w:r>
      <w:r>
        <w:t>).</w:t>
      </w:r>
      <w:r w:rsidR="004F2DA8">
        <w:t xml:space="preserve"> There were larger differences in community composition. The PERMANOVA found a highly significant effect of season, with more cumaceans,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4F2DA8">
        <w:t xml:space="preserve">Figure </w:t>
      </w:r>
      <w:r w:rsidR="004F2DA8">
        <w:rPr>
          <w:noProof/>
        </w:rPr>
        <w:t>21</w:t>
      </w:r>
      <w:r w:rsidR="004F2DA8">
        <w:fldChar w:fldCharType="end"/>
      </w:r>
      <w:r w:rsidR="004F2DA8">
        <w:t xml:space="preserve">). The NMDS plot shows that hulls for season overlap </w:t>
      </w:r>
      <w:proofErr w:type="gramStart"/>
      <w:r w:rsidR="004F2DA8">
        <w:t>somewhat, but</w:t>
      </w:r>
      <w:proofErr w:type="gramEnd"/>
      <w:r w:rsidR="004F2DA8">
        <w:t xml:space="preserve"> have some unique NMDS space by season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p>
    <w:p w14:paraId="404A4EBF" w14:textId="77777777" w:rsidR="00C509FE" w:rsidRDefault="00C509FE" w:rsidP="00945F05">
      <w:bookmarkStart w:id="33" w:name="_GoBack"/>
      <w:bookmarkEnd w:id="33"/>
    </w:p>
    <w:p w14:paraId="1415CD6A" w14:textId="0D9E0D07" w:rsidR="00840D88" w:rsidRDefault="008B0736" w:rsidP="00840D88">
      <w:pPr>
        <w:keepNext/>
      </w:pPr>
      <w:r>
        <w:rPr>
          <w:noProof/>
        </w:rPr>
        <w:lastRenderedPageBreak/>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3362" cy="3976561"/>
                    </a:xfrm>
                    <a:prstGeom prst="rect">
                      <a:avLst/>
                    </a:prstGeom>
                  </pic:spPr>
                </pic:pic>
              </a:graphicData>
            </a:graphic>
          </wp:inline>
        </w:drawing>
      </w:r>
    </w:p>
    <w:p w14:paraId="682143D4" w14:textId="57960BD2" w:rsidR="00BE5423" w:rsidRDefault="00840D88" w:rsidP="008B0736">
      <w:pPr>
        <w:pStyle w:val="Caption"/>
      </w:pPr>
      <w:bookmarkStart w:id="34" w:name="_Ref9317214"/>
      <w:r>
        <w:t xml:space="preserve">Figure </w:t>
      </w:r>
      <w:fldSimple w:instr=" SEQ Figure \* ARABIC ">
        <w:r w:rsidR="00486F77">
          <w:rPr>
            <w:noProof/>
          </w:rPr>
          <w:t>6</w:t>
        </w:r>
      </w:fldSimple>
      <w:bookmarkEnd w:id="34"/>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309CAFF5">
            <wp:extent cx="5943600" cy="31064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6420"/>
                    </a:xfrm>
                    <a:prstGeom prst="rect">
                      <a:avLst/>
                    </a:prstGeom>
                  </pic:spPr>
                </pic:pic>
              </a:graphicData>
            </a:graphic>
          </wp:inline>
        </w:drawing>
      </w:r>
    </w:p>
    <w:p w14:paraId="7C29E1EE" w14:textId="42EBD479" w:rsidR="00486F77" w:rsidRDefault="00486F77" w:rsidP="00486F77">
      <w:pPr>
        <w:pStyle w:val="Caption"/>
      </w:pPr>
      <w:bookmarkStart w:id="35" w:name="_Ref10727603"/>
      <w:r>
        <w:t xml:space="preserve">Figure </w:t>
      </w:r>
      <w:fldSimple w:instr=" SEQ Figure \* ARABIC ">
        <w:r>
          <w:rPr>
            <w:noProof/>
          </w:rPr>
          <w:t>7</w:t>
        </w:r>
      </w:fldSimple>
      <w:bookmarkEnd w:id="35"/>
      <w:r>
        <w:t xml:space="preserve"> - Catch of clams per </w:t>
      </w:r>
      <w:proofErr w:type="spellStart"/>
      <w:r>
        <w:t>sqaure</w:t>
      </w:r>
      <w:proofErr w:type="spellEnd"/>
      <w:r>
        <w:t xml:space="preserve"> meter of substrate in 2017 and 2018/</w:t>
      </w:r>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8480"/>
                    </a:xfrm>
                    <a:prstGeom prst="rect">
                      <a:avLst/>
                    </a:prstGeom>
                  </pic:spPr>
                </pic:pic>
              </a:graphicData>
            </a:graphic>
          </wp:inline>
        </w:drawing>
      </w:r>
    </w:p>
    <w:p w14:paraId="299D6FB2" w14:textId="64CA7E74" w:rsidR="001E4B5E" w:rsidRDefault="00EC6B9B" w:rsidP="00EC6B9B">
      <w:pPr>
        <w:pStyle w:val="Caption"/>
      </w:pPr>
      <w:r>
        <w:t xml:space="preserve">Figure </w:t>
      </w:r>
      <w:fldSimple w:instr=" SEQ Figure \* ARABIC ">
        <w:r w:rsidR="00486F77">
          <w:rPr>
            <w:noProof/>
          </w:rPr>
          <w:t>8</w:t>
        </w:r>
      </w:fldSimple>
      <w:r>
        <w:t xml:space="preserve"> - Mean log-transformed CPUE of zooplankton catch</w:t>
      </w:r>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227BCBBC" w:rsidR="001E4B5E" w:rsidRPr="00C36E09" w:rsidRDefault="001E4B5E" w:rsidP="001E4B5E">
      <w:pPr>
        <w:pStyle w:val="Caption"/>
      </w:pPr>
      <w:bookmarkStart w:id="36" w:name="_Ref10727651"/>
      <w:r>
        <w:t xml:space="preserve">Figure </w:t>
      </w:r>
      <w:fldSimple w:instr=" SEQ Figure \* ARABIC ">
        <w:r w:rsidR="00486F77">
          <w:rPr>
            <w:noProof/>
          </w:rPr>
          <w:t>9</w:t>
        </w:r>
      </w:fldSimple>
      <w:bookmarkEnd w:id="36"/>
      <w:r>
        <w:t xml:space="preserve"> - mean log-transformed concentration of Chlorophyll (</w:t>
      </w:r>
      <w:proofErr w:type="spellStart"/>
      <w:r>
        <w:t>ug</w:t>
      </w:r>
      <w:proofErr w:type="spellEnd"/>
      <w:r>
        <w:t>/L) measured by florescence during spring of 2018.</w:t>
      </w:r>
    </w:p>
    <w:p w14:paraId="608A02E2" w14:textId="77777777" w:rsidR="001E4B5E" w:rsidRPr="001E4B5E" w:rsidRDefault="001E4B5E" w:rsidP="001E4B5E"/>
    <w:p w14:paraId="469897A2" w14:textId="627E0C62" w:rsidR="001E2057" w:rsidRDefault="001E2057" w:rsidP="001E2057">
      <w:pPr>
        <w:pStyle w:val="Caption"/>
        <w:keepNext/>
      </w:pPr>
      <w:bookmarkStart w:id="37" w:name="_Ref10457837"/>
      <w:bookmarkStart w:id="38" w:name="_Ref10457842"/>
      <w:r>
        <w:t xml:space="preserve">Table </w:t>
      </w:r>
      <w:fldSimple w:instr=" SEQ Table \* ARABIC ">
        <w:r w:rsidR="00F57AC8">
          <w:rPr>
            <w:noProof/>
          </w:rPr>
          <w:t>6</w:t>
        </w:r>
      </w:fldSimple>
      <w:bookmarkEnd w:id="38"/>
      <w:r>
        <w:t xml:space="preserve"> - GLMM for each ecosystem component. Predictor variables were chosen via </w:t>
      </w:r>
      <w:proofErr w:type="spellStart"/>
      <w:r>
        <w:t>AICc</w:t>
      </w:r>
      <w:proofErr w:type="spellEnd"/>
      <w:r>
        <w:t xml:space="preserve"> selection and site was included as an error term in each model. Response variables were log-transformed to conform with model assumptions, where necessary.</w:t>
      </w:r>
      <w:bookmarkEnd w:id="37"/>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77777777" w:rsidR="00437363" w:rsidRPr="00437363" w:rsidRDefault="00437363" w:rsidP="00437363">
            <w:pPr>
              <w:spacing w:after="0" w:line="240" w:lineRule="auto"/>
              <w:jc w:val="right"/>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w:t>
            </w:r>
            <w:proofErr w:type="spellStart"/>
            <w:r w:rsidR="001E2057">
              <w:rPr>
                <w:rFonts w:ascii="Calibri" w:eastAsia="Times New Roman" w:hAnsi="Calibri" w:cs="Calibri"/>
                <w:color w:val="000000"/>
              </w:rPr>
              <w:t>ug</w:t>
            </w:r>
            <w:proofErr w:type="spellEnd"/>
            <w:r w:rsidR="001E2057">
              <w:rPr>
                <w:rFonts w:ascii="Calibri" w:eastAsia="Times New Roman" w:hAnsi="Calibri" w:cs="Calibri"/>
                <w:color w:val="000000"/>
              </w:rPr>
              <w:t>/L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df</w:t>
            </w:r>
            <w:proofErr w:type="spellEnd"/>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77410"/>
                    </a:xfrm>
                    <a:prstGeom prst="rect">
                      <a:avLst/>
                    </a:prstGeom>
                  </pic:spPr>
                </pic:pic>
              </a:graphicData>
            </a:graphic>
          </wp:inline>
        </w:drawing>
      </w:r>
    </w:p>
    <w:p w14:paraId="136A5617" w14:textId="3AE85031" w:rsidR="00BE5423" w:rsidRDefault="00B82835" w:rsidP="00B82835">
      <w:pPr>
        <w:pStyle w:val="Caption"/>
      </w:pPr>
      <w:bookmarkStart w:id="39" w:name="_Ref10461283"/>
      <w:r>
        <w:t xml:space="preserve">Figure </w:t>
      </w:r>
      <w:fldSimple w:instr=" SEQ Figure \* ARABIC ">
        <w:r w:rsidR="00486F77">
          <w:rPr>
            <w:noProof/>
          </w:rPr>
          <w:t>10</w:t>
        </w:r>
      </w:fldSimple>
      <w:bookmarkEnd w:id="39"/>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41612" cy="3775126"/>
                    </a:xfrm>
                    <a:prstGeom prst="rect">
                      <a:avLst/>
                    </a:prstGeom>
                  </pic:spPr>
                </pic:pic>
              </a:graphicData>
            </a:graphic>
          </wp:inline>
        </w:drawing>
      </w:r>
    </w:p>
    <w:p w14:paraId="72EB857D" w14:textId="72FB7A56" w:rsidR="008B037D" w:rsidRDefault="008825FD" w:rsidP="008825FD">
      <w:pPr>
        <w:pStyle w:val="Caption"/>
      </w:pPr>
      <w:bookmarkStart w:id="40" w:name="_Ref10728316"/>
      <w:r>
        <w:t xml:space="preserve">Figure </w:t>
      </w:r>
      <w:fldSimple w:instr=" SEQ Figure \* ARABIC ">
        <w:r w:rsidR="00486F77">
          <w:rPr>
            <w:noProof/>
          </w:rPr>
          <w:t>11</w:t>
        </w:r>
      </w:fldSimple>
      <w:bookmarkEnd w:id="40"/>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7CE97331" w:rsidR="001E4B5E" w:rsidRDefault="001E4B5E" w:rsidP="001E4B5E">
      <w:pPr>
        <w:pStyle w:val="Caption"/>
      </w:pPr>
      <w:bookmarkStart w:id="41" w:name="_Ref10728327"/>
      <w:r>
        <w:t xml:space="preserve">Figure </w:t>
      </w:r>
      <w:fldSimple w:instr=" SEQ Figure \* ARABIC ">
        <w:r w:rsidR="00486F77">
          <w:rPr>
            <w:noProof/>
          </w:rPr>
          <w:t>12</w:t>
        </w:r>
      </w:fldSimple>
      <w:bookmarkEnd w:id="41"/>
      <w:r>
        <w:t xml:space="preserve"> - stacked bar plot of phytoplankton community composition, separated by year and site.</w:t>
      </w:r>
    </w:p>
    <w:p w14:paraId="067975C7" w14:textId="77777777" w:rsidR="001E4B5E" w:rsidRPr="001E4B5E" w:rsidRDefault="001E4B5E" w:rsidP="001E4B5E"/>
    <w:p w14:paraId="3641A935" w14:textId="06F94D6E" w:rsidR="00835089" w:rsidRDefault="00835089" w:rsidP="00835089">
      <w:pPr>
        <w:pStyle w:val="Caption"/>
        <w:keepNext/>
      </w:pPr>
      <w:bookmarkStart w:id="42" w:name="_Ref10728851"/>
      <w:bookmarkStart w:id="43" w:name="_Ref10728855"/>
      <w:r>
        <w:t xml:space="preserve">Table </w:t>
      </w:r>
      <w:fldSimple w:instr=" SEQ Table \* ARABIC ">
        <w:r w:rsidR="00F57AC8">
          <w:rPr>
            <w:noProof/>
          </w:rPr>
          <w:t>7</w:t>
        </w:r>
      </w:fldSimple>
      <w:bookmarkEnd w:id="43"/>
      <w:r>
        <w:t xml:space="preserve"> - Multilevel patter</w:t>
      </w:r>
      <w:r w:rsidR="00383111">
        <w:t>n</w:t>
      </w:r>
      <w:r>
        <w:t xml:space="preserve"> analysis</w:t>
      </w:r>
      <w:bookmarkEnd w:id="42"/>
    </w:p>
    <w:tbl>
      <w:tblPr>
        <w:tblW w:w="5923" w:type="dxa"/>
        <w:tblLook w:val="04A0" w:firstRow="1" w:lastRow="0" w:firstColumn="1" w:lastColumn="0" w:noHBand="0" w:noVBand="1"/>
      </w:tblPr>
      <w:tblGrid>
        <w:gridCol w:w="3043"/>
        <w:gridCol w:w="960"/>
        <w:gridCol w:w="960"/>
        <w:gridCol w:w="960"/>
      </w:tblGrid>
      <w:tr w:rsidR="00835089" w:rsidRPr="00835089"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835089" w:rsidRDefault="00835089" w:rsidP="00835089">
            <w:pPr>
              <w:spacing w:after="0" w:line="240" w:lineRule="auto"/>
              <w:rPr>
                <w:rFonts w:ascii="Calibri" w:eastAsia="Times New Roman" w:hAnsi="Calibri" w:cs="Calibri"/>
                <w:color w:val="000000"/>
              </w:rPr>
            </w:pPr>
            <w:bookmarkStart w:id="44" w:name="_Toc536509181"/>
            <w:r w:rsidRPr="00835089">
              <w:rPr>
                <w:rFonts w:ascii="Calibri" w:eastAsia="Times New Roman" w:hAnsi="Calibri" w:cs="Calibri"/>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Eogammarus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Dytiscidae</w:t>
            </w:r>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Corixidae</w:t>
            </w:r>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Threespine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BF525A" w:rsidRDefault="00BF525A" w:rsidP="00835089">
            <w:pPr>
              <w:spacing w:after="0" w:line="240" w:lineRule="auto"/>
              <w:rPr>
                <w:rFonts w:ascii="Lucida Console" w:eastAsia="Times New Roman" w:hAnsi="Lucida Console" w:cs="Calibri"/>
                <w:i/>
                <w:color w:val="000000"/>
                <w:sz w:val="20"/>
                <w:szCs w:val="20"/>
              </w:rPr>
            </w:pPr>
            <w:r w:rsidRPr="00BF525A">
              <w:rPr>
                <w:rFonts w:ascii="Lucida Console" w:eastAsia="Times New Roman" w:hAnsi="Lucida Console" w:cs="Calibri"/>
                <w:i/>
                <w:color w:val="000000"/>
                <w:sz w:val="20"/>
                <w:szCs w:val="20"/>
              </w:rPr>
              <w:t>Procambarus clarkii</w:t>
            </w:r>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6A6983" w:rsidRDefault="00835089"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Americorophium spinicorne</w:t>
            </w:r>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Notonectidae</w:t>
            </w:r>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Hydrobiidae</w:t>
            </w:r>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Hydroscaphidae</w:t>
            </w:r>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D37704B"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Mesoveliidae</w:t>
            </w:r>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lastRenderedPageBreak/>
              <w:t>Palaemonetes</w:t>
            </w:r>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835089" w:rsidRDefault="00BF525A" w:rsidP="00835089">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Libellulidae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Coenagrionidae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Diptera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6A6983" w:rsidRDefault="006A6983" w:rsidP="00835089">
            <w:pPr>
              <w:spacing w:after="0" w:line="240" w:lineRule="auto"/>
              <w:rPr>
                <w:rFonts w:ascii="Lucida Console" w:eastAsia="Times New Roman" w:hAnsi="Lucida Console" w:cs="Calibri"/>
                <w:i/>
                <w:color w:val="000000"/>
                <w:sz w:val="20"/>
                <w:szCs w:val="20"/>
              </w:rPr>
            </w:pPr>
            <w:r w:rsidRPr="006A6983">
              <w:rPr>
                <w:rFonts w:ascii="Lucida Console" w:eastAsia="Times New Roman" w:hAnsi="Lucida Console" w:cs="Calibri"/>
                <w:i/>
                <w:color w:val="000000"/>
                <w:sz w:val="20"/>
                <w:szCs w:val="20"/>
              </w:rPr>
              <w:t>Ferrissia</w:t>
            </w:r>
            <w:r>
              <w:rPr>
                <w:rFonts w:ascii="Lucida Console" w:eastAsia="Times New Roman" w:hAnsi="Lucida Console" w:cs="Calibri"/>
                <w:i/>
                <w:color w:val="000000"/>
                <w:sz w:val="20"/>
                <w:szCs w:val="20"/>
              </w:rPr>
              <w:t xml:space="preserve"> </w:t>
            </w:r>
            <w:r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r w:rsidR="00BF525A">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Tipulidae</w:t>
            </w:r>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Vellidae</w:t>
            </w:r>
            <w:r w:rsidR="00BF525A">
              <w:rPr>
                <w:rFonts w:ascii="Lucida Console" w:eastAsia="Times New Roman" w:hAnsi="Lucida Console" w:cs="Calibri"/>
                <w:color w:val="000000"/>
                <w:sz w:val="20"/>
                <w:szCs w:val="2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553D6FD"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r w:rsidRPr="00835089">
              <w:rPr>
                <w:rFonts w:ascii="Lucida Console" w:eastAsia="Times New Roman" w:hAnsi="Lucida Console" w:cs="Calibri"/>
                <w:i/>
                <w:color w:val="000000"/>
                <w:sz w:val="20"/>
                <w:szCs w:val="20"/>
              </w:rPr>
              <w:t>Gnorimosphaeroma</w:t>
            </w:r>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Tanaid</w:t>
            </w:r>
            <w:r w:rsidR="00BF525A">
              <w:rPr>
                <w:rFonts w:ascii="Lucida Console" w:eastAsia="Times New Roman" w:hAnsi="Lucida Console" w:cs="Calibri"/>
                <w:color w:val="000000"/>
                <w:sz w:val="20"/>
                <w:szCs w:val="20"/>
              </w:rPr>
              <w:t>acea</w:t>
            </w:r>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E56397">
      <w:pPr>
        <w:pStyle w:val="Heading2"/>
      </w:pPr>
      <w:commentRangeStart w:id="45"/>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5"/>
      <w:r w:rsidR="006B1764">
        <w:rPr>
          <w:rStyle w:val="CommentReference"/>
          <w:rFonts w:asciiTheme="minorHAnsi" w:eastAsiaTheme="minorEastAsia" w:hAnsiTheme="minorHAnsi" w:cstheme="minorBidi"/>
          <w:color w:val="auto"/>
        </w:rPr>
        <w:commentReference w:id="45"/>
      </w:r>
    </w:p>
    <w:p w14:paraId="74F18114" w14:textId="5713F211" w:rsidR="00835089" w:rsidRDefault="00E56397" w:rsidP="00E56397">
      <w:pPr>
        <w:pStyle w:val="Caption"/>
      </w:pPr>
      <w:bookmarkStart w:id="46" w:name="_Ref10728720"/>
      <w:r>
        <w:t xml:space="preserve">Figure </w:t>
      </w:r>
      <w:fldSimple w:instr=" SEQ Figure \* ARABIC ">
        <w:r w:rsidR="00486F77">
          <w:rPr>
            <w:noProof/>
          </w:rPr>
          <w:t>13</w:t>
        </w:r>
      </w:fldSimple>
      <w:bookmarkEnd w:id="46"/>
      <w:r>
        <w:t xml:space="preserve"> - Mysid NDMS,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lastRenderedPageBreak/>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0227832F" w:rsidR="00AE15AA" w:rsidRDefault="00AE15AA" w:rsidP="00AE15AA">
      <w:pPr>
        <w:pStyle w:val="Caption"/>
        <w:rPr>
          <w:noProof/>
        </w:rPr>
      </w:pPr>
      <w:bookmarkStart w:id="47" w:name="_Ref10728721"/>
      <w:r>
        <w:t xml:space="preserve">Figure </w:t>
      </w:r>
      <w:fldSimple w:instr=" SEQ Figure \* ARABIC ">
        <w:r w:rsidR="00486F77">
          <w:rPr>
            <w:noProof/>
          </w:rPr>
          <w:t>14</w:t>
        </w:r>
      </w:fldSimple>
      <w:bookmarkEnd w:id="47"/>
      <w:r>
        <w:t xml:space="preserve"> - NMDS of neuston tow samples. Stress </w:t>
      </w:r>
      <w:proofErr w:type="gramStart"/>
      <w:r>
        <w:t xml:space="preserve">= </w:t>
      </w:r>
      <w:r>
        <w:rPr>
          <w:noProof/>
        </w:rPr>
        <w:t xml:space="preserve"> 0.122.</w:t>
      </w:r>
      <w:proofErr w:type="gramEnd"/>
      <w:r>
        <w:rPr>
          <w:noProof/>
        </w:rPr>
        <w:t xml:space="preserve"> Two convergent solutions found after 63 tries.</w:t>
      </w:r>
    </w:p>
    <w:p w14:paraId="7862A93B" w14:textId="77777777" w:rsidR="00C36E09" w:rsidRDefault="00AE15AA" w:rsidP="00C36E09">
      <w:pPr>
        <w:keepNext/>
      </w:pPr>
      <w:r w:rsidRPr="00AE15AA">
        <w:rPr>
          <w:noProof/>
        </w:rPr>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0F207044" w:rsidR="00AE15AA" w:rsidRDefault="00C36E09" w:rsidP="00C36E09">
      <w:pPr>
        <w:pStyle w:val="Caption"/>
        <w:rPr>
          <w:noProof/>
        </w:rPr>
      </w:pPr>
      <w:bookmarkStart w:id="48" w:name="_Ref10728722"/>
      <w:r>
        <w:t xml:space="preserve">Figure </w:t>
      </w:r>
      <w:fldSimple w:instr=" SEQ Figure \* ARABIC ">
        <w:r w:rsidR="00486F77">
          <w:rPr>
            <w:noProof/>
          </w:rPr>
          <w:t>15</w:t>
        </w:r>
      </w:fldSimple>
      <w:bookmarkEnd w:id="48"/>
      <w:r>
        <w:t xml:space="preserve"> - NMDS of sweep net data (2018 only). </w:t>
      </w:r>
      <w:proofErr w:type="gramStart"/>
      <w:r>
        <w:t xml:space="preserve">Stress </w:t>
      </w:r>
      <w:r>
        <w:rPr>
          <w:noProof/>
        </w:rPr>
        <w:t xml:space="preserve"> =</w:t>
      </w:r>
      <w:proofErr w:type="gramEnd"/>
      <w:r>
        <w:rPr>
          <w:noProof/>
        </w:rPr>
        <w:t xml:space="preserve"> 0.153. Two convergent solutions found fter 624 tries.</w:t>
      </w:r>
    </w:p>
    <w:p w14:paraId="2A0EECFE" w14:textId="77777777" w:rsidR="001E4B5E" w:rsidRDefault="001E4B5E" w:rsidP="001E4B5E">
      <w:pPr>
        <w:keepNext/>
      </w:pPr>
      <w:r w:rsidRPr="00056F69">
        <w:rPr>
          <w:noProof/>
        </w:rPr>
        <w:lastRenderedPageBreak/>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15E98451" w:rsidR="001E4B5E" w:rsidRPr="00056F69" w:rsidRDefault="001E4B5E" w:rsidP="001E4B5E">
      <w:pPr>
        <w:pStyle w:val="Caption"/>
      </w:pPr>
      <w:bookmarkStart w:id="49" w:name="_Ref10728723"/>
      <w:r>
        <w:t xml:space="preserve">Figure </w:t>
      </w:r>
      <w:fldSimple w:instr=" SEQ Figure \* ARABIC ">
        <w:r w:rsidR="00486F77">
          <w:rPr>
            <w:noProof/>
          </w:rPr>
          <w:t>16</w:t>
        </w:r>
      </w:fldSimple>
      <w:bookmarkEnd w:id="49"/>
      <w:r>
        <w:t xml:space="preserve"> - NMDS of phytoplankton </w:t>
      </w:r>
      <w:proofErr w:type="gramStart"/>
      <w:r>
        <w:t>taxa  scaling</w:t>
      </w:r>
      <w:proofErr w:type="gramEnd"/>
      <w:r>
        <w:t xml:space="preserve"> using Bray-Curtis Dissimilarity index. Stress = 0.227. Two convergent solutions after 99 tries.</w:t>
      </w:r>
    </w:p>
    <w:p w14:paraId="46AE5C12" w14:textId="77777777" w:rsidR="001E4B5E" w:rsidRPr="001E4B5E" w:rsidRDefault="001E4B5E" w:rsidP="001E4B5E"/>
    <w:p w14:paraId="642A788A" w14:textId="21C0DE11" w:rsidR="00CF6AD6" w:rsidRDefault="00CF6AD6" w:rsidP="00CF6AD6">
      <w:pPr>
        <w:pStyle w:val="Caption"/>
        <w:keepNext/>
      </w:pPr>
      <w:bookmarkStart w:id="50" w:name="_Ref10457875"/>
      <w:r>
        <w:t xml:space="preserve">Table </w:t>
      </w:r>
      <w:fldSimple w:instr=" SEQ Table \* ARABIC ">
        <w:r w:rsidR="00F57AC8">
          <w:rPr>
            <w:noProof/>
          </w:rPr>
          <w:t>8</w:t>
        </w:r>
      </w:fldSimple>
      <w:bookmarkEnd w:id="50"/>
      <w:r>
        <w:t xml:space="preserve"> – </w:t>
      </w:r>
      <w:proofErr w:type="spellStart"/>
      <w:r>
        <w:t>PerMANOVA</w:t>
      </w:r>
      <w:proofErr w:type="spellEnd"/>
      <w:r>
        <w:t xml:space="preserve">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B0D73" w14:paraId="107C7799"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7EC14B96" w14:textId="77777777" w:rsidTr="006B0D73">
        <w:trPr>
          <w:trHeight w:val="300"/>
        </w:trPr>
        <w:tc>
          <w:tcPr>
            <w:tcW w:w="2120" w:type="dxa"/>
            <w:tcBorders>
              <w:top w:val="nil"/>
              <w:left w:val="nil"/>
              <w:bottom w:val="nil"/>
              <w:right w:val="nil"/>
            </w:tcBorders>
            <w:shd w:val="clear" w:color="auto" w:fill="auto"/>
            <w:noWrap/>
            <w:vAlign w:val="center"/>
            <w:hideMark/>
          </w:tcPr>
          <w:p w14:paraId="1204F324"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2F05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904CDF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085EBE5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5B91D9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9B1321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DDAE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119AE7F5"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19904D4" w14:textId="77777777" w:rsidTr="006B0D73">
        <w:trPr>
          <w:trHeight w:val="300"/>
        </w:trPr>
        <w:tc>
          <w:tcPr>
            <w:tcW w:w="2120" w:type="dxa"/>
            <w:tcBorders>
              <w:top w:val="nil"/>
              <w:left w:val="nil"/>
              <w:bottom w:val="nil"/>
              <w:right w:val="nil"/>
            </w:tcBorders>
            <w:shd w:val="clear" w:color="auto" w:fill="auto"/>
            <w:noWrap/>
            <w:vAlign w:val="center"/>
            <w:hideMark/>
          </w:tcPr>
          <w:p w14:paraId="587DB26D" w14:textId="17E6CEC4"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 type</w:t>
            </w:r>
          </w:p>
        </w:tc>
        <w:tc>
          <w:tcPr>
            <w:tcW w:w="960" w:type="dxa"/>
            <w:tcBorders>
              <w:top w:val="nil"/>
              <w:left w:val="nil"/>
              <w:bottom w:val="nil"/>
              <w:right w:val="nil"/>
            </w:tcBorders>
            <w:shd w:val="clear" w:color="auto" w:fill="auto"/>
            <w:noWrap/>
            <w:vAlign w:val="bottom"/>
            <w:hideMark/>
          </w:tcPr>
          <w:p w14:paraId="6932E0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5FC963F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2.210</w:t>
            </w:r>
          </w:p>
        </w:tc>
        <w:tc>
          <w:tcPr>
            <w:tcW w:w="1120" w:type="dxa"/>
            <w:tcBorders>
              <w:top w:val="nil"/>
              <w:left w:val="nil"/>
              <w:bottom w:val="nil"/>
              <w:right w:val="nil"/>
            </w:tcBorders>
            <w:shd w:val="clear" w:color="auto" w:fill="auto"/>
            <w:noWrap/>
            <w:vAlign w:val="bottom"/>
            <w:hideMark/>
          </w:tcPr>
          <w:p w14:paraId="4C0D5C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1.105</w:t>
            </w:r>
          </w:p>
        </w:tc>
        <w:tc>
          <w:tcPr>
            <w:tcW w:w="1160" w:type="dxa"/>
            <w:tcBorders>
              <w:top w:val="nil"/>
              <w:left w:val="nil"/>
              <w:bottom w:val="nil"/>
              <w:right w:val="nil"/>
            </w:tcBorders>
            <w:shd w:val="clear" w:color="auto" w:fill="auto"/>
            <w:noWrap/>
            <w:vAlign w:val="bottom"/>
            <w:hideMark/>
          </w:tcPr>
          <w:p w14:paraId="37968C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5.753</w:t>
            </w:r>
          </w:p>
        </w:tc>
        <w:tc>
          <w:tcPr>
            <w:tcW w:w="1120" w:type="dxa"/>
            <w:tcBorders>
              <w:top w:val="nil"/>
              <w:left w:val="nil"/>
              <w:bottom w:val="nil"/>
              <w:right w:val="nil"/>
            </w:tcBorders>
            <w:shd w:val="clear" w:color="auto" w:fill="auto"/>
            <w:noWrap/>
            <w:vAlign w:val="bottom"/>
            <w:hideMark/>
          </w:tcPr>
          <w:p w14:paraId="259DEB9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0.068</w:t>
            </w:r>
          </w:p>
        </w:tc>
        <w:tc>
          <w:tcPr>
            <w:tcW w:w="960" w:type="dxa"/>
            <w:tcBorders>
              <w:top w:val="nil"/>
              <w:left w:val="nil"/>
              <w:bottom w:val="nil"/>
              <w:right w:val="nil"/>
            </w:tcBorders>
            <w:shd w:val="clear" w:color="auto" w:fill="auto"/>
            <w:noWrap/>
            <w:vAlign w:val="bottom"/>
            <w:hideMark/>
          </w:tcPr>
          <w:p w14:paraId="3664817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8C751C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6C6B4A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0E8683D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2DF671B5"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6274E56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91602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923B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D652B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312853"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E4E82C"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29FB9628"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B0D73" w:rsidRDefault="006B0D73" w:rsidP="006B0D73">
            <w:pPr>
              <w:spacing w:after="0" w:line="240" w:lineRule="auto"/>
              <w:rPr>
                <w:rFonts w:ascii="Lucida Console" w:eastAsia="Times New Roman" w:hAnsi="Lucida Console" w:cs="Calibri"/>
                <w:color w:val="000000"/>
                <w:sz w:val="20"/>
                <w:szCs w:val="20"/>
              </w:rPr>
            </w:pPr>
            <w:proofErr w:type="spellStart"/>
            <w:r w:rsidRPr="006B0D73">
              <w:rPr>
                <w:rFonts w:ascii="Lucida Console" w:eastAsia="Times New Roman" w:hAnsi="Lucida Console" w:cs="Calibri"/>
                <w:color w:val="000000"/>
                <w:sz w:val="20"/>
                <w:szCs w:val="20"/>
              </w:rPr>
              <w:t>Sweepnets</w:t>
            </w:r>
            <w:proofErr w:type="spellEnd"/>
            <w:r w:rsidRPr="006B0D73">
              <w:rPr>
                <w:rFonts w:ascii="Lucida Console" w:eastAsia="Times New Roman" w:hAnsi="Lucida Console" w:cs="Calibri"/>
                <w:color w:val="000000"/>
                <w:sz w:val="20"/>
                <w:szCs w:val="20"/>
              </w:rPr>
              <w:t xml:space="preserve">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512ACB1C" w14:textId="77777777" w:rsidTr="006B0D73">
        <w:trPr>
          <w:trHeight w:val="300"/>
        </w:trPr>
        <w:tc>
          <w:tcPr>
            <w:tcW w:w="2120" w:type="dxa"/>
            <w:tcBorders>
              <w:top w:val="nil"/>
              <w:left w:val="nil"/>
              <w:bottom w:val="nil"/>
              <w:right w:val="nil"/>
            </w:tcBorders>
            <w:shd w:val="clear" w:color="auto" w:fill="auto"/>
            <w:noWrap/>
            <w:vAlign w:val="center"/>
            <w:hideMark/>
          </w:tcPr>
          <w:p w14:paraId="33BC5193"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A9254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ABF07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D8E167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F0133A4"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4C26F4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0D8F9DA4"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599F591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64A23C79" w14:textId="77777777" w:rsidTr="006B0D73">
        <w:trPr>
          <w:trHeight w:val="300"/>
        </w:trPr>
        <w:tc>
          <w:tcPr>
            <w:tcW w:w="2120" w:type="dxa"/>
            <w:tcBorders>
              <w:top w:val="nil"/>
              <w:left w:val="nil"/>
              <w:bottom w:val="nil"/>
              <w:right w:val="nil"/>
            </w:tcBorders>
            <w:shd w:val="clear" w:color="auto" w:fill="auto"/>
            <w:noWrap/>
            <w:vAlign w:val="center"/>
            <w:hideMark/>
          </w:tcPr>
          <w:p w14:paraId="71BECAA2" w14:textId="617A1C1E"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F70A4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5F6017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5.022</w:t>
            </w:r>
          </w:p>
        </w:tc>
        <w:tc>
          <w:tcPr>
            <w:tcW w:w="1120" w:type="dxa"/>
            <w:tcBorders>
              <w:top w:val="nil"/>
              <w:left w:val="nil"/>
              <w:bottom w:val="nil"/>
              <w:right w:val="nil"/>
            </w:tcBorders>
            <w:shd w:val="clear" w:color="auto" w:fill="auto"/>
            <w:noWrap/>
            <w:vAlign w:val="bottom"/>
            <w:hideMark/>
          </w:tcPr>
          <w:p w14:paraId="047FD98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1.674</w:t>
            </w:r>
          </w:p>
        </w:tc>
        <w:tc>
          <w:tcPr>
            <w:tcW w:w="1160" w:type="dxa"/>
            <w:tcBorders>
              <w:top w:val="nil"/>
              <w:left w:val="nil"/>
              <w:bottom w:val="nil"/>
              <w:right w:val="nil"/>
            </w:tcBorders>
            <w:shd w:val="clear" w:color="auto" w:fill="auto"/>
            <w:noWrap/>
            <w:vAlign w:val="bottom"/>
            <w:hideMark/>
          </w:tcPr>
          <w:p w14:paraId="37C876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13.546</w:t>
            </w:r>
          </w:p>
        </w:tc>
        <w:tc>
          <w:tcPr>
            <w:tcW w:w="1120" w:type="dxa"/>
            <w:tcBorders>
              <w:top w:val="nil"/>
              <w:left w:val="nil"/>
              <w:bottom w:val="nil"/>
              <w:right w:val="nil"/>
            </w:tcBorders>
            <w:shd w:val="clear" w:color="auto" w:fill="auto"/>
            <w:noWrap/>
            <w:vAlign w:val="bottom"/>
            <w:hideMark/>
          </w:tcPr>
          <w:p w14:paraId="206B1C7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960" w:type="dxa"/>
            <w:tcBorders>
              <w:top w:val="nil"/>
              <w:left w:val="nil"/>
              <w:bottom w:val="nil"/>
              <w:right w:val="nil"/>
            </w:tcBorders>
            <w:shd w:val="clear" w:color="auto" w:fill="auto"/>
            <w:noWrap/>
            <w:vAlign w:val="bottom"/>
            <w:hideMark/>
          </w:tcPr>
          <w:p w14:paraId="482F622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CD4A3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26727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18A0EAD" w14:textId="77777777" w:rsidTr="006B0D73">
        <w:trPr>
          <w:trHeight w:val="300"/>
        </w:trPr>
        <w:tc>
          <w:tcPr>
            <w:tcW w:w="2120" w:type="dxa"/>
            <w:tcBorders>
              <w:top w:val="nil"/>
              <w:left w:val="nil"/>
              <w:bottom w:val="nil"/>
              <w:right w:val="nil"/>
            </w:tcBorders>
            <w:shd w:val="clear" w:color="auto" w:fill="auto"/>
            <w:noWrap/>
            <w:vAlign w:val="bottom"/>
            <w:hideMark/>
          </w:tcPr>
          <w:p w14:paraId="3404AA28"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009FEB"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D03B69D"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1805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D26A67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ECCD0B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6FB9DA"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8AAE"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EA3547F" w14:textId="77777777" w:rsidTr="006B0D73">
        <w:trPr>
          <w:trHeight w:val="300"/>
        </w:trPr>
        <w:tc>
          <w:tcPr>
            <w:tcW w:w="2120" w:type="dxa"/>
            <w:tcBorders>
              <w:top w:val="nil"/>
              <w:left w:val="nil"/>
              <w:bottom w:val="nil"/>
              <w:right w:val="nil"/>
            </w:tcBorders>
            <w:shd w:val="clear" w:color="auto" w:fill="auto"/>
            <w:noWrap/>
            <w:vAlign w:val="center"/>
            <w:hideMark/>
          </w:tcPr>
          <w:p w14:paraId="2C58D172"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667BD4E"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34D650B3"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1CE2A411"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DBCED21"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3E1D35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5976A8D2"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38375AC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7EB8DCB" w14:textId="77777777" w:rsidTr="006B0D73">
        <w:trPr>
          <w:trHeight w:val="300"/>
        </w:trPr>
        <w:tc>
          <w:tcPr>
            <w:tcW w:w="2120" w:type="dxa"/>
            <w:tcBorders>
              <w:top w:val="nil"/>
              <w:left w:val="nil"/>
              <w:bottom w:val="nil"/>
              <w:right w:val="nil"/>
            </w:tcBorders>
            <w:shd w:val="clear" w:color="auto" w:fill="auto"/>
            <w:noWrap/>
            <w:vAlign w:val="center"/>
            <w:hideMark/>
          </w:tcPr>
          <w:p w14:paraId="1AED66C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208D981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730FBC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2.517</w:t>
            </w:r>
          </w:p>
        </w:tc>
        <w:tc>
          <w:tcPr>
            <w:tcW w:w="1120" w:type="dxa"/>
            <w:tcBorders>
              <w:top w:val="nil"/>
              <w:left w:val="nil"/>
              <w:bottom w:val="nil"/>
              <w:right w:val="nil"/>
            </w:tcBorders>
            <w:shd w:val="clear" w:color="auto" w:fill="auto"/>
            <w:noWrap/>
            <w:vAlign w:val="bottom"/>
            <w:hideMark/>
          </w:tcPr>
          <w:p w14:paraId="3DD0F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0.839</w:t>
            </w:r>
          </w:p>
        </w:tc>
        <w:tc>
          <w:tcPr>
            <w:tcW w:w="1160" w:type="dxa"/>
            <w:tcBorders>
              <w:top w:val="nil"/>
              <w:left w:val="nil"/>
              <w:bottom w:val="nil"/>
              <w:right w:val="nil"/>
            </w:tcBorders>
            <w:shd w:val="clear" w:color="auto" w:fill="auto"/>
            <w:noWrap/>
            <w:vAlign w:val="bottom"/>
            <w:hideMark/>
          </w:tcPr>
          <w:p w14:paraId="155566F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6.923</w:t>
            </w:r>
          </w:p>
        </w:tc>
        <w:tc>
          <w:tcPr>
            <w:tcW w:w="1120" w:type="dxa"/>
            <w:tcBorders>
              <w:top w:val="nil"/>
              <w:left w:val="nil"/>
              <w:bottom w:val="nil"/>
              <w:right w:val="nil"/>
            </w:tcBorders>
            <w:shd w:val="clear" w:color="auto" w:fill="auto"/>
            <w:noWrap/>
            <w:vAlign w:val="bottom"/>
            <w:hideMark/>
          </w:tcPr>
          <w:p w14:paraId="085AB54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0.139</w:t>
            </w:r>
          </w:p>
        </w:tc>
        <w:tc>
          <w:tcPr>
            <w:tcW w:w="960" w:type="dxa"/>
            <w:tcBorders>
              <w:top w:val="nil"/>
              <w:left w:val="nil"/>
              <w:bottom w:val="nil"/>
              <w:right w:val="nil"/>
            </w:tcBorders>
            <w:shd w:val="clear" w:color="auto" w:fill="auto"/>
            <w:noWrap/>
            <w:vAlign w:val="bottom"/>
            <w:hideMark/>
          </w:tcPr>
          <w:p w14:paraId="1AE9C9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5DA6F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lastRenderedPageBreak/>
              <w:t>Year</w:t>
            </w:r>
          </w:p>
        </w:tc>
        <w:tc>
          <w:tcPr>
            <w:tcW w:w="960" w:type="dxa"/>
            <w:tcBorders>
              <w:top w:val="nil"/>
              <w:left w:val="nil"/>
              <w:bottom w:val="nil"/>
              <w:right w:val="nil"/>
            </w:tcBorders>
            <w:shd w:val="clear" w:color="auto" w:fill="auto"/>
            <w:noWrap/>
            <w:vAlign w:val="bottom"/>
            <w:hideMark/>
          </w:tcPr>
          <w:p w14:paraId="2C87FFC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B0D73" w:rsidRDefault="006B0D73" w:rsidP="006B0D73">
            <w:pPr>
              <w:spacing w:after="0" w:line="240" w:lineRule="auto"/>
              <w:jc w:val="right"/>
              <w:rPr>
                <w:rFonts w:ascii="Calibri" w:eastAsia="Times New Roman" w:hAnsi="Calibri" w:cs="Calibri"/>
                <w:color w:val="000000"/>
              </w:rPr>
            </w:pPr>
          </w:p>
        </w:tc>
      </w:tr>
      <w:tr w:rsidR="006B0D73" w:rsidRPr="006B0D7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1F7219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93B5B06" w14:textId="77777777" w:rsidTr="006B0D73">
        <w:trPr>
          <w:trHeight w:val="300"/>
        </w:trPr>
        <w:tc>
          <w:tcPr>
            <w:tcW w:w="2120" w:type="dxa"/>
            <w:tcBorders>
              <w:top w:val="nil"/>
              <w:left w:val="nil"/>
              <w:bottom w:val="nil"/>
              <w:right w:val="nil"/>
            </w:tcBorders>
            <w:shd w:val="clear" w:color="000000" w:fill="FFFFFF"/>
            <w:noWrap/>
            <w:vAlign w:val="center"/>
            <w:hideMark/>
          </w:tcPr>
          <w:p w14:paraId="10645A9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74F50576"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76DF6431"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13B46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FC65A0"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ED38A5C"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6FC01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2915EF"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4E426AB0" w14:textId="77777777" w:rsidTr="006B0D73">
        <w:trPr>
          <w:trHeight w:val="300"/>
        </w:trPr>
        <w:tc>
          <w:tcPr>
            <w:tcW w:w="2120" w:type="dxa"/>
            <w:tcBorders>
              <w:top w:val="nil"/>
              <w:left w:val="nil"/>
              <w:bottom w:val="nil"/>
              <w:right w:val="nil"/>
            </w:tcBorders>
            <w:shd w:val="clear" w:color="auto" w:fill="auto"/>
            <w:noWrap/>
            <w:vAlign w:val="center"/>
            <w:hideMark/>
          </w:tcPr>
          <w:p w14:paraId="7C6EAF3A"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4545FF"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259B2047"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B321910"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BF84969"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5F252FB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0A5436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4F175C72"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B22C516" w14:textId="77777777" w:rsidTr="006B0D73">
        <w:trPr>
          <w:trHeight w:val="300"/>
        </w:trPr>
        <w:tc>
          <w:tcPr>
            <w:tcW w:w="2120" w:type="dxa"/>
            <w:tcBorders>
              <w:top w:val="nil"/>
              <w:left w:val="nil"/>
              <w:bottom w:val="nil"/>
              <w:right w:val="nil"/>
            </w:tcBorders>
            <w:shd w:val="clear" w:color="auto" w:fill="auto"/>
            <w:noWrap/>
            <w:vAlign w:val="center"/>
            <w:hideMark/>
          </w:tcPr>
          <w:p w14:paraId="6503C3A4" w14:textId="3641975F"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5C7565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1EBF55A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4.687</w:t>
            </w:r>
          </w:p>
        </w:tc>
        <w:tc>
          <w:tcPr>
            <w:tcW w:w="1120" w:type="dxa"/>
            <w:tcBorders>
              <w:top w:val="nil"/>
              <w:left w:val="nil"/>
              <w:bottom w:val="nil"/>
              <w:right w:val="nil"/>
            </w:tcBorders>
            <w:shd w:val="clear" w:color="auto" w:fill="auto"/>
            <w:noWrap/>
            <w:vAlign w:val="bottom"/>
            <w:hideMark/>
          </w:tcPr>
          <w:p w14:paraId="2D4543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1.172</w:t>
            </w:r>
          </w:p>
        </w:tc>
        <w:tc>
          <w:tcPr>
            <w:tcW w:w="1160" w:type="dxa"/>
            <w:tcBorders>
              <w:top w:val="nil"/>
              <w:left w:val="nil"/>
              <w:bottom w:val="nil"/>
              <w:right w:val="nil"/>
            </w:tcBorders>
            <w:shd w:val="clear" w:color="auto" w:fill="auto"/>
            <w:noWrap/>
            <w:vAlign w:val="bottom"/>
            <w:hideMark/>
          </w:tcPr>
          <w:p w14:paraId="554602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9.303</w:t>
            </w:r>
          </w:p>
        </w:tc>
        <w:tc>
          <w:tcPr>
            <w:tcW w:w="1120" w:type="dxa"/>
            <w:tcBorders>
              <w:top w:val="nil"/>
              <w:left w:val="nil"/>
              <w:bottom w:val="nil"/>
              <w:right w:val="nil"/>
            </w:tcBorders>
            <w:shd w:val="clear" w:color="auto" w:fill="auto"/>
            <w:noWrap/>
            <w:vAlign w:val="bottom"/>
            <w:hideMark/>
          </w:tcPr>
          <w:p w14:paraId="79EA61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2FA7DEE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61EEAC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B0D73" w:rsidRDefault="008D448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22EBDFC" w14:textId="77777777" w:rsidTr="006B0D73">
        <w:trPr>
          <w:trHeight w:val="300"/>
        </w:trPr>
        <w:tc>
          <w:tcPr>
            <w:tcW w:w="2120" w:type="dxa"/>
            <w:tcBorders>
              <w:top w:val="nil"/>
              <w:left w:val="nil"/>
              <w:bottom w:val="nil"/>
              <w:right w:val="nil"/>
            </w:tcBorders>
            <w:shd w:val="clear" w:color="auto" w:fill="auto"/>
            <w:noWrap/>
            <w:vAlign w:val="bottom"/>
            <w:hideMark/>
          </w:tcPr>
          <w:p w14:paraId="04A5A309"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16C432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158C919"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2771B7"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24244B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52BBAE"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F6D99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05EBAB"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Phytoplankotn</w:t>
            </w:r>
            <w:proofErr w:type="spellEnd"/>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2170DED0" w14:textId="77777777" w:rsidTr="006B0D73">
        <w:trPr>
          <w:trHeight w:val="300"/>
        </w:trPr>
        <w:tc>
          <w:tcPr>
            <w:tcW w:w="2120" w:type="dxa"/>
            <w:tcBorders>
              <w:top w:val="nil"/>
              <w:left w:val="nil"/>
              <w:bottom w:val="nil"/>
              <w:right w:val="nil"/>
            </w:tcBorders>
            <w:shd w:val="clear" w:color="auto" w:fill="auto"/>
            <w:noWrap/>
            <w:vAlign w:val="center"/>
            <w:hideMark/>
          </w:tcPr>
          <w:p w14:paraId="0F75220C"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BA7DCE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Df</w:t>
            </w:r>
            <w:proofErr w:type="spellEnd"/>
          </w:p>
        </w:tc>
        <w:tc>
          <w:tcPr>
            <w:tcW w:w="1340" w:type="dxa"/>
            <w:tcBorders>
              <w:top w:val="nil"/>
              <w:left w:val="nil"/>
              <w:bottom w:val="nil"/>
              <w:right w:val="nil"/>
            </w:tcBorders>
            <w:shd w:val="clear" w:color="auto" w:fill="auto"/>
            <w:noWrap/>
            <w:vAlign w:val="bottom"/>
            <w:hideMark/>
          </w:tcPr>
          <w:p w14:paraId="11D2931D"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5662896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1D3E851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0284B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98E7F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2AB5F47B"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3767376" w14:textId="77777777" w:rsidTr="006B0D73">
        <w:trPr>
          <w:trHeight w:val="300"/>
        </w:trPr>
        <w:tc>
          <w:tcPr>
            <w:tcW w:w="2120" w:type="dxa"/>
            <w:tcBorders>
              <w:top w:val="nil"/>
              <w:left w:val="nil"/>
              <w:bottom w:val="nil"/>
              <w:right w:val="nil"/>
            </w:tcBorders>
            <w:shd w:val="clear" w:color="auto" w:fill="auto"/>
            <w:noWrap/>
            <w:vAlign w:val="center"/>
            <w:hideMark/>
          </w:tcPr>
          <w:p w14:paraId="02209A06" w14:textId="0B05DDD0"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7C17E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150F351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5.127</w:t>
            </w:r>
          </w:p>
        </w:tc>
        <w:tc>
          <w:tcPr>
            <w:tcW w:w="1120" w:type="dxa"/>
            <w:tcBorders>
              <w:top w:val="nil"/>
              <w:left w:val="nil"/>
              <w:bottom w:val="nil"/>
              <w:right w:val="nil"/>
            </w:tcBorders>
            <w:shd w:val="clear" w:color="auto" w:fill="auto"/>
            <w:noWrap/>
            <w:vAlign w:val="bottom"/>
            <w:hideMark/>
          </w:tcPr>
          <w:p w14:paraId="037574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1.709</w:t>
            </w:r>
          </w:p>
        </w:tc>
        <w:tc>
          <w:tcPr>
            <w:tcW w:w="1160" w:type="dxa"/>
            <w:tcBorders>
              <w:top w:val="nil"/>
              <w:left w:val="nil"/>
              <w:bottom w:val="nil"/>
              <w:right w:val="nil"/>
            </w:tcBorders>
            <w:shd w:val="clear" w:color="auto" w:fill="auto"/>
            <w:noWrap/>
            <w:vAlign w:val="bottom"/>
            <w:hideMark/>
          </w:tcPr>
          <w:p w14:paraId="4C05F97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7.830</w:t>
            </w:r>
          </w:p>
        </w:tc>
        <w:tc>
          <w:tcPr>
            <w:tcW w:w="1120" w:type="dxa"/>
            <w:tcBorders>
              <w:top w:val="nil"/>
              <w:left w:val="nil"/>
              <w:bottom w:val="nil"/>
              <w:right w:val="nil"/>
            </w:tcBorders>
            <w:shd w:val="clear" w:color="auto" w:fill="auto"/>
            <w:noWrap/>
            <w:vAlign w:val="bottom"/>
            <w:hideMark/>
          </w:tcPr>
          <w:p w14:paraId="1C40A18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0.109</w:t>
            </w:r>
          </w:p>
        </w:tc>
        <w:tc>
          <w:tcPr>
            <w:tcW w:w="960" w:type="dxa"/>
            <w:tcBorders>
              <w:top w:val="nil"/>
              <w:left w:val="nil"/>
              <w:bottom w:val="nil"/>
              <w:right w:val="nil"/>
            </w:tcBorders>
            <w:shd w:val="clear" w:color="auto" w:fill="auto"/>
            <w:noWrap/>
            <w:vAlign w:val="bottom"/>
            <w:hideMark/>
          </w:tcPr>
          <w:p w14:paraId="76807F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AB095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bl>
    <w:p w14:paraId="138C799A" w14:textId="0F21BF1F" w:rsidR="00F326FB" w:rsidRDefault="00F326FB" w:rsidP="00F326FB"/>
    <w:p w14:paraId="1CADC841" w14:textId="77777777" w:rsidR="00F326FB" w:rsidRPr="00F326FB" w:rsidRDefault="00F326FB" w:rsidP="00F326FB"/>
    <w:p w14:paraId="21429D44" w14:textId="6F92E675" w:rsidR="00F57AC8" w:rsidRDefault="00F57AC8" w:rsidP="00F57AC8">
      <w:pPr>
        <w:pStyle w:val="Caption"/>
        <w:keepNext/>
      </w:pPr>
      <w:bookmarkStart w:id="51" w:name="_Ref10727329"/>
      <w:bookmarkStart w:id="52" w:name="_Ref10727333"/>
      <w:r>
        <w:t xml:space="preserve">Table </w:t>
      </w:r>
      <w:fldSimple w:instr=" SEQ Table \* ARABIC ">
        <w:r>
          <w:rPr>
            <w:noProof/>
          </w:rPr>
          <w:t>9</w:t>
        </w:r>
      </w:fldSimple>
      <w:bookmarkEnd w:id="52"/>
      <w:r>
        <w:t xml:space="preserve"> - coefficients of </w:t>
      </w:r>
      <w:proofErr w:type="spellStart"/>
      <w:r>
        <w:t>varieation</w:t>
      </w:r>
      <w:proofErr w:type="spellEnd"/>
      <w:r>
        <w:t xml:space="preserve"> for each sample type in each year.</w:t>
      </w:r>
      <w:bookmarkEnd w:id="51"/>
    </w:p>
    <w:tbl>
      <w:tblPr>
        <w:tblW w:w="6750" w:type="dxa"/>
        <w:tblLook w:val="04A0" w:firstRow="1" w:lastRow="0" w:firstColumn="1" w:lastColumn="0" w:noHBand="0" w:noVBand="1"/>
      </w:tblPr>
      <w:tblGrid>
        <w:gridCol w:w="1620"/>
        <w:gridCol w:w="668"/>
        <w:gridCol w:w="2140"/>
        <w:gridCol w:w="2322"/>
      </w:tblGrid>
      <w:tr w:rsidR="00245BD5" w:rsidRPr="00245BD5"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531136E7" w14:textId="77777777" w:rsidR="00AE15AA" w:rsidRPr="00AE15AA" w:rsidRDefault="00AE15AA" w:rsidP="00AE15AA"/>
    <w:p w14:paraId="032D1E76" w14:textId="77777777" w:rsidR="00364CE1" w:rsidRDefault="00364CE1" w:rsidP="00364CE1">
      <w:pPr>
        <w:keepNext/>
      </w:pPr>
      <w:r w:rsidRPr="00364CE1">
        <w:rPr>
          <w:noProof/>
        </w:rPr>
        <w:lastRenderedPageBreak/>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289EA2DF" w:rsidR="00364CE1" w:rsidRDefault="00364CE1" w:rsidP="00364CE1">
      <w:pPr>
        <w:pStyle w:val="Caption"/>
      </w:pPr>
      <w:r>
        <w:t xml:space="preserve">Figure </w:t>
      </w:r>
      <w:fldSimple w:instr=" SEQ Figure \* ARABIC ">
        <w:r w:rsidR="00486F77">
          <w:rPr>
            <w:noProof/>
          </w:rPr>
          <w:t>17</w:t>
        </w:r>
      </w:fldSimple>
      <w:r>
        <w:t xml:space="preserve"> - Catch of macroinvertebrates at Decker Island over the course of the spring.</w:t>
      </w:r>
    </w:p>
    <w:p w14:paraId="7AF5AF25" w14:textId="34521E16" w:rsidR="00364CE1" w:rsidRDefault="00364CE1" w:rsidP="00364CE1">
      <w:pPr>
        <w:pStyle w:val="Caption"/>
        <w:keepNext/>
      </w:pPr>
      <w:bookmarkStart w:id="53" w:name="_Ref9317158"/>
      <w:r>
        <w:t xml:space="preserve">Table </w:t>
      </w:r>
      <w:fldSimple w:instr=" SEQ Table \* ARABIC ">
        <w:r w:rsidR="00F57AC8">
          <w:rPr>
            <w:noProof/>
          </w:rPr>
          <w:t>10</w:t>
        </w:r>
      </w:fldSimple>
      <w:bookmarkEnd w:id="53"/>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78" w:type="dxa"/>
        <w:tblLook w:val="04A0" w:firstRow="1" w:lastRow="0" w:firstColumn="1" w:lastColumn="0" w:noHBand="0" w:noVBand="1"/>
      </w:tblPr>
      <w:tblGrid>
        <w:gridCol w:w="2140"/>
        <w:gridCol w:w="998"/>
        <w:gridCol w:w="960"/>
        <w:gridCol w:w="960"/>
        <w:gridCol w:w="960"/>
        <w:gridCol w:w="960"/>
      </w:tblGrid>
      <w:tr w:rsidR="00364CE1" w:rsidRPr="00364CE1" w14:paraId="5611A9A0" w14:textId="77777777" w:rsidTr="00E62242">
        <w:trPr>
          <w:trHeight w:val="288"/>
        </w:trPr>
        <w:tc>
          <w:tcPr>
            <w:tcW w:w="2140" w:type="dxa"/>
            <w:tcBorders>
              <w:top w:val="single" w:sz="4" w:space="0" w:color="auto"/>
              <w:left w:val="nil"/>
              <w:bottom w:val="single" w:sz="4" w:space="0" w:color="auto"/>
              <w:right w:val="nil"/>
            </w:tcBorders>
            <w:shd w:val="clear" w:color="auto" w:fill="auto"/>
            <w:noWrap/>
            <w:vAlign w:val="center"/>
            <w:hideMark/>
          </w:tcPr>
          <w:p w14:paraId="02C5C10B" w14:textId="77777777"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 </w:t>
            </w:r>
          </w:p>
        </w:tc>
        <w:tc>
          <w:tcPr>
            <w:tcW w:w="998"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Estimate</w:t>
            </w:r>
          </w:p>
        </w:tc>
        <w:tc>
          <w:tcPr>
            <w:tcW w:w="96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FEDD8A1" w14:textId="77777777" w:rsidR="00364CE1" w:rsidRPr="00364CE1" w:rsidRDefault="00364CE1" w:rsidP="00E62242">
            <w:pPr>
              <w:spacing w:after="0" w:line="240" w:lineRule="auto"/>
              <w:rPr>
                <w:rFonts w:ascii="Calibri" w:eastAsia="Times New Roman" w:hAnsi="Calibri" w:cs="Calibri"/>
                <w:color w:val="000000"/>
              </w:rPr>
            </w:pPr>
            <w:proofErr w:type="spellStart"/>
            <w:r w:rsidRPr="00364CE1">
              <w:rPr>
                <w:rFonts w:ascii="Calibri" w:eastAsia="Times New Roman" w:hAnsi="Calibri" w:cs="Calibri"/>
                <w:color w:val="000000"/>
              </w:rPr>
              <w:t>Pr</w:t>
            </w:r>
            <w:proofErr w:type="spellEnd"/>
            <w:r w:rsidRPr="00364CE1">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529C6D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 </w:t>
            </w:r>
          </w:p>
        </w:tc>
      </w:tr>
      <w:tr w:rsidR="00364CE1" w:rsidRPr="00364CE1" w14:paraId="01288DAE" w14:textId="77777777" w:rsidTr="00E62242">
        <w:trPr>
          <w:trHeight w:val="288"/>
        </w:trPr>
        <w:tc>
          <w:tcPr>
            <w:tcW w:w="2140" w:type="dxa"/>
            <w:tcBorders>
              <w:top w:val="nil"/>
              <w:left w:val="nil"/>
              <w:bottom w:val="nil"/>
              <w:right w:val="nil"/>
            </w:tcBorders>
            <w:shd w:val="clear" w:color="auto" w:fill="auto"/>
            <w:noWrap/>
            <w:vAlign w:val="center"/>
            <w:hideMark/>
          </w:tcPr>
          <w:p w14:paraId="7EA547A5" w14:textId="41A17FB3"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(Intercept</w:t>
            </w:r>
            <w:r>
              <w:rPr>
                <w:rFonts w:ascii="Lucida Console" w:eastAsia="Times New Roman" w:hAnsi="Lucida Console" w:cs="Calibri"/>
                <w:color w:val="000000"/>
                <w:sz w:val="20"/>
                <w:szCs w:val="20"/>
              </w:rPr>
              <w:t xml:space="preserve"> – mysids, 2017</w:t>
            </w:r>
            <w:r w:rsidRPr="00364CE1">
              <w:rPr>
                <w:rFonts w:ascii="Lucida Console" w:eastAsia="Times New Roman" w:hAnsi="Lucida Console" w:cs="Calibri"/>
                <w:color w:val="000000"/>
                <w:sz w:val="20"/>
                <w:szCs w:val="20"/>
              </w:rPr>
              <w:t>)</w:t>
            </w:r>
          </w:p>
        </w:tc>
        <w:tc>
          <w:tcPr>
            <w:tcW w:w="998" w:type="dxa"/>
            <w:tcBorders>
              <w:top w:val="nil"/>
              <w:left w:val="nil"/>
              <w:bottom w:val="nil"/>
              <w:right w:val="nil"/>
            </w:tcBorders>
            <w:shd w:val="clear" w:color="auto" w:fill="auto"/>
            <w:noWrap/>
            <w:vAlign w:val="bottom"/>
            <w:hideMark/>
          </w:tcPr>
          <w:p w14:paraId="25BA940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0.284</w:t>
            </w:r>
          </w:p>
        </w:tc>
        <w:tc>
          <w:tcPr>
            <w:tcW w:w="960" w:type="dxa"/>
            <w:tcBorders>
              <w:top w:val="nil"/>
              <w:left w:val="nil"/>
              <w:bottom w:val="nil"/>
              <w:right w:val="nil"/>
            </w:tcBorders>
            <w:shd w:val="clear" w:color="auto" w:fill="auto"/>
            <w:noWrap/>
            <w:vAlign w:val="bottom"/>
            <w:hideMark/>
          </w:tcPr>
          <w:p w14:paraId="01CEB4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0.481</w:t>
            </w:r>
          </w:p>
        </w:tc>
        <w:tc>
          <w:tcPr>
            <w:tcW w:w="960" w:type="dxa"/>
            <w:tcBorders>
              <w:top w:val="nil"/>
              <w:left w:val="nil"/>
              <w:bottom w:val="nil"/>
              <w:right w:val="nil"/>
            </w:tcBorders>
            <w:shd w:val="clear" w:color="auto" w:fill="auto"/>
            <w:noWrap/>
            <w:vAlign w:val="bottom"/>
            <w:hideMark/>
          </w:tcPr>
          <w:p w14:paraId="71F077E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0.591</w:t>
            </w:r>
          </w:p>
        </w:tc>
        <w:tc>
          <w:tcPr>
            <w:tcW w:w="960" w:type="dxa"/>
            <w:tcBorders>
              <w:top w:val="nil"/>
              <w:left w:val="nil"/>
              <w:bottom w:val="nil"/>
              <w:right w:val="nil"/>
            </w:tcBorders>
            <w:shd w:val="clear" w:color="auto" w:fill="auto"/>
            <w:noWrap/>
            <w:vAlign w:val="bottom"/>
            <w:hideMark/>
          </w:tcPr>
          <w:p w14:paraId="3134E975"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0.557</w:t>
            </w:r>
          </w:p>
        </w:tc>
        <w:tc>
          <w:tcPr>
            <w:tcW w:w="960" w:type="dxa"/>
            <w:tcBorders>
              <w:top w:val="nil"/>
              <w:left w:val="nil"/>
              <w:bottom w:val="nil"/>
              <w:right w:val="nil"/>
            </w:tcBorders>
            <w:shd w:val="clear" w:color="auto" w:fill="auto"/>
            <w:noWrap/>
            <w:vAlign w:val="bottom"/>
            <w:hideMark/>
          </w:tcPr>
          <w:p w14:paraId="55ED06BE" w14:textId="77777777" w:rsidR="00364CE1" w:rsidRPr="00364CE1" w:rsidRDefault="00364CE1" w:rsidP="00E62242">
            <w:pPr>
              <w:spacing w:after="0" w:line="240" w:lineRule="auto"/>
              <w:jc w:val="right"/>
              <w:rPr>
                <w:rFonts w:ascii="Calibri" w:eastAsia="Times New Roman" w:hAnsi="Calibri" w:cs="Calibri"/>
                <w:color w:val="000000"/>
              </w:rPr>
            </w:pPr>
          </w:p>
        </w:tc>
      </w:tr>
      <w:tr w:rsidR="00364CE1" w:rsidRPr="00364CE1" w14:paraId="2416BFA1" w14:textId="77777777" w:rsidTr="00E62242">
        <w:trPr>
          <w:trHeight w:val="288"/>
        </w:trPr>
        <w:tc>
          <w:tcPr>
            <w:tcW w:w="2140" w:type="dxa"/>
            <w:tcBorders>
              <w:top w:val="nil"/>
              <w:left w:val="nil"/>
              <w:bottom w:val="nil"/>
              <w:right w:val="nil"/>
            </w:tcBorders>
            <w:shd w:val="clear" w:color="auto" w:fill="auto"/>
            <w:noWrap/>
            <w:vAlign w:val="center"/>
            <w:hideMark/>
          </w:tcPr>
          <w:p w14:paraId="0BCFF9D9" w14:textId="5077FDF1"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Gear - </w:t>
            </w:r>
            <w:r w:rsidRPr="00364CE1">
              <w:rPr>
                <w:rFonts w:ascii="Lucida Console" w:eastAsia="Times New Roman" w:hAnsi="Lucida Console" w:cs="Calibri"/>
                <w:color w:val="000000"/>
                <w:sz w:val="20"/>
                <w:szCs w:val="20"/>
              </w:rPr>
              <w:t>neuston</w:t>
            </w:r>
          </w:p>
        </w:tc>
        <w:tc>
          <w:tcPr>
            <w:tcW w:w="998" w:type="dxa"/>
            <w:tcBorders>
              <w:top w:val="nil"/>
              <w:left w:val="nil"/>
              <w:bottom w:val="nil"/>
              <w:right w:val="nil"/>
            </w:tcBorders>
            <w:shd w:val="clear" w:color="auto" w:fill="auto"/>
            <w:noWrap/>
            <w:vAlign w:val="bottom"/>
            <w:hideMark/>
          </w:tcPr>
          <w:p w14:paraId="44B09EB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-1.174</w:t>
            </w:r>
          </w:p>
        </w:tc>
        <w:tc>
          <w:tcPr>
            <w:tcW w:w="960" w:type="dxa"/>
            <w:tcBorders>
              <w:top w:val="nil"/>
              <w:left w:val="nil"/>
              <w:bottom w:val="nil"/>
              <w:right w:val="nil"/>
            </w:tcBorders>
            <w:shd w:val="clear" w:color="auto" w:fill="auto"/>
            <w:noWrap/>
            <w:vAlign w:val="bottom"/>
            <w:hideMark/>
          </w:tcPr>
          <w:p w14:paraId="46C50617"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0.351</w:t>
            </w:r>
          </w:p>
        </w:tc>
        <w:tc>
          <w:tcPr>
            <w:tcW w:w="960" w:type="dxa"/>
            <w:tcBorders>
              <w:top w:val="nil"/>
              <w:left w:val="nil"/>
              <w:bottom w:val="nil"/>
              <w:right w:val="nil"/>
            </w:tcBorders>
            <w:shd w:val="clear" w:color="auto" w:fill="auto"/>
            <w:noWrap/>
            <w:vAlign w:val="bottom"/>
            <w:hideMark/>
          </w:tcPr>
          <w:p w14:paraId="0F87866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-3.343</w:t>
            </w:r>
          </w:p>
        </w:tc>
        <w:tc>
          <w:tcPr>
            <w:tcW w:w="960" w:type="dxa"/>
            <w:tcBorders>
              <w:top w:val="nil"/>
              <w:left w:val="nil"/>
              <w:bottom w:val="nil"/>
              <w:right w:val="nil"/>
            </w:tcBorders>
            <w:shd w:val="clear" w:color="auto" w:fill="auto"/>
            <w:noWrap/>
            <w:vAlign w:val="bottom"/>
            <w:hideMark/>
          </w:tcPr>
          <w:p w14:paraId="5D3C2CC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688DD44F"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03D9F53D" w14:textId="77777777" w:rsidTr="00E62242">
        <w:trPr>
          <w:trHeight w:val="288"/>
        </w:trPr>
        <w:tc>
          <w:tcPr>
            <w:tcW w:w="2140" w:type="dxa"/>
            <w:tcBorders>
              <w:top w:val="nil"/>
              <w:left w:val="nil"/>
              <w:bottom w:val="nil"/>
              <w:right w:val="nil"/>
            </w:tcBorders>
            <w:shd w:val="clear" w:color="auto" w:fill="auto"/>
            <w:noWrap/>
            <w:vAlign w:val="center"/>
            <w:hideMark/>
          </w:tcPr>
          <w:p w14:paraId="17C250AB" w14:textId="67228496"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Gear – EAV sweep net</w:t>
            </w:r>
          </w:p>
        </w:tc>
        <w:tc>
          <w:tcPr>
            <w:tcW w:w="998" w:type="dxa"/>
            <w:tcBorders>
              <w:top w:val="nil"/>
              <w:left w:val="nil"/>
              <w:bottom w:val="nil"/>
              <w:right w:val="nil"/>
            </w:tcBorders>
            <w:shd w:val="clear" w:color="auto" w:fill="auto"/>
            <w:noWrap/>
            <w:vAlign w:val="bottom"/>
            <w:hideMark/>
          </w:tcPr>
          <w:p w14:paraId="149D670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2.042</w:t>
            </w:r>
          </w:p>
        </w:tc>
        <w:tc>
          <w:tcPr>
            <w:tcW w:w="960" w:type="dxa"/>
            <w:tcBorders>
              <w:top w:val="nil"/>
              <w:left w:val="nil"/>
              <w:bottom w:val="nil"/>
              <w:right w:val="nil"/>
            </w:tcBorders>
            <w:shd w:val="clear" w:color="auto" w:fill="auto"/>
            <w:noWrap/>
            <w:vAlign w:val="bottom"/>
            <w:hideMark/>
          </w:tcPr>
          <w:p w14:paraId="7586F04D"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0.341</w:t>
            </w:r>
          </w:p>
        </w:tc>
        <w:tc>
          <w:tcPr>
            <w:tcW w:w="960" w:type="dxa"/>
            <w:tcBorders>
              <w:top w:val="nil"/>
              <w:left w:val="nil"/>
              <w:bottom w:val="nil"/>
              <w:right w:val="nil"/>
            </w:tcBorders>
            <w:shd w:val="clear" w:color="auto" w:fill="auto"/>
            <w:noWrap/>
            <w:vAlign w:val="bottom"/>
            <w:hideMark/>
          </w:tcPr>
          <w:p w14:paraId="54BDBBF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5.985</w:t>
            </w:r>
          </w:p>
        </w:tc>
        <w:tc>
          <w:tcPr>
            <w:tcW w:w="960" w:type="dxa"/>
            <w:tcBorders>
              <w:top w:val="nil"/>
              <w:left w:val="nil"/>
              <w:bottom w:val="nil"/>
              <w:right w:val="nil"/>
            </w:tcBorders>
            <w:shd w:val="clear" w:color="auto" w:fill="auto"/>
            <w:noWrap/>
            <w:vAlign w:val="bottom"/>
            <w:hideMark/>
          </w:tcPr>
          <w:p w14:paraId="0DE11EF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06EC07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4E35F78" w14:textId="77777777" w:rsidTr="00E62242">
        <w:trPr>
          <w:trHeight w:val="288"/>
        </w:trPr>
        <w:tc>
          <w:tcPr>
            <w:tcW w:w="2140" w:type="dxa"/>
            <w:tcBorders>
              <w:top w:val="nil"/>
              <w:left w:val="nil"/>
              <w:bottom w:val="nil"/>
              <w:right w:val="nil"/>
            </w:tcBorders>
            <w:shd w:val="clear" w:color="auto" w:fill="auto"/>
            <w:noWrap/>
            <w:vAlign w:val="center"/>
            <w:hideMark/>
          </w:tcPr>
          <w:p w14:paraId="5BA1E97E" w14:textId="01835F6F"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Julian Day</w:t>
            </w:r>
          </w:p>
        </w:tc>
        <w:tc>
          <w:tcPr>
            <w:tcW w:w="998" w:type="dxa"/>
            <w:tcBorders>
              <w:top w:val="nil"/>
              <w:left w:val="nil"/>
              <w:bottom w:val="nil"/>
              <w:right w:val="nil"/>
            </w:tcBorders>
            <w:shd w:val="clear" w:color="auto" w:fill="auto"/>
            <w:noWrap/>
            <w:vAlign w:val="bottom"/>
            <w:hideMark/>
          </w:tcPr>
          <w:p w14:paraId="6D8779C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0.018</w:t>
            </w:r>
          </w:p>
        </w:tc>
        <w:tc>
          <w:tcPr>
            <w:tcW w:w="960" w:type="dxa"/>
            <w:tcBorders>
              <w:top w:val="nil"/>
              <w:left w:val="nil"/>
              <w:bottom w:val="nil"/>
              <w:right w:val="nil"/>
            </w:tcBorders>
            <w:shd w:val="clear" w:color="auto" w:fill="auto"/>
            <w:noWrap/>
            <w:vAlign w:val="bottom"/>
            <w:hideMark/>
          </w:tcPr>
          <w:p w14:paraId="01580D42"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0.006</w:t>
            </w:r>
          </w:p>
        </w:tc>
        <w:tc>
          <w:tcPr>
            <w:tcW w:w="960" w:type="dxa"/>
            <w:tcBorders>
              <w:top w:val="nil"/>
              <w:left w:val="nil"/>
              <w:bottom w:val="nil"/>
              <w:right w:val="nil"/>
            </w:tcBorders>
            <w:shd w:val="clear" w:color="auto" w:fill="auto"/>
            <w:noWrap/>
            <w:vAlign w:val="bottom"/>
            <w:hideMark/>
          </w:tcPr>
          <w:p w14:paraId="2A014C8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3.114</w:t>
            </w:r>
          </w:p>
        </w:tc>
        <w:tc>
          <w:tcPr>
            <w:tcW w:w="960" w:type="dxa"/>
            <w:tcBorders>
              <w:top w:val="nil"/>
              <w:left w:val="nil"/>
              <w:bottom w:val="nil"/>
              <w:right w:val="nil"/>
            </w:tcBorders>
            <w:shd w:val="clear" w:color="auto" w:fill="auto"/>
            <w:noWrap/>
            <w:vAlign w:val="bottom"/>
            <w:hideMark/>
          </w:tcPr>
          <w:p w14:paraId="0EE2CA8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2D80E524"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50E43D84" w14:textId="77777777" w:rsidTr="00E62242">
        <w:trPr>
          <w:trHeight w:val="288"/>
        </w:trPr>
        <w:tc>
          <w:tcPr>
            <w:tcW w:w="2140" w:type="dxa"/>
            <w:tcBorders>
              <w:top w:val="nil"/>
              <w:left w:val="nil"/>
              <w:bottom w:val="nil"/>
              <w:right w:val="nil"/>
            </w:tcBorders>
            <w:shd w:val="clear" w:color="auto" w:fill="auto"/>
            <w:noWrap/>
            <w:vAlign w:val="center"/>
            <w:hideMark/>
          </w:tcPr>
          <w:p w14:paraId="61D2686E" w14:textId="48461802"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Year - 2018</w:t>
            </w:r>
          </w:p>
        </w:tc>
        <w:tc>
          <w:tcPr>
            <w:tcW w:w="998" w:type="dxa"/>
            <w:tcBorders>
              <w:top w:val="nil"/>
              <w:left w:val="nil"/>
              <w:bottom w:val="nil"/>
              <w:right w:val="nil"/>
            </w:tcBorders>
            <w:shd w:val="clear" w:color="auto" w:fill="auto"/>
            <w:noWrap/>
            <w:vAlign w:val="bottom"/>
            <w:hideMark/>
          </w:tcPr>
          <w:p w14:paraId="5FFD206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2.458</w:t>
            </w:r>
          </w:p>
        </w:tc>
        <w:tc>
          <w:tcPr>
            <w:tcW w:w="960" w:type="dxa"/>
            <w:tcBorders>
              <w:top w:val="nil"/>
              <w:left w:val="nil"/>
              <w:bottom w:val="nil"/>
              <w:right w:val="nil"/>
            </w:tcBorders>
            <w:shd w:val="clear" w:color="auto" w:fill="auto"/>
            <w:noWrap/>
            <w:vAlign w:val="bottom"/>
            <w:hideMark/>
          </w:tcPr>
          <w:p w14:paraId="0CD1AE9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0.619</w:t>
            </w:r>
          </w:p>
        </w:tc>
        <w:tc>
          <w:tcPr>
            <w:tcW w:w="960" w:type="dxa"/>
            <w:tcBorders>
              <w:top w:val="nil"/>
              <w:left w:val="nil"/>
              <w:bottom w:val="nil"/>
              <w:right w:val="nil"/>
            </w:tcBorders>
            <w:shd w:val="clear" w:color="auto" w:fill="auto"/>
            <w:noWrap/>
            <w:vAlign w:val="bottom"/>
            <w:hideMark/>
          </w:tcPr>
          <w:p w14:paraId="6324C60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3.968</w:t>
            </w:r>
          </w:p>
        </w:tc>
        <w:tc>
          <w:tcPr>
            <w:tcW w:w="960" w:type="dxa"/>
            <w:tcBorders>
              <w:top w:val="nil"/>
              <w:left w:val="nil"/>
              <w:bottom w:val="nil"/>
              <w:right w:val="nil"/>
            </w:tcBorders>
            <w:shd w:val="clear" w:color="auto" w:fill="auto"/>
            <w:noWrap/>
            <w:vAlign w:val="bottom"/>
            <w:hideMark/>
          </w:tcPr>
          <w:p w14:paraId="14CCEFB4"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5148FF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8057D93" w14:textId="77777777" w:rsidTr="00E62242">
        <w:trPr>
          <w:trHeight w:val="288"/>
        </w:trPr>
        <w:tc>
          <w:tcPr>
            <w:tcW w:w="2140" w:type="dxa"/>
            <w:tcBorders>
              <w:top w:val="nil"/>
              <w:left w:val="nil"/>
              <w:bottom w:val="single" w:sz="4" w:space="0" w:color="auto"/>
              <w:right w:val="nil"/>
            </w:tcBorders>
            <w:shd w:val="clear" w:color="000000" w:fill="FFFFFF"/>
            <w:noWrap/>
            <w:vAlign w:val="center"/>
            <w:hideMark/>
          </w:tcPr>
          <w:p w14:paraId="5F18C6AB" w14:textId="323FC0AD"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Julian Day *Year </w:t>
            </w:r>
          </w:p>
        </w:tc>
        <w:tc>
          <w:tcPr>
            <w:tcW w:w="998" w:type="dxa"/>
            <w:tcBorders>
              <w:top w:val="nil"/>
              <w:left w:val="nil"/>
              <w:bottom w:val="single" w:sz="4" w:space="0" w:color="auto"/>
              <w:right w:val="nil"/>
            </w:tcBorders>
            <w:shd w:val="clear" w:color="auto" w:fill="auto"/>
            <w:noWrap/>
            <w:vAlign w:val="bottom"/>
            <w:hideMark/>
          </w:tcPr>
          <w:p w14:paraId="548A86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-0.022</w:t>
            </w:r>
          </w:p>
        </w:tc>
        <w:tc>
          <w:tcPr>
            <w:tcW w:w="960" w:type="dxa"/>
            <w:tcBorders>
              <w:top w:val="nil"/>
              <w:left w:val="nil"/>
              <w:bottom w:val="single" w:sz="4" w:space="0" w:color="auto"/>
              <w:right w:val="nil"/>
            </w:tcBorders>
            <w:shd w:val="clear" w:color="auto" w:fill="auto"/>
            <w:noWrap/>
            <w:vAlign w:val="bottom"/>
            <w:hideMark/>
          </w:tcPr>
          <w:p w14:paraId="6157E546"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0.007</w:t>
            </w:r>
          </w:p>
        </w:tc>
        <w:tc>
          <w:tcPr>
            <w:tcW w:w="960" w:type="dxa"/>
            <w:tcBorders>
              <w:top w:val="nil"/>
              <w:left w:val="nil"/>
              <w:bottom w:val="single" w:sz="4" w:space="0" w:color="auto"/>
              <w:right w:val="nil"/>
            </w:tcBorders>
            <w:shd w:val="clear" w:color="auto" w:fill="auto"/>
            <w:noWrap/>
            <w:vAlign w:val="bottom"/>
            <w:hideMark/>
          </w:tcPr>
          <w:p w14:paraId="04038E6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-3.186</w:t>
            </w:r>
          </w:p>
        </w:tc>
        <w:tc>
          <w:tcPr>
            <w:tcW w:w="960" w:type="dxa"/>
            <w:tcBorders>
              <w:top w:val="nil"/>
              <w:left w:val="nil"/>
              <w:bottom w:val="single" w:sz="4" w:space="0" w:color="auto"/>
              <w:right w:val="nil"/>
            </w:tcBorders>
            <w:shd w:val="clear" w:color="auto" w:fill="auto"/>
            <w:noWrap/>
            <w:vAlign w:val="bottom"/>
            <w:hideMark/>
          </w:tcPr>
          <w:p w14:paraId="177B462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single" w:sz="4" w:space="0" w:color="auto"/>
              <w:right w:val="nil"/>
            </w:tcBorders>
            <w:shd w:val="clear" w:color="auto" w:fill="auto"/>
            <w:noWrap/>
            <w:vAlign w:val="bottom"/>
            <w:hideMark/>
          </w:tcPr>
          <w:p w14:paraId="6F3E67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0868D51B" w:rsidR="0003468F" w:rsidRDefault="0003468F" w:rsidP="0003468F">
      <w:pPr>
        <w:pStyle w:val="Caption"/>
        <w:keepNext/>
      </w:pPr>
      <w:bookmarkStart w:id="54" w:name="_Ref9317168"/>
      <w:r>
        <w:t xml:space="preserve">Table </w:t>
      </w:r>
      <w:fldSimple w:instr=" SEQ Table \* ARABIC ">
        <w:r w:rsidR="00F57AC8">
          <w:rPr>
            <w:noProof/>
          </w:rPr>
          <w:t>11</w:t>
        </w:r>
      </w:fldSimple>
      <w:bookmarkEnd w:id="54"/>
      <w:r>
        <w:t xml:space="preserve"> - GLM of log total CPUE of macroinvertebrate samples at Decker. </w:t>
      </w:r>
      <w:proofErr w:type="spellStart"/>
      <w:r>
        <w:t>AICc</w:t>
      </w:r>
      <w:proofErr w:type="spellEnd"/>
      <w:r>
        <w:t xml:space="preserve"> model selection found Sacramento river flow to be a better predictor than Julian Day.</w:t>
      </w:r>
    </w:p>
    <w:tbl>
      <w:tblPr>
        <w:tblW w:w="7860" w:type="dxa"/>
        <w:tblLook w:val="04A0" w:firstRow="1" w:lastRow="0" w:firstColumn="1" w:lastColumn="0" w:noHBand="0" w:noVBand="1"/>
      </w:tblPr>
      <w:tblGrid>
        <w:gridCol w:w="2200"/>
        <w:gridCol w:w="1400"/>
        <w:gridCol w:w="1380"/>
        <w:gridCol w:w="960"/>
        <w:gridCol w:w="960"/>
        <w:gridCol w:w="960"/>
      </w:tblGrid>
      <w:tr w:rsidR="0003468F" w:rsidRPr="0003468F" w14:paraId="16963101" w14:textId="77777777" w:rsidTr="0003468F">
        <w:trPr>
          <w:trHeight w:val="300"/>
        </w:trPr>
        <w:tc>
          <w:tcPr>
            <w:tcW w:w="2200" w:type="dxa"/>
            <w:tcBorders>
              <w:top w:val="single" w:sz="4" w:space="0" w:color="auto"/>
              <w:left w:val="nil"/>
              <w:bottom w:val="single" w:sz="4" w:space="0" w:color="auto"/>
              <w:right w:val="nil"/>
            </w:tcBorders>
            <w:shd w:val="clear" w:color="auto" w:fill="auto"/>
            <w:noWrap/>
            <w:vAlign w:val="center"/>
            <w:hideMark/>
          </w:tcPr>
          <w:p w14:paraId="72EBA4C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 </w:t>
            </w:r>
          </w:p>
        </w:tc>
        <w:tc>
          <w:tcPr>
            <w:tcW w:w="140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Estimate</w:t>
            </w:r>
          </w:p>
        </w:tc>
        <w:tc>
          <w:tcPr>
            <w:tcW w:w="138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0A144EE" w14:textId="77777777" w:rsidR="0003468F" w:rsidRPr="0003468F" w:rsidRDefault="0003468F" w:rsidP="0003468F">
            <w:pPr>
              <w:spacing w:after="0" w:line="240" w:lineRule="auto"/>
              <w:rPr>
                <w:rFonts w:ascii="Calibri" w:eastAsia="Times New Roman" w:hAnsi="Calibri" w:cs="Calibri"/>
                <w:color w:val="000000"/>
              </w:rPr>
            </w:pPr>
            <w:proofErr w:type="spellStart"/>
            <w:r w:rsidRPr="0003468F">
              <w:rPr>
                <w:rFonts w:ascii="Calibri" w:eastAsia="Times New Roman" w:hAnsi="Calibri" w:cs="Calibri"/>
                <w:color w:val="000000"/>
              </w:rPr>
              <w:t>Pr</w:t>
            </w:r>
            <w:proofErr w:type="spellEnd"/>
            <w:r w:rsidRPr="0003468F">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 </w:t>
            </w:r>
          </w:p>
        </w:tc>
      </w:tr>
      <w:tr w:rsidR="0003468F" w:rsidRPr="0003468F" w14:paraId="49B8207C" w14:textId="77777777" w:rsidTr="0003468F">
        <w:trPr>
          <w:trHeight w:val="300"/>
        </w:trPr>
        <w:tc>
          <w:tcPr>
            <w:tcW w:w="2200" w:type="dxa"/>
            <w:tcBorders>
              <w:top w:val="nil"/>
              <w:left w:val="nil"/>
              <w:bottom w:val="nil"/>
              <w:right w:val="nil"/>
            </w:tcBorders>
            <w:shd w:val="clear" w:color="auto" w:fill="auto"/>
            <w:noWrap/>
            <w:vAlign w:val="center"/>
            <w:hideMark/>
          </w:tcPr>
          <w:p w14:paraId="1AE2B527"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(Intercept: mysid)</w:t>
            </w:r>
          </w:p>
        </w:tc>
        <w:tc>
          <w:tcPr>
            <w:tcW w:w="1400" w:type="dxa"/>
            <w:tcBorders>
              <w:top w:val="nil"/>
              <w:left w:val="nil"/>
              <w:bottom w:val="nil"/>
              <w:right w:val="nil"/>
            </w:tcBorders>
            <w:shd w:val="clear" w:color="auto" w:fill="auto"/>
            <w:noWrap/>
            <w:vAlign w:val="bottom"/>
            <w:hideMark/>
          </w:tcPr>
          <w:p w14:paraId="064C5F1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2.742</w:t>
            </w:r>
          </w:p>
        </w:tc>
        <w:tc>
          <w:tcPr>
            <w:tcW w:w="1380" w:type="dxa"/>
            <w:tcBorders>
              <w:top w:val="nil"/>
              <w:left w:val="nil"/>
              <w:bottom w:val="nil"/>
              <w:right w:val="nil"/>
            </w:tcBorders>
            <w:shd w:val="clear" w:color="auto" w:fill="auto"/>
            <w:noWrap/>
            <w:vAlign w:val="bottom"/>
            <w:hideMark/>
          </w:tcPr>
          <w:p w14:paraId="3AE847C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0.336</w:t>
            </w:r>
          </w:p>
        </w:tc>
        <w:tc>
          <w:tcPr>
            <w:tcW w:w="960" w:type="dxa"/>
            <w:tcBorders>
              <w:top w:val="nil"/>
              <w:left w:val="nil"/>
              <w:bottom w:val="nil"/>
              <w:right w:val="nil"/>
            </w:tcBorders>
            <w:shd w:val="clear" w:color="auto" w:fill="auto"/>
            <w:noWrap/>
            <w:vAlign w:val="bottom"/>
            <w:hideMark/>
          </w:tcPr>
          <w:p w14:paraId="7C174C86"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8.163</w:t>
            </w:r>
          </w:p>
        </w:tc>
        <w:tc>
          <w:tcPr>
            <w:tcW w:w="960" w:type="dxa"/>
            <w:tcBorders>
              <w:top w:val="nil"/>
              <w:left w:val="nil"/>
              <w:bottom w:val="nil"/>
              <w:right w:val="nil"/>
            </w:tcBorders>
            <w:shd w:val="clear" w:color="auto" w:fill="auto"/>
            <w:noWrap/>
            <w:vAlign w:val="bottom"/>
            <w:hideMark/>
          </w:tcPr>
          <w:p w14:paraId="24DFB4B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35243954"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B176ADE" w14:textId="77777777" w:rsidTr="0003468F">
        <w:trPr>
          <w:trHeight w:val="300"/>
        </w:trPr>
        <w:tc>
          <w:tcPr>
            <w:tcW w:w="2200" w:type="dxa"/>
            <w:tcBorders>
              <w:top w:val="nil"/>
              <w:left w:val="nil"/>
              <w:bottom w:val="nil"/>
              <w:right w:val="nil"/>
            </w:tcBorders>
            <w:shd w:val="clear" w:color="auto" w:fill="auto"/>
            <w:noWrap/>
            <w:vAlign w:val="center"/>
            <w:hideMark/>
          </w:tcPr>
          <w:p w14:paraId="37C30E2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neuston</w:t>
            </w:r>
          </w:p>
        </w:tc>
        <w:tc>
          <w:tcPr>
            <w:tcW w:w="1400" w:type="dxa"/>
            <w:tcBorders>
              <w:top w:val="nil"/>
              <w:left w:val="nil"/>
              <w:bottom w:val="nil"/>
              <w:right w:val="nil"/>
            </w:tcBorders>
            <w:shd w:val="clear" w:color="auto" w:fill="auto"/>
            <w:noWrap/>
            <w:vAlign w:val="bottom"/>
            <w:hideMark/>
          </w:tcPr>
          <w:p w14:paraId="51022D6E"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-1.030</w:t>
            </w:r>
          </w:p>
        </w:tc>
        <w:tc>
          <w:tcPr>
            <w:tcW w:w="1380" w:type="dxa"/>
            <w:tcBorders>
              <w:top w:val="nil"/>
              <w:left w:val="nil"/>
              <w:bottom w:val="nil"/>
              <w:right w:val="nil"/>
            </w:tcBorders>
            <w:shd w:val="clear" w:color="auto" w:fill="auto"/>
            <w:noWrap/>
            <w:vAlign w:val="bottom"/>
            <w:hideMark/>
          </w:tcPr>
          <w:p w14:paraId="5B95B13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0.363</w:t>
            </w:r>
          </w:p>
        </w:tc>
        <w:tc>
          <w:tcPr>
            <w:tcW w:w="960" w:type="dxa"/>
            <w:tcBorders>
              <w:top w:val="nil"/>
              <w:left w:val="nil"/>
              <w:bottom w:val="nil"/>
              <w:right w:val="nil"/>
            </w:tcBorders>
            <w:shd w:val="clear" w:color="auto" w:fill="auto"/>
            <w:noWrap/>
            <w:vAlign w:val="bottom"/>
            <w:hideMark/>
          </w:tcPr>
          <w:p w14:paraId="18BBBC0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-2.836</w:t>
            </w:r>
          </w:p>
        </w:tc>
        <w:tc>
          <w:tcPr>
            <w:tcW w:w="960" w:type="dxa"/>
            <w:tcBorders>
              <w:top w:val="nil"/>
              <w:left w:val="nil"/>
              <w:bottom w:val="nil"/>
              <w:right w:val="nil"/>
            </w:tcBorders>
            <w:shd w:val="clear" w:color="auto" w:fill="auto"/>
            <w:noWrap/>
            <w:vAlign w:val="bottom"/>
            <w:hideMark/>
          </w:tcPr>
          <w:p w14:paraId="7528615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292AD418"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8D30550" w14:textId="77777777" w:rsidTr="0003468F">
        <w:trPr>
          <w:trHeight w:val="300"/>
        </w:trPr>
        <w:tc>
          <w:tcPr>
            <w:tcW w:w="2200" w:type="dxa"/>
            <w:tcBorders>
              <w:top w:val="nil"/>
              <w:left w:val="nil"/>
              <w:bottom w:val="nil"/>
              <w:right w:val="nil"/>
            </w:tcBorders>
            <w:shd w:val="clear" w:color="auto" w:fill="auto"/>
            <w:noWrap/>
            <w:vAlign w:val="center"/>
            <w:hideMark/>
          </w:tcPr>
          <w:p w14:paraId="7C6BB1CB"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lastRenderedPageBreak/>
              <w:t>Gear: sweep net</w:t>
            </w:r>
          </w:p>
        </w:tc>
        <w:tc>
          <w:tcPr>
            <w:tcW w:w="1400" w:type="dxa"/>
            <w:tcBorders>
              <w:top w:val="nil"/>
              <w:left w:val="nil"/>
              <w:bottom w:val="nil"/>
              <w:right w:val="nil"/>
            </w:tcBorders>
            <w:shd w:val="clear" w:color="auto" w:fill="auto"/>
            <w:noWrap/>
            <w:vAlign w:val="bottom"/>
            <w:hideMark/>
          </w:tcPr>
          <w:p w14:paraId="4A90AF5B"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1.960</w:t>
            </w:r>
          </w:p>
        </w:tc>
        <w:tc>
          <w:tcPr>
            <w:tcW w:w="1380" w:type="dxa"/>
            <w:tcBorders>
              <w:top w:val="nil"/>
              <w:left w:val="nil"/>
              <w:bottom w:val="nil"/>
              <w:right w:val="nil"/>
            </w:tcBorders>
            <w:shd w:val="clear" w:color="auto" w:fill="auto"/>
            <w:noWrap/>
            <w:vAlign w:val="bottom"/>
            <w:hideMark/>
          </w:tcPr>
          <w:p w14:paraId="2BA4249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0.358</w:t>
            </w:r>
          </w:p>
        </w:tc>
        <w:tc>
          <w:tcPr>
            <w:tcW w:w="960" w:type="dxa"/>
            <w:tcBorders>
              <w:top w:val="nil"/>
              <w:left w:val="nil"/>
              <w:bottom w:val="nil"/>
              <w:right w:val="nil"/>
            </w:tcBorders>
            <w:shd w:val="clear" w:color="auto" w:fill="auto"/>
            <w:noWrap/>
            <w:vAlign w:val="bottom"/>
            <w:hideMark/>
          </w:tcPr>
          <w:p w14:paraId="531C188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5.484</w:t>
            </w:r>
          </w:p>
        </w:tc>
        <w:tc>
          <w:tcPr>
            <w:tcW w:w="960" w:type="dxa"/>
            <w:tcBorders>
              <w:top w:val="nil"/>
              <w:left w:val="nil"/>
              <w:bottom w:val="nil"/>
              <w:right w:val="nil"/>
            </w:tcBorders>
            <w:shd w:val="clear" w:color="auto" w:fill="auto"/>
            <w:noWrap/>
            <w:vAlign w:val="bottom"/>
            <w:hideMark/>
          </w:tcPr>
          <w:p w14:paraId="77E6004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4DA5B30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0303BB5B" w14:textId="77777777" w:rsidTr="0003468F">
        <w:trPr>
          <w:trHeight w:val="300"/>
        </w:trPr>
        <w:tc>
          <w:tcPr>
            <w:tcW w:w="2200" w:type="dxa"/>
            <w:tcBorders>
              <w:top w:val="nil"/>
              <w:left w:val="nil"/>
              <w:bottom w:val="single" w:sz="4" w:space="0" w:color="auto"/>
              <w:right w:val="nil"/>
            </w:tcBorders>
            <w:shd w:val="clear" w:color="auto" w:fill="auto"/>
            <w:noWrap/>
            <w:vAlign w:val="center"/>
            <w:hideMark/>
          </w:tcPr>
          <w:p w14:paraId="027FB71E"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sac</w:t>
            </w:r>
          </w:p>
        </w:tc>
        <w:tc>
          <w:tcPr>
            <w:tcW w:w="1400" w:type="dxa"/>
            <w:tcBorders>
              <w:top w:val="nil"/>
              <w:left w:val="nil"/>
              <w:bottom w:val="single" w:sz="4" w:space="0" w:color="auto"/>
              <w:right w:val="nil"/>
            </w:tcBorders>
            <w:shd w:val="clear" w:color="auto" w:fill="auto"/>
            <w:noWrap/>
            <w:vAlign w:val="bottom"/>
            <w:hideMark/>
          </w:tcPr>
          <w:p w14:paraId="78A0A05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-1.816E-05</w:t>
            </w:r>
          </w:p>
        </w:tc>
        <w:tc>
          <w:tcPr>
            <w:tcW w:w="1380" w:type="dxa"/>
            <w:tcBorders>
              <w:top w:val="nil"/>
              <w:left w:val="nil"/>
              <w:bottom w:val="single" w:sz="4" w:space="0" w:color="auto"/>
              <w:right w:val="nil"/>
            </w:tcBorders>
            <w:shd w:val="clear" w:color="auto" w:fill="auto"/>
            <w:noWrap/>
            <w:vAlign w:val="bottom"/>
            <w:hideMark/>
          </w:tcPr>
          <w:p w14:paraId="4533E40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5.501E-06</w:t>
            </w:r>
          </w:p>
        </w:tc>
        <w:tc>
          <w:tcPr>
            <w:tcW w:w="960" w:type="dxa"/>
            <w:tcBorders>
              <w:top w:val="nil"/>
              <w:left w:val="nil"/>
              <w:bottom w:val="single" w:sz="4" w:space="0" w:color="auto"/>
              <w:right w:val="nil"/>
            </w:tcBorders>
            <w:shd w:val="clear" w:color="auto" w:fill="auto"/>
            <w:noWrap/>
            <w:vAlign w:val="bottom"/>
            <w:hideMark/>
          </w:tcPr>
          <w:p w14:paraId="72C0AB59"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-3.302</w:t>
            </w:r>
          </w:p>
        </w:tc>
        <w:tc>
          <w:tcPr>
            <w:tcW w:w="960" w:type="dxa"/>
            <w:tcBorders>
              <w:top w:val="nil"/>
              <w:left w:val="nil"/>
              <w:bottom w:val="single" w:sz="4" w:space="0" w:color="auto"/>
              <w:right w:val="nil"/>
            </w:tcBorders>
            <w:shd w:val="clear" w:color="auto" w:fill="auto"/>
            <w:noWrap/>
            <w:vAlign w:val="bottom"/>
            <w:hideMark/>
          </w:tcPr>
          <w:p w14:paraId="647A735C"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0.002</w:t>
            </w:r>
          </w:p>
        </w:tc>
        <w:tc>
          <w:tcPr>
            <w:tcW w:w="960" w:type="dxa"/>
            <w:tcBorders>
              <w:top w:val="nil"/>
              <w:left w:val="nil"/>
              <w:bottom w:val="single" w:sz="4" w:space="0" w:color="auto"/>
              <w:right w:val="nil"/>
            </w:tcBorders>
            <w:shd w:val="clear" w:color="auto" w:fill="auto"/>
            <w:noWrap/>
            <w:vAlign w:val="bottom"/>
            <w:hideMark/>
          </w:tcPr>
          <w:p w14:paraId="48A87E57"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bl>
    <w:p w14:paraId="6E52C2AE" w14:textId="77777777" w:rsidR="0003468F" w:rsidRPr="00364CE1" w:rsidRDefault="0003468F" w:rsidP="00364CE1"/>
    <w:p w14:paraId="0EFBFC54" w14:textId="62A6C3C8" w:rsidR="00352473" w:rsidRDefault="009F731B" w:rsidP="00352473">
      <w:pPr>
        <w:pStyle w:val="Heading2"/>
      </w:pPr>
      <w:r>
        <w:rPr>
          <w:noProof/>
        </w:rPr>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1905" cy="5257143"/>
                    </a:xfrm>
                    <a:prstGeom prst="rect">
                      <a:avLst/>
                    </a:prstGeom>
                  </pic:spPr>
                </pic:pic>
              </a:graphicData>
            </a:graphic>
          </wp:inline>
        </w:drawing>
      </w:r>
    </w:p>
    <w:p w14:paraId="55F6036B" w14:textId="5255E0E6" w:rsidR="003E2169" w:rsidRDefault="00352473" w:rsidP="00352473">
      <w:pPr>
        <w:pStyle w:val="Caption"/>
        <w:rPr>
          <w:noProof/>
        </w:rPr>
      </w:pPr>
      <w:bookmarkStart w:id="55" w:name="_Ref10714863"/>
      <w:r>
        <w:t xml:space="preserve">Figure </w:t>
      </w:r>
      <w:fldSimple w:instr=" SEQ Figure \* ARABIC ">
        <w:r w:rsidR="00486F77">
          <w:rPr>
            <w:noProof/>
          </w:rPr>
          <w:t>18</w:t>
        </w:r>
      </w:fldSimple>
      <w:bookmarkEnd w:id="55"/>
      <w:r>
        <w:t xml:space="preserve"> - Distribution of catch per month for adult Delta Smelt (SKT survey, 2002-2018), Chinook Salmon smolts (</w:t>
      </w:r>
      <w:proofErr w:type="spellStart"/>
      <w:r>
        <w:t>chipps</w:t>
      </w:r>
      <w:proofErr w:type="spellEnd"/>
      <w:r>
        <w:t xml:space="preserve"> island survey, 2002-2018)</w:t>
      </w:r>
      <w:r>
        <w:rPr>
          <w:noProof/>
        </w:rPr>
        <w:t xml:space="preserve"> and macroinvertebrates at Decker Island (FRP data, 2017-2018)</w:t>
      </w:r>
    </w:p>
    <w:p w14:paraId="4024A3E1" w14:textId="77777777" w:rsidR="00754E6E" w:rsidRDefault="00754E6E" w:rsidP="00754E6E">
      <w:pPr>
        <w:keepNext/>
      </w:pPr>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5247619"/>
                    </a:xfrm>
                    <a:prstGeom prst="rect">
                      <a:avLst/>
                    </a:prstGeom>
                  </pic:spPr>
                </pic:pic>
              </a:graphicData>
            </a:graphic>
          </wp:inline>
        </w:drawing>
      </w:r>
    </w:p>
    <w:p w14:paraId="3B223317" w14:textId="0EC6F483" w:rsidR="00754E6E" w:rsidRPr="00754E6E" w:rsidRDefault="00754E6E" w:rsidP="00754E6E">
      <w:pPr>
        <w:pStyle w:val="Caption"/>
      </w:pPr>
      <w:bookmarkStart w:id="56" w:name="_Ref9317230"/>
      <w:bookmarkStart w:id="57" w:name="_Ref10457992"/>
      <w:r>
        <w:t xml:space="preserve">Figure </w:t>
      </w:r>
      <w:fldSimple w:instr=" SEQ Figure \* ARABIC ">
        <w:r w:rsidR="00486F77">
          <w:rPr>
            <w:noProof/>
          </w:rPr>
          <w:t>19</w:t>
        </w:r>
      </w:fldSimple>
      <w:bookmarkEnd w:id="56"/>
      <w:r>
        <w:t xml:space="preserve"> - Macroinvertebrate catch versus Sacramento River flow (CFS) for samples collected at Decker Island in spring of 2017 and 2018.</w:t>
      </w:r>
      <w:bookmarkEnd w:id="57"/>
    </w:p>
    <w:p w14:paraId="4AACEC3A" w14:textId="77777777" w:rsidR="00E62242" w:rsidRDefault="00E62242" w:rsidP="00E62242">
      <w:pPr>
        <w:pStyle w:val="Heading2"/>
      </w:pPr>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09720A64" w:rsidR="00E62242" w:rsidRDefault="00E62242" w:rsidP="00E62242">
      <w:pPr>
        <w:pStyle w:val="Caption"/>
      </w:pPr>
      <w:r>
        <w:t xml:space="preserve">Figure </w:t>
      </w:r>
      <w:fldSimple w:instr=" SEQ Figure \* ARABIC ">
        <w:r w:rsidR="00486F77">
          <w:rPr>
            <w:noProof/>
          </w:rPr>
          <w:t>20</w:t>
        </w:r>
      </w:fldSimple>
      <w:r>
        <w:t xml:space="preserve"> - Mean log-transformed CPUE of mysid and sweep net samples in the fall versus spring of 2018.</w:t>
      </w:r>
      <w:r w:rsidR="005F58B9" w:rsidRPr="005F58B9">
        <w:t xml:space="preserve"> </w:t>
      </w:r>
      <w:r w:rsidR="005F58B9">
        <w:t>+/- 1 SEM.</w:t>
      </w:r>
    </w:p>
    <w:p w14:paraId="416BDF33" w14:textId="28154BF1" w:rsidR="00E62242" w:rsidRDefault="00E62242" w:rsidP="00E62242">
      <w:pPr>
        <w:pStyle w:val="Caption"/>
        <w:keepNext/>
      </w:pPr>
      <w:bookmarkStart w:id="58" w:name="_Ref10786422"/>
      <w:r>
        <w:t xml:space="preserve">Table </w:t>
      </w:r>
      <w:fldSimple w:instr=" SEQ Table \* ARABIC ">
        <w:r w:rsidR="00F57AC8">
          <w:rPr>
            <w:noProof/>
          </w:rPr>
          <w:t>12</w:t>
        </w:r>
      </w:fldSimple>
      <w:bookmarkEnd w:id="58"/>
      <w:r>
        <w:t xml:space="preserve"> - GLMM of log-transformed CPUE of invertebrates collected during the spring sampling period versus the fall sampling period. </w:t>
      </w:r>
    </w:p>
    <w:tbl>
      <w:tblPr>
        <w:tblW w:w="11180" w:type="dxa"/>
        <w:tblCellMar>
          <w:left w:w="0" w:type="dxa"/>
          <w:right w:w="0" w:type="dxa"/>
        </w:tblCellMar>
        <w:tblLook w:val="0600" w:firstRow="0" w:lastRow="0" w:firstColumn="0" w:lastColumn="0" w:noHBand="1" w:noVBand="1"/>
      </w:tblPr>
      <w:tblGrid>
        <w:gridCol w:w="2980"/>
        <w:gridCol w:w="1760"/>
        <w:gridCol w:w="2040"/>
        <w:gridCol w:w="1320"/>
        <w:gridCol w:w="2040"/>
        <w:gridCol w:w="1040"/>
      </w:tblGrid>
      <w:tr w:rsidR="00E62242" w:rsidRPr="00E62242" w14:paraId="5AD4D570" w14:textId="77777777" w:rsidTr="00326FB7">
        <w:trPr>
          <w:trHeight w:val="690"/>
        </w:trPr>
        <w:tc>
          <w:tcPr>
            <w:tcW w:w="298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338C4106" w14:textId="77777777" w:rsidR="00E62242" w:rsidRPr="00E62242" w:rsidRDefault="00E62242" w:rsidP="00E62242"/>
        </w:tc>
        <w:tc>
          <w:tcPr>
            <w:tcW w:w="176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A75185" w14:textId="77777777" w:rsidR="00E62242" w:rsidRPr="00E62242" w:rsidRDefault="00E62242" w:rsidP="00E62242">
            <w:r w:rsidRPr="00E62242">
              <w:t>Estimate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BEF1E56" w14:textId="77777777" w:rsidR="00E62242" w:rsidRPr="00E62242" w:rsidRDefault="00E62242" w:rsidP="00E62242">
            <w:r w:rsidRPr="00E62242">
              <w:t>Std. Error</w:t>
            </w:r>
          </w:p>
        </w:tc>
        <w:tc>
          <w:tcPr>
            <w:tcW w:w="132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F6BC896" w14:textId="77777777" w:rsidR="00E62242" w:rsidRPr="00E62242" w:rsidRDefault="00E62242" w:rsidP="00E62242">
            <w:r w:rsidRPr="00E62242">
              <w:t>t value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4FADD9D" w14:textId="77777777" w:rsidR="00E62242" w:rsidRPr="00E62242" w:rsidRDefault="00E62242" w:rsidP="00E62242">
            <w:proofErr w:type="spellStart"/>
            <w:r w:rsidRPr="00E62242">
              <w:t>Pr</w:t>
            </w:r>
            <w:proofErr w:type="spellEnd"/>
            <w:r w:rsidRPr="00E62242">
              <w:t>(&gt;|t|)</w:t>
            </w:r>
          </w:p>
        </w:tc>
        <w:tc>
          <w:tcPr>
            <w:tcW w:w="1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7148F94" w14:textId="77777777" w:rsidR="00E62242" w:rsidRPr="00E62242" w:rsidRDefault="00E62242" w:rsidP="00E62242"/>
        </w:tc>
      </w:tr>
      <w:tr w:rsidR="00E62242" w:rsidRPr="00E62242" w14:paraId="2725F127" w14:textId="77777777" w:rsidTr="00326FB7">
        <w:trPr>
          <w:trHeight w:val="451"/>
        </w:trPr>
        <w:tc>
          <w:tcPr>
            <w:tcW w:w="298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0D1E21" w14:textId="77777777" w:rsidR="00E62242" w:rsidRPr="00E62242" w:rsidRDefault="00E62242" w:rsidP="00E62242">
            <w:r w:rsidRPr="00E62242">
              <w:t xml:space="preserve">(Intercept – mysid, </w:t>
            </w:r>
            <w:proofErr w:type="spellStart"/>
            <w:r w:rsidRPr="00E62242">
              <w:t>ryer</w:t>
            </w:r>
            <w:proofErr w:type="spellEnd"/>
            <w:r w:rsidRPr="00E62242">
              <w:t>, spring)</w:t>
            </w:r>
          </w:p>
        </w:tc>
        <w:tc>
          <w:tcPr>
            <w:tcW w:w="176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C4995CE" w14:textId="77777777" w:rsidR="00E62242" w:rsidRPr="00E62242" w:rsidRDefault="00E62242" w:rsidP="00E62242">
            <w:r w:rsidRPr="00E62242">
              <w:t>1.563</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E04D40E" w14:textId="77777777" w:rsidR="00E62242" w:rsidRPr="00E62242" w:rsidRDefault="00E62242" w:rsidP="00E62242">
            <w:r w:rsidRPr="00E62242">
              <w:t>0.528</w:t>
            </w:r>
          </w:p>
        </w:tc>
        <w:tc>
          <w:tcPr>
            <w:tcW w:w="132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A47FD38" w14:textId="77777777" w:rsidR="00E62242" w:rsidRPr="00E62242" w:rsidRDefault="00E62242" w:rsidP="00E62242">
            <w:r w:rsidRPr="00E62242">
              <w:t>2.959</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CA28FB" w14:textId="77777777" w:rsidR="00E62242" w:rsidRPr="00E62242" w:rsidRDefault="00E62242" w:rsidP="00E62242">
            <w:r w:rsidRPr="00E62242">
              <w:t>0.004</w:t>
            </w:r>
          </w:p>
        </w:tc>
        <w:tc>
          <w:tcPr>
            <w:tcW w:w="1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49304A4" w14:textId="77777777" w:rsidR="00E62242" w:rsidRPr="00E62242" w:rsidRDefault="00E62242" w:rsidP="00E62242">
            <w:r w:rsidRPr="00E62242">
              <w:t>**</w:t>
            </w:r>
          </w:p>
        </w:tc>
      </w:tr>
      <w:tr w:rsidR="00E62242" w:rsidRPr="00E62242" w14:paraId="32986168"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5A13C62" w14:textId="77777777" w:rsidR="00E62242" w:rsidRPr="00E62242" w:rsidRDefault="00E62242" w:rsidP="00E62242">
            <w:r w:rsidRPr="00E62242">
              <w:t>Site: Browns</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59665ED" w14:textId="77777777" w:rsidR="00E62242" w:rsidRPr="00E62242" w:rsidRDefault="00E62242" w:rsidP="00E62242">
            <w:r w:rsidRPr="00E62242">
              <w:t>-0.999</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D10559" w14:textId="77777777" w:rsidR="00E62242" w:rsidRPr="00E62242" w:rsidRDefault="00E62242" w:rsidP="00E62242">
            <w:r w:rsidRPr="00E62242">
              <w:t>0.589</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C6EF6A" w14:textId="77777777" w:rsidR="00E62242" w:rsidRPr="00E62242" w:rsidRDefault="00E62242" w:rsidP="00E62242">
            <w:r w:rsidRPr="00E62242">
              <w:t>-1.698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DB854F" w14:textId="77777777" w:rsidR="00E62242" w:rsidRPr="00E62242" w:rsidRDefault="00E62242" w:rsidP="00E62242">
            <w:r w:rsidRPr="00E62242">
              <w:t>0.093</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95EC56" w14:textId="77777777" w:rsidR="00E62242" w:rsidRPr="00E62242" w:rsidRDefault="00E62242" w:rsidP="00E62242">
            <w:r w:rsidRPr="00E62242">
              <w:t>.</w:t>
            </w:r>
          </w:p>
        </w:tc>
      </w:tr>
      <w:tr w:rsidR="00E62242" w:rsidRPr="00E62242" w14:paraId="4DF62381"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DD952C" w14:textId="77777777" w:rsidR="00E62242" w:rsidRPr="00E62242" w:rsidRDefault="00E62242" w:rsidP="00E62242">
            <w:r w:rsidRPr="00E62242">
              <w:t>Site: Winter</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1B069EA" w14:textId="77777777" w:rsidR="00E62242" w:rsidRPr="00E62242" w:rsidRDefault="00E62242" w:rsidP="00E62242">
            <w:r w:rsidRPr="00E62242">
              <w:t>-1.157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7DC00F0" w14:textId="77777777" w:rsidR="00E62242" w:rsidRPr="00E62242" w:rsidRDefault="00E62242" w:rsidP="00E62242">
            <w:r w:rsidRPr="00E62242">
              <w:t>0.674</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E1CC33D" w14:textId="77777777" w:rsidR="00E62242" w:rsidRPr="00E62242" w:rsidRDefault="00E62242" w:rsidP="00E62242">
            <w:r w:rsidRPr="00E62242">
              <w:t>-1.718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07AE302" w14:textId="77777777" w:rsidR="00E62242" w:rsidRPr="00E62242" w:rsidRDefault="00E62242" w:rsidP="00E62242">
            <w:r w:rsidRPr="00E62242">
              <w:t>0.090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63BA7D" w14:textId="77777777" w:rsidR="00E62242" w:rsidRPr="00E62242" w:rsidRDefault="00E62242" w:rsidP="00E62242">
            <w:r w:rsidRPr="00E62242">
              <w:t>.</w:t>
            </w:r>
          </w:p>
        </w:tc>
      </w:tr>
      <w:tr w:rsidR="00E62242" w:rsidRPr="00E62242" w14:paraId="72CF36DE"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6BCDA63" w14:textId="77777777" w:rsidR="00E62242" w:rsidRPr="00E62242" w:rsidRDefault="00E62242" w:rsidP="00E62242">
            <w:r w:rsidRPr="00E62242">
              <w:t>Site: Prospect</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12EF97" w14:textId="77777777" w:rsidR="00E62242" w:rsidRPr="00E62242" w:rsidRDefault="00E62242" w:rsidP="00E62242">
            <w:r w:rsidRPr="00E62242">
              <w:t>1.748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F7E55C9" w14:textId="77777777" w:rsidR="00E62242" w:rsidRPr="00E62242" w:rsidRDefault="00E62242" w:rsidP="00E62242">
            <w:r w:rsidRPr="00E62242">
              <w:t>0.630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CADE95F" w14:textId="77777777" w:rsidR="00E62242" w:rsidRPr="00E62242" w:rsidRDefault="00E62242" w:rsidP="00E62242">
            <w:r w:rsidRPr="00E62242">
              <w:t>2.775</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6DEA3D4" w14:textId="77777777" w:rsidR="00E62242" w:rsidRPr="00E62242" w:rsidRDefault="00E62242" w:rsidP="00E62242">
            <w:r w:rsidRPr="00E62242">
              <w:t>0.007</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63FA5FA" w14:textId="77777777" w:rsidR="00E62242" w:rsidRPr="00E62242" w:rsidRDefault="00E62242" w:rsidP="00E62242">
            <w:r w:rsidRPr="00E62242">
              <w:t>**</w:t>
            </w:r>
          </w:p>
        </w:tc>
      </w:tr>
      <w:tr w:rsidR="00E62242" w:rsidRPr="00E62242" w14:paraId="77AEF827" w14:textId="77777777" w:rsidTr="00326FB7">
        <w:trPr>
          <w:trHeight w:val="744"/>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278D4B1" w14:textId="77777777" w:rsidR="00E62242" w:rsidRPr="00E62242" w:rsidRDefault="00E62242" w:rsidP="00E62242">
            <w:r w:rsidRPr="00E62242">
              <w:t>Gear: sweep</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0844F76" w14:textId="77777777" w:rsidR="00E62242" w:rsidRPr="00E62242" w:rsidRDefault="00E62242" w:rsidP="00E62242">
            <w:r w:rsidRPr="00E62242">
              <w:t>4.250</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E92E72" w14:textId="77777777" w:rsidR="00E62242" w:rsidRPr="00E62242" w:rsidRDefault="00E62242" w:rsidP="00E62242">
            <w:r w:rsidRPr="00E62242">
              <w:t>0.470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2A79751" w14:textId="77777777" w:rsidR="00E62242" w:rsidRPr="00E62242" w:rsidRDefault="00E62242" w:rsidP="00E62242">
            <w:r w:rsidRPr="00E62242">
              <w:t>9.037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264D857" w14:textId="77777777" w:rsidR="00E62242" w:rsidRPr="00E62242" w:rsidRDefault="00E62242" w:rsidP="00E62242">
            <w:r w:rsidRPr="00E62242">
              <w:t>0.000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CC5A3E" w14:textId="77777777" w:rsidR="00E62242" w:rsidRPr="00E62242" w:rsidRDefault="00E62242" w:rsidP="00E62242">
            <w:r w:rsidRPr="00E62242">
              <w:t>***</w:t>
            </w:r>
          </w:p>
        </w:tc>
      </w:tr>
      <w:tr w:rsidR="00E62242" w:rsidRPr="00E62242" w14:paraId="37F81D14" w14:textId="77777777" w:rsidTr="00326FB7">
        <w:trPr>
          <w:trHeight w:val="451"/>
        </w:trPr>
        <w:tc>
          <w:tcPr>
            <w:tcW w:w="298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E72E522" w14:textId="77777777" w:rsidR="00E62242" w:rsidRPr="00E62242" w:rsidRDefault="00E62242" w:rsidP="00E62242">
            <w:r w:rsidRPr="00E62242">
              <w:lastRenderedPageBreak/>
              <w:t>Season: fall</w:t>
            </w:r>
          </w:p>
        </w:tc>
        <w:tc>
          <w:tcPr>
            <w:tcW w:w="176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8CD11A8" w14:textId="77777777" w:rsidR="00E62242" w:rsidRPr="00E62242" w:rsidRDefault="00E62242" w:rsidP="00E62242">
            <w:r w:rsidRPr="00E62242">
              <w:t>0.471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E2B3EBD" w14:textId="77777777" w:rsidR="00E62242" w:rsidRPr="00E62242" w:rsidRDefault="00E62242" w:rsidP="00E62242">
            <w:r w:rsidRPr="00E62242">
              <w:t>0.466</w:t>
            </w:r>
          </w:p>
        </w:tc>
        <w:tc>
          <w:tcPr>
            <w:tcW w:w="132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C1290EE" w14:textId="77777777" w:rsidR="00E62242" w:rsidRPr="00E62242" w:rsidRDefault="00E62242" w:rsidP="00E62242">
            <w:r w:rsidRPr="00E62242">
              <w:t>1.011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F4EE41B" w14:textId="77777777" w:rsidR="00E62242" w:rsidRPr="00E62242" w:rsidRDefault="00E62242" w:rsidP="00E62242">
            <w:r w:rsidRPr="00E62242">
              <w:t>0.315</w:t>
            </w:r>
          </w:p>
        </w:tc>
        <w:tc>
          <w:tcPr>
            <w:tcW w:w="1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4091E482" w14:textId="77777777" w:rsidR="00E62242" w:rsidRPr="00E62242" w:rsidRDefault="00E62242" w:rsidP="00E62242"/>
        </w:tc>
      </w:tr>
    </w:tbl>
    <w:p w14:paraId="71BFC92F" w14:textId="014E2C89" w:rsidR="00E62242" w:rsidRDefault="00E62242" w:rsidP="00E62242"/>
    <w:p w14:paraId="2F0F2351" w14:textId="72CA9FF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46"/>
                    <a:stretch>
                      <a:fillRect/>
                    </a:stretch>
                  </pic:blipFill>
                  <pic:spPr>
                    <a:xfrm>
                      <a:off x="0" y="0"/>
                      <a:ext cx="5943600" cy="3655695"/>
                    </a:xfrm>
                    <a:prstGeom prst="rect">
                      <a:avLst/>
                    </a:prstGeom>
                  </pic:spPr>
                </pic:pic>
              </a:graphicData>
            </a:graphic>
          </wp:inline>
        </w:drawing>
      </w:r>
    </w:p>
    <w:p w14:paraId="626774EC" w14:textId="7DB12DF3" w:rsidR="005F58B9" w:rsidRDefault="005F58B9" w:rsidP="005F58B9">
      <w:pPr>
        <w:pStyle w:val="Caption"/>
      </w:pPr>
      <w:bookmarkStart w:id="59" w:name="_Ref10787325"/>
      <w:bookmarkStart w:id="60" w:name="_Ref10787329"/>
      <w:r>
        <w:t xml:space="preserve">Figure </w:t>
      </w:r>
      <w:fldSimple w:instr=" SEQ Figure \* ARABIC ">
        <w:r w:rsidR="00486F77">
          <w:rPr>
            <w:noProof/>
          </w:rPr>
          <w:t>21</w:t>
        </w:r>
      </w:fldSimple>
      <w:bookmarkEnd w:id="60"/>
      <w:r>
        <w:t xml:space="preserve"> - relative percent composition of spring verses fall macroinvertebrates.</w:t>
      </w:r>
      <w:bookmarkEnd w:id="59"/>
    </w:p>
    <w:p w14:paraId="018832BA" w14:textId="7F68AEB4" w:rsidR="00DE22C7" w:rsidRDefault="00DE22C7" w:rsidP="00DE22C7">
      <w:pPr>
        <w:pStyle w:val="Caption"/>
        <w:keepNext/>
      </w:pPr>
      <w:bookmarkStart w:id="61" w:name="_Ref10787315"/>
      <w:r>
        <w:t xml:space="preserve">Table </w:t>
      </w:r>
      <w:fldSimple w:instr=" SEQ Table \* ARABIC ">
        <w:r w:rsidR="00F57AC8">
          <w:rPr>
            <w:noProof/>
          </w:rPr>
          <w:t>13</w:t>
        </w:r>
      </w:fldSimple>
      <w:bookmarkEnd w:id="61"/>
      <w:r>
        <w:t xml:space="preserve"> - </w:t>
      </w:r>
      <w:proofErr w:type="spellStart"/>
      <w:r>
        <w:t>PerMANOVA</w:t>
      </w:r>
      <w:proofErr w:type="spellEnd"/>
      <w:r>
        <w:t xml:space="preserve"> comparing site, </w:t>
      </w:r>
      <w:proofErr w:type="spellStart"/>
      <w:r>
        <w:t>geartype</w:t>
      </w:r>
      <w:proofErr w:type="spellEnd"/>
      <w:r>
        <w:t xml:space="preserve">, and season for macroinvertebrate </w:t>
      </w:r>
      <w:proofErr w:type="spellStart"/>
      <w:r>
        <w:t>samplig</w:t>
      </w:r>
      <w:proofErr w:type="spellEnd"/>
      <w:r>
        <w:t xml:space="preserve"> in 2018</w:t>
      </w:r>
    </w:p>
    <w:tbl>
      <w:tblPr>
        <w:tblW w:w="5000" w:type="pct"/>
        <w:tblCellMar>
          <w:left w:w="0" w:type="dxa"/>
          <w:right w:w="0" w:type="dxa"/>
        </w:tblCellMar>
        <w:tblLook w:val="0600" w:firstRow="0" w:lastRow="0" w:firstColumn="0" w:lastColumn="0" w:noHBand="1" w:noVBand="1"/>
      </w:tblPr>
      <w:tblGrid>
        <w:gridCol w:w="1493"/>
        <w:gridCol w:w="435"/>
        <w:gridCol w:w="1756"/>
        <w:gridCol w:w="1461"/>
        <w:gridCol w:w="1315"/>
        <w:gridCol w:w="1295"/>
        <w:gridCol w:w="969"/>
        <w:gridCol w:w="616"/>
      </w:tblGrid>
      <w:tr w:rsidR="00DE22C7" w:rsidRPr="00326FB7" w14:paraId="240F4C7A" w14:textId="77777777" w:rsidTr="00326FB7">
        <w:trPr>
          <w:trHeight w:val="20"/>
        </w:trPr>
        <w:tc>
          <w:tcPr>
            <w:tcW w:w="79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77777777" w:rsidR="005F58B9" w:rsidRPr="005F58B9" w:rsidRDefault="005F58B9" w:rsidP="005F58B9"/>
        </w:tc>
        <w:tc>
          <w:tcPr>
            <w:tcW w:w="23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77777777" w:rsidR="005F58B9" w:rsidRPr="00326FB7" w:rsidRDefault="005F58B9" w:rsidP="005F58B9">
            <w:proofErr w:type="spellStart"/>
            <w:r w:rsidRPr="00326FB7">
              <w:t>Df</w:t>
            </w:r>
            <w:proofErr w:type="spellEnd"/>
          </w:p>
        </w:tc>
        <w:tc>
          <w:tcPr>
            <w:tcW w:w="94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326FB7" w:rsidRDefault="005F58B9" w:rsidP="005F58B9">
            <w:proofErr w:type="spellStart"/>
            <w:r w:rsidRPr="00326FB7">
              <w:t>SumsOfSqs</w:t>
            </w:r>
            <w:proofErr w:type="spellEnd"/>
          </w:p>
        </w:tc>
        <w:tc>
          <w:tcPr>
            <w:tcW w:w="78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326FB7" w:rsidRDefault="005F58B9" w:rsidP="005F58B9">
            <w:proofErr w:type="spellStart"/>
            <w:r w:rsidRPr="00326FB7">
              <w:t>MeanSqs</w:t>
            </w:r>
            <w:proofErr w:type="spellEnd"/>
          </w:p>
        </w:tc>
        <w:tc>
          <w:tcPr>
            <w:tcW w:w="70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77777777" w:rsidR="005F58B9" w:rsidRPr="00326FB7" w:rsidRDefault="005F58B9" w:rsidP="005F58B9">
            <w:proofErr w:type="spellStart"/>
            <w:proofErr w:type="gramStart"/>
            <w:r w:rsidRPr="00326FB7">
              <w:t>F.Model</w:t>
            </w:r>
            <w:proofErr w:type="spellEnd"/>
            <w:proofErr w:type="gramEnd"/>
          </w:p>
        </w:tc>
        <w:tc>
          <w:tcPr>
            <w:tcW w:w="69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326FB7" w:rsidRDefault="005F58B9" w:rsidP="005F58B9">
            <w:r w:rsidRPr="00326FB7">
              <w:t>R2</w:t>
            </w:r>
          </w:p>
        </w:tc>
        <w:tc>
          <w:tcPr>
            <w:tcW w:w="5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77777777" w:rsidR="005F58B9" w:rsidRPr="00326FB7" w:rsidRDefault="005F58B9" w:rsidP="005F58B9">
            <w:proofErr w:type="spellStart"/>
            <w:r w:rsidRPr="00326FB7">
              <w:t>Pr</w:t>
            </w:r>
            <w:proofErr w:type="spellEnd"/>
            <w:r w:rsidRPr="00326FB7">
              <w:t>(&gt;F)</w:t>
            </w:r>
          </w:p>
        </w:tc>
        <w:tc>
          <w:tcPr>
            <w:tcW w:w="33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326FB7" w:rsidRDefault="005F58B9" w:rsidP="005F58B9"/>
        </w:tc>
      </w:tr>
      <w:tr w:rsidR="00DE22C7" w:rsidRPr="00326FB7" w14:paraId="4110D1A4" w14:textId="77777777" w:rsidTr="00326FB7">
        <w:trPr>
          <w:trHeight w:val="20"/>
        </w:trPr>
        <w:tc>
          <w:tcPr>
            <w:tcW w:w="79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326FB7" w:rsidRDefault="005F58B9" w:rsidP="005F58B9">
            <w:r w:rsidRPr="00326FB7">
              <w:t>Site</w:t>
            </w:r>
          </w:p>
        </w:tc>
        <w:tc>
          <w:tcPr>
            <w:tcW w:w="23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326FB7" w:rsidRDefault="005F58B9" w:rsidP="005F58B9">
            <w:r w:rsidRPr="00326FB7">
              <w:t>3</w:t>
            </w:r>
          </w:p>
        </w:tc>
        <w:tc>
          <w:tcPr>
            <w:tcW w:w="94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326FB7" w:rsidRDefault="005F58B9" w:rsidP="005F58B9">
            <w:r w:rsidRPr="00326FB7">
              <w:t>5.6911</w:t>
            </w:r>
          </w:p>
        </w:tc>
        <w:tc>
          <w:tcPr>
            <w:tcW w:w="78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326FB7" w:rsidRDefault="005F58B9" w:rsidP="005F58B9">
            <w:r w:rsidRPr="00326FB7">
              <w:t>1.897</w:t>
            </w:r>
          </w:p>
        </w:tc>
        <w:tc>
          <w:tcPr>
            <w:tcW w:w="70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326FB7" w:rsidRDefault="005F58B9" w:rsidP="005F58B9">
            <w:r w:rsidRPr="00326FB7">
              <w:t>11.1194</w:t>
            </w:r>
          </w:p>
        </w:tc>
        <w:tc>
          <w:tcPr>
            <w:tcW w:w="69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326FB7" w:rsidRDefault="005F58B9" w:rsidP="005F58B9">
            <w:r w:rsidRPr="00326FB7">
              <w:t>0.24275</w:t>
            </w:r>
          </w:p>
        </w:tc>
        <w:tc>
          <w:tcPr>
            <w:tcW w:w="5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326FB7" w:rsidRDefault="005F58B9" w:rsidP="005F58B9">
            <w:r w:rsidRPr="00326FB7">
              <w:t>0.001</w:t>
            </w:r>
          </w:p>
        </w:tc>
        <w:tc>
          <w:tcPr>
            <w:tcW w:w="33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326FB7" w:rsidRDefault="005F58B9" w:rsidP="005F58B9">
            <w:r w:rsidRPr="00326FB7">
              <w:t>***</w:t>
            </w:r>
          </w:p>
        </w:tc>
      </w:tr>
      <w:tr w:rsidR="00DE22C7" w:rsidRPr="00326FB7" w14:paraId="652D32A5"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326FB7" w:rsidRDefault="005F58B9" w:rsidP="005F58B9">
            <w:r w:rsidRPr="00326FB7">
              <w:t>Gear</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326FB7" w:rsidRDefault="005F58B9" w:rsidP="005F58B9">
            <w:r w:rsidRPr="00326FB7">
              <w:t>0.7332</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326FB7" w:rsidRDefault="005F58B9" w:rsidP="005F58B9">
            <w:r w:rsidRPr="00326FB7">
              <w:t>0.7332</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326FB7" w:rsidRDefault="005F58B9" w:rsidP="005F58B9">
            <w:r w:rsidRPr="00326FB7">
              <w:t>4.2978</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326FB7" w:rsidRDefault="005F58B9" w:rsidP="005F58B9">
            <w:r w:rsidRPr="00326FB7">
              <w:t>0.03128</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326FB7" w:rsidRDefault="005F58B9" w:rsidP="005F58B9">
            <w:r w:rsidRPr="00326FB7">
              <w:t>0.002</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326FB7" w:rsidRDefault="005F58B9" w:rsidP="005F58B9">
            <w:r w:rsidRPr="00326FB7">
              <w:t>**</w:t>
            </w:r>
          </w:p>
        </w:tc>
      </w:tr>
      <w:tr w:rsidR="00DE22C7" w:rsidRPr="00326FB7" w14:paraId="0A053429"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326FB7" w:rsidRDefault="005F58B9" w:rsidP="005F58B9">
            <w:r w:rsidRPr="00326FB7">
              <w:t>season</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326FB7" w:rsidRDefault="005F58B9" w:rsidP="005F58B9">
            <w:r w:rsidRPr="00326FB7">
              <w:t>3.2007</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326FB7" w:rsidRDefault="005F58B9" w:rsidP="005F58B9">
            <w:r w:rsidRPr="00326FB7">
              <w:t>3.2007</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326FB7" w:rsidRDefault="005F58B9" w:rsidP="005F58B9">
            <w:r w:rsidRPr="00326FB7">
              <w:t>18.7607</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326FB7" w:rsidRDefault="005F58B9" w:rsidP="005F58B9">
            <w:r w:rsidRPr="00326FB7">
              <w:t>0.13652</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326FB7" w:rsidRDefault="005F58B9" w:rsidP="005F58B9">
            <w:r w:rsidRPr="00326FB7">
              <w:t>0.001</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326FB7" w:rsidRDefault="005F58B9" w:rsidP="005F58B9">
            <w:r w:rsidRPr="00326FB7">
              <w:t>***</w:t>
            </w:r>
          </w:p>
        </w:tc>
      </w:tr>
      <w:tr w:rsidR="00DE22C7" w:rsidRPr="00326FB7" w14:paraId="1805B39E" w14:textId="77777777" w:rsidTr="00326FB7">
        <w:trPr>
          <w:trHeight w:val="20"/>
        </w:trPr>
        <w:tc>
          <w:tcPr>
            <w:tcW w:w="79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326FB7" w:rsidRDefault="005F58B9" w:rsidP="005F58B9">
            <w:r w:rsidRPr="00326FB7">
              <w:t>Residuals</w:t>
            </w:r>
          </w:p>
        </w:tc>
        <w:tc>
          <w:tcPr>
            <w:tcW w:w="23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326FB7" w:rsidRDefault="005F58B9" w:rsidP="005F58B9">
            <w:r w:rsidRPr="00326FB7">
              <w:t>81</w:t>
            </w:r>
          </w:p>
        </w:tc>
        <w:tc>
          <w:tcPr>
            <w:tcW w:w="94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326FB7" w:rsidRDefault="005F58B9" w:rsidP="005F58B9">
            <w:r w:rsidRPr="00326FB7">
              <w:t>13.8191</w:t>
            </w:r>
          </w:p>
        </w:tc>
        <w:tc>
          <w:tcPr>
            <w:tcW w:w="78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326FB7" w:rsidRDefault="005F58B9" w:rsidP="005F58B9">
            <w:r w:rsidRPr="00326FB7">
              <w:t>0.1706</w:t>
            </w:r>
          </w:p>
        </w:tc>
        <w:tc>
          <w:tcPr>
            <w:tcW w:w="704"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326FB7" w:rsidRDefault="005F58B9" w:rsidP="005F58B9"/>
        </w:tc>
        <w:tc>
          <w:tcPr>
            <w:tcW w:w="69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326FB7" w:rsidRDefault="005F58B9" w:rsidP="005F58B9">
            <w:r w:rsidRPr="00326FB7">
              <w:t>0.58945</w:t>
            </w:r>
          </w:p>
        </w:tc>
        <w:tc>
          <w:tcPr>
            <w:tcW w:w="5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326FB7" w:rsidRDefault="005F58B9" w:rsidP="005F58B9"/>
        </w:tc>
        <w:tc>
          <w:tcPr>
            <w:tcW w:w="33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326FB7" w:rsidRDefault="005F58B9" w:rsidP="005F58B9"/>
        </w:tc>
      </w:tr>
      <w:tr w:rsidR="00DE22C7" w:rsidRPr="005F58B9" w14:paraId="65EDCFAB" w14:textId="77777777" w:rsidTr="00326FB7">
        <w:trPr>
          <w:trHeight w:val="20"/>
        </w:trPr>
        <w:tc>
          <w:tcPr>
            <w:tcW w:w="79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326FB7" w:rsidRDefault="005F58B9" w:rsidP="005F58B9">
            <w:r w:rsidRPr="00326FB7">
              <w:t>Total</w:t>
            </w:r>
          </w:p>
        </w:tc>
        <w:tc>
          <w:tcPr>
            <w:tcW w:w="23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326FB7" w:rsidRDefault="005F58B9" w:rsidP="005F58B9">
            <w:r w:rsidRPr="00326FB7">
              <w:t>86</w:t>
            </w:r>
          </w:p>
        </w:tc>
        <w:tc>
          <w:tcPr>
            <w:tcW w:w="94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326FB7" w:rsidRDefault="005F58B9" w:rsidP="005F58B9">
            <w:r w:rsidRPr="00326FB7">
              <w:t>23.4442</w:t>
            </w:r>
          </w:p>
        </w:tc>
        <w:tc>
          <w:tcPr>
            <w:tcW w:w="78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326FB7" w:rsidRDefault="005F58B9" w:rsidP="005F58B9"/>
        </w:tc>
        <w:tc>
          <w:tcPr>
            <w:tcW w:w="704"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326FB7" w:rsidRDefault="005F58B9" w:rsidP="005F58B9"/>
        </w:tc>
        <w:tc>
          <w:tcPr>
            <w:tcW w:w="69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F58B9" w:rsidRDefault="005F58B9" w:rsidP="005F58B9">
            <w:r w:rsidRPr="00326FB7">
              <w:t>1</w:t>
            </w:r>
          </w:p>
        </w:tc>
        <w:tc>
          <w:tcPr>
            <w:tcW w:w="5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F58B9" w:rsidRDefault="005F58B9" w:rsidP="005F58B9"/>
        </w:tc>
        <w:tc>
          <w:tcPr>
            <w:tcW w:w="33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F58B9" w:rsidRDefault="005F58B9" w:rsidP="005F58B9"/>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47"/>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48"/>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11B5F1A9" w:rsidR="00C509FE" w:rsidRPr="00C509FE" w:rsidRDefault="00A93BE3" w:rsidP="00854EA1">
      <w:pPr>
        <w:pStyle w:val="Caption"/>
      </w:pPr>
      <w:bookmarkStart w:id="62" w:name="_Ref10787420"/>
      <w:r>
        <w:t xml:space="preserve">Figure </w:t>
      </w:r>
      <w:fldSimple w:instr=" SEQ Figure \* ARABIC ">
        <w:r w:rsidR="00486F77">
          <w:rPr>
            <w:noProof/>
          </w:rPr>
          <w:t>22</w:t>
        </w:r>
      </w:fldSimple>
      <w:bookmarkEnd w:id="62"/>
      <w:r>
        <w:t xml:space="preserve"> - NMDS plot of Bray-Curtis dissimilarity </w:t>
      </w:r>
      <w:r w:rsidR="00E2687D">
        <w:t>indices</w:t>
      </w:r>
      <w:r>
        <w:t xml:space="preserve"> of community composition of invertebrate data. </w:t>
      </w:r>
      <w:r w:rsidR="000527ED">
        <w:t xml:space="preserve">Stress = 0.182, two convergent solutions found after 50 tries. </w:t>
      </w:r>
      <w:r w:rsidR="00E2687D">
        <w:t xml:space="preserve">With </w:t>
      </w:r>
      <w:proofErr w:type="gramStart"/>
      <w:r w:rsidR="00E2687D">
        <w:t>A)</w:t>
      </w:r>
      <w:r>
        <w:t>Hulls</w:t>
      </w:r>
      <w:proofErr w:type="gramEnd"/>
      <w:r>
        <w:t xml:space="preserve">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r>
        <w:t>Discussion</w:t>
      </w:r>
      <w:bookmarkEnd w:id="44"/>
    </w:p>
    <w:p w14:paraId="204DAB8E" w14:textId="72103861" w:rsidR="00854EA1" w:rsidRDefault="00854EA1" w:rsidP="00854EA1">
      <w:pPr>
        <w:pStyle w:val="ListParagraph"/>
        <w:numPr>
          <w:ilvl w:val="0"/>
          <w:numId w:val="49"/>
        </w:numPr>
      </w:pPr>
      <w:r>
        <w:t>How do invertebrate and phytoplankton communities change from year to year?</w:t>
      </w:r>
    </w:p>
    <w:p w14:paraId="734FCA36" w14:textId="7D0FA041" w:rsidR="00854EA1" w:rsidRDefault="0003440B" w:rsidP="0003440B">
      <w:pPr>
        <w:ind w:left="360"/>
      </w:pPr>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0392C">
        <w:fldChar w:fldCharType="separate"/>
      </w:r>
      <w:r w:rsidR="006A0C1B">
        <w:rPr>
          <w:noProof/>
        </w:rPr>
        <w:t>(Kimmerer 2002; Kimmerer et al. 2018; Sommer et al. 2004)</w:t>
      </w:r>
      <w:r w:rsidR="0040392C">
        <w:fldChar w:fldCharType="end"/>
      </w:r>
      <w:r w:rsidR="003524DA">
        <w:t>.</w:t>
      </w:r>
      <w:r w:rsidR="0040392C">
        <w:t xml:space="preserve"> </w:t>
      </w:r>
    </w:p>
    <w:p w14:paraId="22C53B56" w14:textId="4D628E2E" w:rsidR="005D1C64" w:rsidRDefault="004B4160" w:rsidP="005D1C64">
      <w:pPr>
        <w:ind w:left="360"/>
      </w:pPr>
      <w:r>
        <w:t>Overall, a greater proportion of the catch was</w:t>
      </w:r>
      <w:r w:rsidR="005D1C64">
        <w:t xml:space="preserve"> larval fish and amphipods in 2017, whereas more cumaceans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77777777" w:rsidR="00854EA1" w:rsidRDefault="00854EA1" w:rsidP="00854EA1"/>
    <w:p w14:paraId="02A1C564" w14:textId="2E6E0C3E" w:rsidR="00854EA1" w:rsidRDefault="00854EA1" w:rsidP="00854EA1">
      <w:pPr>
        <w:pStyle w:val="ListParagraph"/>
        <w:numPr>
          <w:ilvl w:val="0"/>
          <w:numId w:val="49"/>
        </w:numPr>
      </w:pPr>
      <w:r w:rsidRPr="00A01AC6">
        <w:t>Are there significant differences between channel habitat, managed wetlands (pre-restoration), and tidal wetlands (</w:t>
      </w:r>
      <w:r>
        <w:t>remnant</w:t>
      </w:r>
      <w:r w:rsidRPr="00A01AC6">
        <w:t xml:space="preserve"> and/or post-restoration)? </w:t>
      </w:r>
    </w:p>
    <w:p w14:paraId="07B670C1" w14:textId="0DD3CFA4" w:rsidR="000942D3" w:rsidRDefault="004B4160" w:rsidP="000942D3">
      <w:r>
        <w:t xml:space="preserve">Total catch of </w:t>
      </w:r>
      <w:r w:rsidR="00A433A1">
        <w:t>macro</w:t>
      </w:r>
      <w:r>
        <w:t>invertebrates and phytoplankton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The observed difference in total catch of invertebrates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 xml:space="preserve">Despite the high concentrations of phytoplankton and zooplankton, production in diked wetlands may not benefit pelagic fish species </w:t>
      </w:r>
      <w:proofErr w:type="spellStart"/>
      <w:r w:rsidR="005E1E4E">
        <w:t>if</w:t>
      </w:r>
      <w:proofErr w:type="spellEnd"/>
      <w:r w:rsidR="005E1E4E">
        <w:t xml:space="preserve">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p>
    <w:p w14:paraId="40AB0248" w14:textId="250737EF" w:rsidR="000942D3" w:rsidRDefault="000942D3" w:rsidP="000942D3">
      <w:r>
        <w:lastRenderedPageBreak/>
        <w:t xml:space="preserve">Tidal and muted-tidal wetlands have also demonstrated greater concentrations of organic material and chlorophyll than open-water sites in other studies </w:t>
      </w:r>
      <w:r>
        <w:fldChar w:fldCharType="begin"/>
      </w:r>
      <w:r w:rsidR="006A0C1B">
        <w:instrText xml:space="preserve"> ADDIN EN.CITE &lt;EndNote&gt;&lt;Cite&gt;&lt;Author&gt;Lehman&lt;/Author&gt;&lt;Year&gt;2015&lt;/Year&gt;&lt;RecNum&gt;1953&lt;/RecNum&gt;&lt;DisplayText&gt;(Lehman et al. 2015; Strong 2015)&lt;/DisplayText&gt;&lt;record&gt;&lt;rec-number&gt;1953&lt;/rec-number&gt;&lt;foreign-keys&gt;&lt;key app="EN" db-id="std9wdt06dea0ber50cpepe0azprxd52vwpp" timestamp="1558711949"&gt;1953&lt;/key&gt;&lt;key app="ENWeb" db-id=""&gt;0&lt;/key&gt;&lt;/foreign-keys&gt;&lt;ref-type name="Journal Article"&gt;17&lt;/ref-type&gt;&lt;contributors&gt;&lt;authors&gt;&lt;author&gt;Lehman, P.W.&lt;/author&gt;&lt;author&gt;Mayr, S.&lt;/author&gt;&lt;author&gt;Liu, L.&lt;/author&gt;&lt;author&gt;Tang, A.&lt;/author&gt;&lt;/authors&gt;&lt;/contributors&gt;&lt;titles&gt;&lt;title&gt;Tidal day organic and inorganic material flux of ponds in the Liberty Island freshwater tidal wetland&lt;/title&gt;&lt;secondary-title&gt;Springer Plus&lt;/secondary-title&gt;&lt;/titles&gt;&lt;periodical&gt;&lt;full-title&gt;Springer Plus&lt;/full-title&gt;&lt;/periodical&gt;&lt;pages&gt;273&lt;/pages&gt;&lt;volume&gt;4&lt;/volume&gt;&lt;keywords&gt;&lt;keyword&gt;Freshwater tidal wetland&lt;/keyword&gt;&lt;keyword&gt;Wetland material flux&lt;/keyword&gt;&lt;keyword&gt;Vegetated ponds&lt;/keyword&gt;&lt;keyword&gt;Carbon flux&lt;/keyword&gt;&lt;/keywords&gt;&lt;dates&gt;&lt;year&gt;2015&lt;/year&gt;&lt;/dates&gt;&lt;urls&gt;&lt;/urls&gt;&lt;electronic-resource-num&gt;DOI 10.1186/s40064-015-1068-6&lt;/electronic-resource-num&gt;&lt;/record&gt;&lt;/Cite&gt;&lt;Cite&gt;&lt;Author&gt;Strong&lt;/Author&gt;&lt;Year&gt;2015&lt;/Year&gt;&lt;RecNum&gt;2358&lt;/RecNum&gt;&lt;record&gt;&lt;rec-number&gt;2358&lt;/rec-number&gt;&lt;foreign-keys&gt;&lt;key app="EN" db-id="std9wdt06dea0ber50cpepe0azprxd52vwpp" timestamp="1558712473"&gt;2358&lt;/key&gt;&lt;key app="ENWeb" db-id=""&gt;0&lt;/key&gt;&lt;/foreign-keys&gt;&lt;ref-type name="Thesis"&gt;32&lt;/ref-type&gt;&lt;contributors&gt;&lt;authors&gt;&lt;author&gt;Strong, Shannon Elizabeth&lt;/author&gt;&lt;/authors&gt;&lt;/contributors&gt;&lt;titles&gt;&lt;title&gt;Dissolved inorganic nitrogen and chlorophyll-a at a restored site in Suisun Marsh&lt;/title&gt;&lt;/titles&gt;&lt;dates&gt;&lt;year&gt;2015&lt;/year&gt;&lt;/dates&gt;&lt;publisher&gt;San Francisco State University&lt;/publisher&gt;&lt;urls&gt;&lt;/urls&gt;&lt;/record&gt;&lt;/Cite&gt;&lt;/EndNote&gt;</w:instrText>
      </w:r>
      <w:r>
        <w:fldChar w:fldCharType="separate"/>
      </w:r>
      <w:r w:rsidR="006A0C1B">
        <w:rPr>
          <w:noProof/>
        </w:rPr>
        <w:t>(Lehman et al. 2015;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concentrations of chlorophyll, but also the lowest abundance of invasive clams in benthic samples.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w:t>
      </w:r>
      <w:commentRangeStart w:id="63"/>
      <w:r w:rsidR="003706A9">
        <w:t xml:space="preserve">more variable </w:t>
      </w:r>
      <w:commentRangeEnd w:id="63"/>
      <w:r w:rsidR="003706A9">
        <w:rPr>
          <w:rStyle w:val="CommentReference"/>
        </w:rPr>
        <w:commentReference w:id="63"/>
      </w:r>
      <w:r w:rsidR="003706A9">
        <w:t xml:space="preserve">in 2018 than 2017, making it more difficult to see trends. </w:t>
      </w:r>
    </w:p>
    <w:p w14:paraId="70734836" w14:textId="5DE91067" w:rsidR="005E1E4E" w:rsidRDefault="00207BFB" w:rsidP="000942D3">
      <w:r>
        <w:t>Wetlands</w:t>
      </w:r>
      <w:r w:rsidR="00D94ED6">
        <w:t xml:space="preserve"> also had </w:t>
      </w:r>
      <w:r w:rsidR="005E1E4E">
        <w:t>significantly</w:t>
      </w:r>
      <w:r w:rsidR="00D94ED6">
        <w:t xml:space="preserve"> different community composition from the channel habitat. Diked wetlands</w:t>
      </w:r>
      <w:proofErr w:type="gramStart"/>
      <w:r w:rsidR="00D94ED6">
        <w:t>, in particular, had</w:t>
      </w:r>
      <w:proofErr w:type="gramEnd"/>
      <w:r w:rsidR="00D94ED6">
        <w:t xml:space="preserve"> a greater relative </w:t>
      </w:r>
      <w:r w:rsidR="005E1E4E">
        <w:t>abundance</w:t>
      </w:r>
      <w:r w:rsidR="00D94ED6">
        <w:t xml:space="preserve"> of amphipods than other sites, while tidal wetlands had a greater relative abundance of collembola and isopods. The large number of indicator species identified for diked wetlands most likely resulted from the lack of connection to the surrounding area and difference in water quality components. Diked wetlands may experience low dissolved oxygen conditions, larger swings in </w:t>
      </w:r>
      <w:r w:rsidR="005E1E4E">
        <w:t>temperatures</w:t>
      </w:r>
      <w:r w:rsidR="00D94ED6">
        <w:t>, and lower pH than surrounding tidal waters (CITATION)</w:t>
      </w:r>
      <w:r w:rsidR="00CE266D">
        <w:fldChar w:fldCharType="begin"/>
      </w:r>
      <w:r w:rsidR="006A0C1B">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CE266D">
        <w:fldChar w:fldCharType="separate"/>
      </w:r>
      <w:r w:rsidR="006A0C1B">
        <w:rPr>
          <w:noProof/>
        </w:rPr>
        <w:t>(Brown et al. 2016)</w:t>
      </w:r>
      <w:r w:rsidR="00CE266D">
        <w:fldChar w:fldCharType="end"/>
      </w:r>
      <w:r w:rsidR="00D94ED6">
        <w:t xml:space="preserve">. Therefore, taxa that thrive in </w:t>
      </w:r>
      <w:r w:rsidR="005E1E4E">
        <w:t>tidal</w:t>
      </w:r>
      <w:r w:rsidR="00D94ED6">
        <w:t xml:space="preserve"> may not </w:t>
      </w:r>
      <w:r w:rsidR="005E1E4E">
        <w:t xml:space="preserve">be able to thrive in impounded water and </w:t>
      </w:r>
      <w:proofErr w:type="spellStart"/>
      <w:r w:rsidR="005E1E4E">
        <w:t>vise</w:t>
      </w:r>
      <w:proofErr w:type="spellEnd"/>
      <w:r w:rsidR="005E1E4E">
        <w:t xml:space="preserve"> versa. </w:t>
      </w:r>
      <w:r w:rsidR="00D94ED6">
        <w:t xml:space="preserve"> </w:t>
      </w:r>
    </w:p>
    <w:p w14:paraId="12F7B6FA" w14:textId="3132444F" w:rsidR="000942D3" w:rsidRDefault="00D94ED6" w:rsidP="000942D3">
      <w:r>
        <w:t xml:space="preserve">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77777777" w:rsidR="00854EA1" w:rsidRDefault="00854EA1" w:rsidP="00854EA1">
      <w:pPr>
        <w:pStyle w:val="ListParagraph"/>
        <w:numPr>
          <w:ilvl w:val="0"/>
          <w:numId w:val="49"/>
        </w:numPr>
      </w:pPr>
      <w:r>
        <w:t>What food is available for listed fish species throughout the year?</w:t>
      </w:r>
    </w:p>
    <w:p w14:paraId="0B35CA2D" w14:textId="1F73E9F5" w:rsidR="00854EA1" w:rsidRDefault="00854EA1" w:rsidP="00854EA1">
      <w:pPr>
        <w:pStyle w:val="ListParagraph"/>
        <w:numPr>
          <w:ilvl w:val="1"/>
          <w:numId w:val="49"/>
        </w:numPr>
      </w:pPr>
      <w:r>
        <w:t>When during the spring is most important to sample?</w:t>
      </w:r>
    </w:p>
    <w:p w14:paraId="672CA7A1" w14:textId="19A93EFB" w:rsidR="004149C7" w:rsidRDefault="00854EA1" w:rsidP="00854EA1">
      <w:pPr>
        <w:pStyle w:val="ListParagraph"/>
      </w:pPr>
      <w:r>
        <w:t>During 2017, total macroinvertebrate biomass increased monotonically over the course of the spring. This trend led us to select April as the month with the greatest overlap between adult Delta Smelt, 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xml:space="preserve">. </w:t>
      </w:r>
      <w:proofErr w:type="spellStart"/>
      <w:r>
        <w:t>AICc</w:t>
      </w:r>
      <w:proofErr w:type="spellEnd"/>
      <w:r>
        <w:t xml:space="preserve">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149C7">
        <w:fldChar w:fldCharType="separate"/>
      </w:r>
      <w:r w:rsidR="006A0C1B">
        <w:rPr>
          <w:noProof/>
        </w:rPr>
        <w:t>(Kimmerer 2002; Kimmerer et al. 2018; Sommer et al. 2004)</w:t>
      </w:r>
      <w:r w:rsidR="004149C7">
        <w:fldChar w:fldCharType="end"/>
      </w:r>
      <w:r w:rsidR="004149C7">
        <w:t>. While flow did decrease over the course of the spring in 2018, the maximum flows were never as high as in 2017 (CITATION),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736F5C8D" w:rsidR="00854EA1" w:rsidRDefault="00D43B05" w:rsidP="00854EA1">
      <w:pPr>
        <w:pStyle w:val="ListParagraph"/>
      </w:pPr>
      <w:r>
        <w:t xml:space="preserve">Besides the differences in flow, some of the difference in invertebrate catch may have been due to the presence or absence of aquatic vegetation in the samples. We specifically excluded SAV sweep nets from the analysis because they were not collected in all months, and </w:t>
      </w:r>
      <w:r w:rsidR="004149C7">
        <w:t xml:space="preserve">SAV sweep nets tended to have an order of magnitude higher catch than some of the other gear types (REFERENCE). However, the mysid net and neuston net would also </w:t>
      </w:r>
      <w:proofErr w:type="spellStart"/>
      <w:r w:rsidR="004149C7">
        <w:t>occationally</w:t>
      </w:r>
      <w:proofErr w:type="spellEnd"/>
      <w:r w:rsidR="004149C7">
        <w:t xml:space="preserve"> hit patches of aquatic vegetation, resulting in much higher total invertebrate CPUE. We did not collect </w:t>
      </w:r>
      <w:r w:rsidR="004149C7">
        <w:lastRenderedPageBreak/>
        <w:t xml:space="preserve">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76C02FDA" w:rsidR="004149C7" w:rsidRDefault="00BD0C21" w:rsidP="00854EA1">
      <w:pPr>
        <w:pStyle w:val="ListParagraph"/>
      </w:pPr>
      <w:r>
        <w:t>O</w:t>
      </w:r>
      <w:r w:rsidR="004149C7">
        <w:t xml:space="preserve">ther researchers with larger data sets support an increase in overall abundance over the course of the spring, </w:t>
      </w:r>
      <w:proofErr w:type="gramStart"/>
      <w:r w:rsidR="004149C7">
        <w:t>similar to</w:t>
      </w:r>
      <w:proofErr w:type="gramEnd"/>
      <w:r w:rsidR="004149C7">
        <w:t xml:space="preserve">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Therefore, negative trend in 2018 is most likely anomalous. </w:t>
      </w:r>
    </w:p>
    <w:p w14:paraId="05FAD262" w14:textId="02659C86" w:rsidR="004149C7" w:rsidRDefault="00854EA1" w:rsidP="00854EA1">
      <w:pPr>
        <w:pStyle w:val="ListParagraph"/>
      </w:pPr>
      <w:r>
        <w:t xml:space="preserve"> </w:t>
      </w:r>
    </w:p>
    <w:p w14:paraId="6EE6C711" w14:textId="142A5CE6" w:rsidR="00854EA1" w:rsidRDefault="00854EA1" w:rsidP="00854EA1">
      <w:pPr>
        <w:pStyle w:val="ListParagraph"/>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xml:space="preserve">. Juvenile survival is also higher in wet years versus dry years, especially along the Sacramento River, though this may be because smolts moving quickly down the channelized river are less exposed to predation </w:t>
      </w:r>
      <w:r>
        <w:fldChar w:fldCharType="begin"/>
      </w:r>
      <w:r w:rsidR="006A0C1B">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fldChar w:fldCharType="separate"/>
      </w:r>
      <w:r w:rsidR="006A0C1B">
        <w:rPr>
          <w:noProof/>
        </w:rPr>
        <w:t>(Michel et al. 2015)</w:t>
      </w:r>
      <w:r>
        <w:fldChar w:fldCharType="end"/>
      </w:r>
      <w:r>
        <w:t>. Invertebrate production in 2017 was low during the high flows in January and February, but by the time salmon outmigration peaked in May</w:t>
      </w:r>
      <w:r w:rsidR="00404C29">
        <w:t xml:space="preserve">, invertebrate production </w:t>
      </w:r>
      <w:r w:rsidR="00A46213">
        <w:t xml:space="preserve">had increased and was </w:t>
      </w:r>
      <w:proofErr w:type="gramStart"/>
      <w:r w:rsidR="00A46213">
        <w:t>similar to</w:t>
      </w:r>
      <w:proofErr w:type="gramEnd"/>
      <w:r w:rsidR="00A46213">
        <w:t xml:space="preserve"> 2018. </w:t>
      </w:r>
    </w:p>
    <w:p w14:paraId="7FDA07D7" w14:textId="6A6BB299" w:rsidR="00EE34B1" w:rsidRDefault="00EE34B1" w:rsidP="00854EA1">
      <w:pPr>
        <w:pStyle w:val="ListParagraph"/>
      </w:pPr>
    </w:p>
    <w:p w14:paraId="40AF7C36" w14:textId="0BFF2D63" w:rsidR="00EE34B1" w:rsidRPr="00383111" w:rsidRDefault="00EE34B1" w:rsidP="00854EA1">
      <w:pPr>
        <w:pStyle w:val="ListParagraph"/>
      </w:pPr>
      <w:r>
        <w:t>The com</w:t>
      </w:r>
      <w:r w:rsidR="005E7D1D">
        <w:t xml:space="preserve">plicated relationship between invertebrate biomass, time of year, and flow, </w:t>
      </w:r>
      <w:r w:rsidR="00BD0C21">
        <w:t>warrants</w:t>
      </w:r>
      <w:r w:rsidR="005E7D1D">
        <w:t xml:space="preserve"> more investigation. There was only a single spring sampling event in 2019 because we had not analyzed the 2018 data and expected it to be </w:t>
      </w:r>
      <w:proofErr w:type="gramStart"/>
      <w:r w:rsidR="005E7D1D">
        <w:t>similar to</w:t>
      </w:r>
      <w:proofErr w:type="gramEnd"/>
      <w:r w:rsidR="005E7D1D">
        <w:t xml:space="preserve"> 2017. Given the difference in temporal trends between 2017 and 2018, we are planning to repeat the series of four sampling events in 2020.</w:t>
      </w:r>
    </w:p>
    <w:p w14:paraId="3CE31699" w14:textId="77777777" w:rsidR="00854EA1" w:rsidRDefault="00854EA1" w:rsidP="00854EA1">
      <w:pPr>
        <w:pStyle w:val="ListParagraph"/>
        <w:ind w:left="1440"/>
      </w:pPr>
    </w:p>
    <w:p w14:paraId="2999E043" w14:textId="7DA3A0C7" w:rsidR="00854EA1" w:rsidRDefault="00854EA1" w:rsidP="00854EA1">
      <w:pPr>
        <w:pStyle w:val="ListParagraph"/>
        <w:numPr>
          <w:ilvl w:val="1"/>
          <w:numId w:val="49"/>
        </w:numPr>
      </w:pPr>
      <w:r>
        <w:t>How do fall food resources compare to spring food resources?</w:t>
      </w:r>
    </w:p>
    <w:p w14:paraId="095BDB7F" w14:textId="44A27A9B" w:rsidR="00834E6A" w:rsidRDefault="00834E6A" w:rsidP="00834E6A">
      <w:pPr>
        <w:ind w:left="720"/>
      </w:pPr>
      <w:r>
        <w:t xml:space="preserve">Overall invertebrate abundance was similar in spring and fall, but the species composition was significantly different. High abundances of </w:t>
      </w:r>
      <w:r w:rsidR="00565FC5">
        <w:t>Collembola</w:t>
      </w:r>
      <w:r>
        <w:t xml:space="preserve"> and Cumaceans in spring were replaced by isopods in the fall, though insects and </w:t>
      </w:r>
      <w:r w:rsidR="00565FC5">
        <w:t>amphipods</w:t>
      </w:r>
      <w:r>
        <w:t xml:space="preserve"> remained abundant </w:t>
      </w:r>
      <w:commentRangeStart w:id="64"/>
      <w:r>
        <w:t>throughout</w:t>
      </w:r>
      <w:commentRangeEnd w:id="64"/>
      <w:r>
        <w:rPr>
          <w:rStyle w:val="CommentReference"/>
        </w:rPr>
        <w:commentReference w:id="64"/>
      </w:r>
      <w:r>
        <w:t xml:space="preserve">. </w:t>
      </w:r>
    </w:p>
    <w:p w14:paraId="28466420" w14:textId="0A2E74FA" w:rsidR="004113AF" w:rsidRDefault="004113AF" w:rsidP="00834E6A">
      <w:pPr>
        <w:ind w:left="720"/>
      </w:pPr>
      <w:r>
        <w:t>Fall invertebrate abundance is particularly important for rearing Delta Smelt, where fall food resources have been identified as a limiting factor in population growth</w:t>
      </w:r>
      <w:r w:rsidR="008D61F7">
        <w:t xml:space="preserve">. </w:t>
      </w:r>
      <w:r w:rsidR="004736AD">
        <w:t xml:space="preserve">We found amphipods and isopods to be especially abundant in the fall (FIGURE XXX),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834E6A">
      <w:pPr>
        <w:ind w:left="720"/>
      </w:pPr>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w:t>
      </w:r>
      <w:r>
        <w:lastRenderedPageBreak/>
        <w:t xml:space="preserve">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w:t>
      </w:r>
      <w:proofErr w:type="gramStart"/>
      <w:r w:rsidR="0075364B">
        <w:t>, in particular, are</w:t>
      </w:r>
      <w:proofErr w:type="gramEnd"/>
      <w:r w:rsidR="0075364B">
        <w:t xml:space="preserv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CE266D">
      <w:pPr>
        <w:pStyle w:val="ListParagraph"/>
        <w:numPr>
          <w:ilvl w:val="0"/>
          <w:numId w:val="49"/>
        </w:numPr>
      </w:pPr>
      <w:r>
        <w:t>A note on neuston:</w:t>
      </w:r>
    </w:p>
    <w:p w14:paraId="1F096ABC" w14:textId="620D4B8E" w:rsidR="00854EA1" w:rsidRDefault="00CE266D" w:rsidP="003528D0">
      <w:pPr>
        <w:pStyle w:val="ListParagraph"/>
        <w:numPr>
          <w:ilvl w:val="1"/>
          <w:numId w:val="49"/>
        </w:numPr>
      </w:pPr>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even at increased sample size (CITATION).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34475B8C" w:rsidR="00E2687D" w:rsidRDefault="00E2687D">
      <w:r>
        <w:br w:type="page"/>
      </w:r>
    </w:p>
    <w:p w14:paraId="308FDD1B" w14:textId="77777777" w:rsidR="00E2687D" w:rsidRPr="00E2687D" w:rsidRDefault="00E2687D" w:rsidP="00E2687D"/>
    <w:p w14:paraId="579EAC9B" w14:textId="3CE36F54" w:rsidR="00FF27B7" w:rsidRDefault="00FF27B7" w:rsidP="00FF27B7">
      <w:pPr>
        <w:pStyle w:val="Heading1"/>
        <w:rPr>
          <w:rFonts w:ascii="Times New Roman" w:hAnsi="Times New Roman" w:cs="Times New Roman"/>
        </w:rPr>
      </w:pPr>
      <w:bookmarkStart w:id="65"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65"/>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66" w:name="_Toc536509183"/>
      <w:r>
        <w:t>Introduction</w:t>
      </w:r>
      <w:bookmarkEnd w:id="66"/>
    </w:p>
    <w:p w14:paraId="4B6028F5" w14:textId="77777777" w:rsidR="003918A8" w:rsidRDefault="003918A8" w:rsidP="002D47EB">
      <w:pPr>
        <w:pStyle w:val="Heading3"/>
      </w:pPr>
      <w:bookmarkStart w:id="67" w:name="_Toc536509184"/>
      <w:r>
        <w:t>Nutrients</w:t>
      </w:r>
      <w:bookmarkEnd w:id="67"/>
    </w:p>
    <w:p w14:paraId="2A5697FF" w14:textId="155708C9" w:rsidR="003918A8" w:rsidRDefault="003918A8" w:rsidP="002D47EB">
      <w:pPr>
        <w:pStyle w:val="Heading3"/>
      </w:pPr>
      <w:bookmarkStart w:id="68" w:name="_Toc536509185"/>
      <w:commentRangeStart w:id="69"/>
      <w:r>
        <w:t>Zooplankton</w:t>
      </w:r>
      <w:bookmarkEnd w:id="68"/>
      <w:commentRangeEnd w:id="69"/>
      <w:r w:rsidR="00E2687D">
        <w:rPr>
          <w:rStyle w:val="CommentReference"/>
          <w:rFonts w:asciiTheme="minorHAnsi" w:eastAsiaTheme="minorEastAsia" w:hAnsiTheme="minorHAnsi" w:cstheme="minorBidi"/>
          <w:color w:val="auto"/>
        </w:rPr>
        <w:commentReference w:id="69"/>
      </w:r>
    </w:p>
    <w:p w14:paraId="5D507BBE" w14:textId="634B7FB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6A0C1B">
        <w:instrText xml:space="preserve"> ADDIN EN.CITE &lt;EndNote&gt;&lt;Cite&gt;&lt;Author&gt;Hartman&lt;/Author&gt;&lt;Year&gt;2017&lt;/Year&gt;&lt;RecNum&gt;2526&lt;/RecNum&gt;&lt;DisplayText&gt;(Hartman et al. 2017)&lt;/DisplayText&gt;&lt;record&gt;&lt;rec-number&gt;2526&lt;/rec-number&gt;&lt;foreign-keys&gt;&lt;key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6A0C1B">
        <w:rPr>
          <w:noProof/>
        </w:rPr>
        <w:t>(Hartman et al. 2017)</w:t>
      </w:r>
      <w:r w:rsidR="00C12D39">
        <w:fldChar w:fldCharType="end"/>
      </w:r>
      <w:r w:rsidRPr="00471D53">
        <w:t xml:space="preserve">. </w:t>
      </w:r>
      <w:proofErr w:type="gramStart"/>
      <w:r w:rsidRPr="00471D53">
        <w:t>In order to</w:t>
      </w:r>
      <w:proofErr w:type="gramEnd"/>
      <w:r w:rsidRPr="00471D53">
        <w:t xml:space="preserve">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proofErr w:type="spellStart"/>
      <w:r w:rsidR="00FA5153">
        <w:t>Table</w:t>
      </w:r>
      <w:proofErr w:type="spellEnd"/>
      <w:r w:rsidR="00FA5153">
        <w:t xml:space="preserv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2D47EB">
      <w:pPr>
        <w:pStyle w:val="ListParagraph"/>
        <w:numPr>
          <w:ilvl w:val="0"/>
          <w:numId w:val="41"/>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2D47EB">
      <w:pPr>
        <w:pStyle w:val="ListParagraph"/>
        <w:numPr>
          <w:ilvl w:val="0"/>
          <w:numId w:val="41"/>
        </w:numPr>
      </w:pPr>
      <w:r w:rsidRPr="00471D53">
        <w:t xml:space="preserve">How do these communities change over the course of the </w:t>
      </w:r>
      <w:r>
        <w:t>year</w:t>
      </w:r>
      <w:r w:rsidRPr="00471D53">
        <w:t>?</w:t>
      </w:r>
    </w:p>
    <w:p w14:paraId="13D490DD" w14:textId="77777777" w:rsidR="003918A8" w:rsidRDefault="003918A8" w:rsidP="002D47EB">
      <w:pPr>
        <w:pStyle w:val="ListParagraph"/>
        <w:numPr>
          <w:ilvl w:val="0"/>
          <w:numId w:val="41"/>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2D47EB">
      <w:pPr>
        <w:pStyle w:val="ListParagraph"/>
        <w:numPr>
          <w:ilvl w:val="0"/>
          <w:numId w:val="42"/>
        </w:numPr>
      </w:pPr>
      <w:r w:rsidRPr="006C4891">
        <w:t>Are there differences in nutrients, chlorophyll, and organic carbon concentrations between the wetland and the exterior channel?</w:t>
      </w:r>
    </w:p>
    <w:p w14:paraId="4ED7F1F0" w14:textId="77777777" w:rsidR="003918A8" w:rsidRPr="006C4891" w:rsidRDefault="003918A8" w:rsidP="002D47EB">
      <w:pPr>
        <w:pStyle w:val="ListParagraph"/>
        <w:numPr>
          <w:ilvl w:val="0"/>
          <w:numId w:val="42"/>
        </w:numPr>
      </w:pPr>
      <w:r w:rsidRPr="006C4891">
        <w:t>Are nutrients limiting phytoplankton production?</w:t>
      </w:r>
    </w:p>
    <w:p w14:paraId="4D696D50" w14:textId="77777777" w:rsidR="003918A8" w:rsidRPr="006C4891" w:rsidRDefault="003918A8" w:rsidP="002D47EB">
      <w:pPr>
        <w:pStyle w:val="ListParagraph"/>
        <w:numPr>
          <w:ilvl w:val="0"/>
          <w:numId w:val="42"/>
        </w:numPr>
      </w:pPr>
      <w:r w:rsidRPr="006C4891">
        <w:t>Are excess nutrients a causal factor for harmful algal blooms on our sites?</w:t>
      </w:r>
    </w:p>
    <w:p w14:paraId="3272FD7A" w14:textId="75C9915A" w:rsidR="003918A8" w:rsidRDefault="003918A8" w:rsidP="003918A8">
      <w:pPr>
        <w:pStyle w:val="Heading3"/>
      </w:pPr>
      <w:bookmarkStart w:id="70" w:name="_Toc536509186"/>
      <w:r>
        <w:lastRenderedPageBreak/>
        <w:t>Fish</w:t>
      </w:r>
      <w:bookmarkEnd w:id="70"/>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w:t>
      </w:r>
      <w:proofErr w:type="spellStart"/>
      <w:r w:rsidRPr="00435AD2">
        <w:t>Townet</w:t>
      </w:r>
      <w:proofErr w:type="spellEnd"/>
      <w:r w:rsidRPr="00435AD2">
        <w:t xml:space="preserve"> and Fall Midwater Trawl </w:t>
      </w:r>
      <w:r>
        <w:t>s</w:t>
      </w:r>
      <w:r w:rsidRPr="00435AD2">
        <w:t xml:space="preserve">urveys. </w:t>
      </w:r>
      <w:r>
        <w:t xml:space="preserve">For 2018, work will be expanded to tidal wetland reference sites near </w:t>
      </w:r>
      <w:proofErr w:type="spellStart"/>
      <w:r>
        <w:t>Ryer</w:t>
      </w:r>
      <w:proofErr w:type="spellEnd"/>
      <w: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1" w:name="_Toc536509187"/>
      <w:r>
        <w:t>Methods</w:t>
      </w:r>
      <w:bookmarkEnd w:id="71"/>
    </w:p>
    <w:p w14:paraId="0C705D5A" w14:textId="794B6621" w:rsidR="003918A8" w:rsidRDefault="003918A8" w:rsidP="00463B5C">
      <w:pPr>
        <w:pStyle w:val="Heading3"/>
      </w:pPr>
      <w:bookmarkStart w:id="72" w:name="_Toc536509188"/>
      <w:r>
        <w:t>IEP Surveys</w:t>
      </w:r>
      <w:bookmarkEnd w:id="72"/>
    </w:p>
    <w:p w14:paraId="1CA14B44" w14:textId="30857F46" w:rsidR="00424578" w:rsidRPr="00EA4EB4" w:rsidRDefault="00424578" w:rsidP="002D47EB">
      <w:r>
        <w:t xml:space="preserve">The EMP survey monitors water quality, phytoplankton, </w:t>
      </w:r>
      <w:proofErr w:type="spellStart"/>
      <w:r>
        <w:t>meso</w:t>
      </w:r>
      <w:proofErr w:type="spellEnd"/>
      <w:r>
        <w:t>-/</w:t>
      </w:r>
      <w:proofErr w:type="spellStart"/>
      <w:r>
        <w:t>marco</w:t>
      </w:r>
      <w:proofErr w:type="spellEnd"/>
      <w:r>
        <w:t>-zooplankton, and benthic invertebrates</w:t>
      </w:r>
      <w:r w:rsidRPr="00EA4EB4">
        <w:t xml:space="preserve"> </w:t>
      </w:r>
      <w:r>
        <w:t xml:space="preserve">in the upper estuary throughout the year. </w:t>
      </w:r>
      <w:r w:rsidRPr="00EA4EB4">
        <w:t xml:space="preserve">Zooplankton is collected using a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w:t>
      </w:r>
      <w:proofErr w:type="spellStart"/>
      <w:r w:rsidRPr="00EA4EB4">
        <w:t>μm</w:t>
      </w:r>
      <w:proofErr w:type="spellEnd"/>
      <w:r w:rsidRPr="00EA4EB4">
        <w:t xml:space="preserve"> mesh modified Clarke-</w:t>
      </w:r>
      <w:proofErr w:type="spellStart"/>
      <w:r w:rsidRPr="00EA4EB4">
        <w:t>Bumpus</w:t>
      </w:r>
      <w:proofErr w:type="spellEnd"/>
      <w:r w:rsidRPr="00EA4EB4">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w:t>
      </w:r>
      <w:proofErr w:type="spellStart"/>
      <w:r w:rsidRPr="00EA4EB4">
        <w:t>meso</w:t>
      </w:r>
      <w:proofErr w:type="spellEnd"/>
      <w:r w:rsidRPr="00EA4EB4">
        <w:t>-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 xml:space="preserve">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3" w:name="_Toc536509189"/>
      <w:r>
        <w:t>FRP Sampling</w:t>
      </w:r>
      <w:bookmarkEnd w:id="73"/>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2D47EB">
      <w:pPr>
        <w:pStyle w:val="ListParagraph"/>
        <w:numPr>
          <w:ilvl w:val="0"/>
          <w:numId w:val="43"/>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2D47EB">
      <w:pPr>
        <w:pStyle w:val="ListParagraph"/>
        <w:numPr>
          <w:ilvl w:val="0"/>
          <w:numId w:val="43"/>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2D47EB">
      <w:pPr>
        <w:pStyle w:val="ListParagraph"/>
        <w:numPr>
          <w:ilvl w:val="0"/>
          <w:numId w:val="43"/>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w:t>
      </w:r>
      <w:proofErr w:type="spellStart"/>
      <w:r>
        <w:t>Bryte</w:t>
      </w:r>
      <w:proofErr w:type="spellEnd"/>
      <w:r>
        <w:t xml:space="preserve"> </w:t>
      </w:r>
      <w:commentRangeStart w:id="74"/>
      <w:r>
        <w:t>laboratory</w:t>
      </w:r>
      <w:commentRangeEnd w:id="74"/>
      <w:r w:rsidR="007F4697">
        <w:rPr>
          <w:rStyle w:val="CommentReference"/>
        </w:rPr>
        <w:commentReference w:id="74"/>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75"/>
      <w:r w:rsidR="00AD392D">
        <w:t>GF/F</w:t>
      </w:r>
      <w:r w:rsidR="002D47EB">
        <w:t xml:space="preserve"> </w:t>
      </w:r>
      <w:commentRangeEnd w:id="75"/>
      <w:r w:rsidR="00026582">
        <w:rPr>
          <w:rStyle w:val="CommentReference"/>
        </w:rPr>
        <w:commentReference w:id="75"/>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6355ECDF" w:rsidR="00FF27B7" w:rsidRPr="00EA4EB4" w:rsidRDefault="00026582" w:rsidP="00026582">
      <w:pPr>
        <w:pStyle w:val="Caption"/>
        <w:rPr>
          <w:rFonts w:cs="Times New Roman"/>
        </w:rPr>
      </w:pPr>
      <w:r>
        <w:t xml:space="preserve">Figure </w:t>
      </w:r>
      <w:fldSimple w:instr=" SEQ Figure \* ARABIC ">
        <w:r w:rsidR="00486F77">
          <w:rPr>
            <w:noProof/>
          </w:rPr>
          <w:t>23</w:t>
        </w:r>
      </w:fldSimple>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06C65DA1" w:rsidR="00026582" w:rsidRDefault="00026582" w:rsidP="00026582">
      <w:pPr>
        <w:pStyle w:val="Caption"/>
        <w:keepNext/>
      </w:pPr>
      <w:bookmarkStart w:id="76" w:name="_Ref7616356"/>
      <w:r>
        <w:t xml:space="preserve">Table </w:t>
      </w:r>
      <w:fldSimple w:instr=" SEQ Table \* ARABIC ">
        <w:r w:rsidR="00F57AC8">
          <w:rPr>
            <w:noProof/>
          </w:rPr>
          <w:t>14</w:t>
        </w:r>
      </w:fldSimple>
      <w:bookmarkEnd w:id="76"/>
      <w:r w:rsidR="00FA5153">
        <w:rPr>
          <w:noProof/>
        </w:rPr>
        <w:t>.</w:t>
      </w:r>
      <w:r w:rsidRPr="00026582">
        <w:rPr>
          <w:rFonts w:cs="Times New Roman"/>
        </w:rPr>
        <w:t xml:space="preserve"> </w:t>
      </w:r>
      <w:r w:rsidRPr="00EA4EB4">
        <w:rPr>
          <w:rFonts w:cs="Times New Roman"/>
        </w:rPr>
        <w:t xml:space="preserve">Sample numbers for </w:t>
      </w:r>
      <w:proofErr w:type="spellStart"/>
      <w:r>
        <w:rPr>
          <w:rFonts w:cs="Times New Roman"/>
        </w:rPr>
        <w:t>meso</w:t>
      </w:r>
      <w:proofErr w:type="spellEnd"/>
      <w:r>
        <w:rPr>
          <w:rFonts w:cs="Times New Roman"/>
        </w:rPr>
        <w:t>-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proofErr w:type="spellStart"/>
            <w:r w:rsidRPr="0044041D">
              <w:rPr>
                <w:rFonts w:eastAsia="Times New Roman" w:cs="Times New Roman"/>
                <w:color w:val="000000"/>
              </w:rPr>
              <w:t>Zoop</w:t>
            </w:r>
            <w:proofErr w:type="spellEnd"/>
            <w:r w:rsidRPr="0044041D">
              <w:rPr>
                <w:rFonts w:eastAsia="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77" w:name="_Toc536509190"/>
      <w:r w:rsidRPr="006C4891">
        <w:t>Lab methods</w:t>
      </w:r>
      <w:bookmarkEnd w:id="77"/>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w:t>
      </w:r>
      <w:proofErr w:type="gramStart"/>
      <w:r w:rsidRPr="00EA4EB4">
        <w:t>be</w:t>
      </w:r>
      <w:proofErr w:type="gramEnd"/>
      <w:r w:rsidRPr="00EA4EB4">
        <w:t xml:space="preserv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78"/>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w:t>
      </w:r>
      <w:r w:rsidR="00D36868">
        <w:rPr>
          <w:rFonts w:eastAsia="Calibri"/>
          <w:u w:color="000000"/>
        </w:rPr>
        <w:t>.</w:t>
      </w:r>
      <w:commentRangeEnd w:id="78"/>
      <w:r w:rsidR="00D36868">
        <w:rPr>
          <w:rStyle w:val="CommentReference"/>
        </w:rPr>
        <w:commentReference w:id="78"/>
      </w:r>
    </w:p>
    <w:p w14:paraId="3F7EC628" w14:textId="77777777" w:rsidR="00FF27B7" w:rsidRPr="006C4891" w:rsidRDefault="00FF27B7" w:rsidP="00463B5C">
      <w:pPr>
        <w:pStyle w:val="Heading3"/>
      </w:pPr>
      <w:bookmarkStart w:id="79" w:name="_Toc536509191"/>
      <w:r w:rsidRPr="006C4891">
        <w:t>Analysis</w:t>
      </w:r>
      <w:bookmarkEnd w:id="79"/>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w:t>
      </w:r>
      <w:proofErr w:type="spellStart"/>
      <w:r w:rsidRPr="00471D53">
        <w:t>AICc</w:t>
      </w:r>
      <w:proofErr w:type="spellEnd"/>
      <w:r w:rsidRPr="00471D53">
        <w:t xml:space="preserve">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4FD1B2E0" w:rsidR="00D36868" w:rsidRDefault="00D36868" w:rsidP="00D36868">
      <w:pPr>
        <w:pStyle w:val="Caption"/>
        <w:keepNext/>
      </w:pPr>
      <w:bookmarkStart w:id="80" w:name="_Ref7616980"/>
      <w:r>
        <w:t xml:space="preserve">Table </w:t>
      </w:r>
      <w:fldSimple w:instr=" SEQ Table \* ARABIC ">
        <w:r w:rsidR="00F57AC8">
          <w:rPr>
            <w:noProof/>
          </w:rPr>
          <w:t>15</w:t>
        </w:r>
      </w:fldSimple>
      <w:bookmarkEnd w:id="80"/>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81" w:name="_Toc536509192"/>
      <w:r>
        <w:t>Results</w:t>
      </w:r>
      <w:bookmarkEnd w:id="81"/>
    </w:p>
    <w:p w14:paraId="73D36F30" w14:textId="7F321522" w:rsidR="00463B5C" w:rsidRPr="00471D53" w:rsidRDefault="00463B5C" w:rsidP="00463B5C">
      <w:pPr>
        <w:pStyle w:val="Heading2"/>
      </w:pPr>
      <w:bookmarkStart w:id="82" w:name="_Toc536509193"/>
      <w:r>
        <w:t>Discussion</w:t>
      </w:r>
      <w:bookmarkEnd w:id="82"/>
    </w:p>
    <w:p w14:paraId="10B3E6FC" w14:textId="72E4A0BB" w:rsidR="00A27634" w:rsidRPr="007F0AF7" w:rsidRDefault="00A27634" w:rsidP="001A4BBD">
      <w:pPr>
        <w:pStyle w:val="Heading1"/>
        <w:rPr>
          <w:rFonts w:ascii="Times New Roman" w:hAnsi="Times New Roman" w:cs="Times New Roman"/>
        </w:rPr>
      </w:pPr>
      <w:bookmarkStart w:id="83"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9"/>
      <w:bookmarkEnd w:id="10"/>
      <w:r w:rsidR="003918A8">
        <w:rPr>
          <w:rFonts w:ascii="Times New Roman" w:hAnsi="Times New Roman" w:cs="Times New Roman"/>
        </w:rPr>
        <w:t>Methods Development</w:t>
      </w:r>
      <w:bookmarkEnd w:id="83"/>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84" w:name="_Toc536509195"/>
      <w:r>
        <w:t>Introduction</w:t>
      </w:r>
      <w:bookmarkEnd w:id="84"/>
    </w:p>
    <w:p w14:paraId="76FDEBDF" w14:textId="523392A3" w:rsidR="003918A8" w:rsidRDefault="003918A8" w:rsidP="003918A8">
      <w:pPr>
        <w:pStyle w:val="Heading3"/>
      </w:pPr>
      <w:bookmarkStart w:id="85" w:name="_Toc536509196"/>
      <w:r>
        <w:t>ARIS Sonar</w:t>
      </w:r>
      <w:bookmarkEnd w:id="85"/>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w:t>
      </w:r>
      <w:proofErr w:type="gramStart"/>
      <w:r>
        <w:rPr>
          <w:rFonts w:ascii="Times New Roman" w:hAnsi="Times New Roman"/>
          <w:sz w:val="24"/>
        </w:rPr>
        <w:t>frequency</w:t>
      </w:r>
      <w:proofErr w:type="gramEnd"/>
      <w:r>
        <w:rPr>
          <w:rFonts w:ascii="Times New Roman" w:hAnsi="Times New Roman"/>
          <w:sz w:val="24"/>
        </w:rPr>
        <w:t xml:space="preserve">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86" w:name="_Toc536509197"/>
      <w:r>
        <w:rPr>
          <w:lang w:val="it-IT"/>
        </w:rPr>
        <w:t>SAV methods devlopment</w:t>
      </w:r>
      <w:bookmarkEnd w:id="86"/>
    </w:p>
    <w:p w14:paraId="510B60A2" w14:textId="77777777" w:rsidR="00E170EA" w:rsidRDefault="00A27634" w:rsidP="001A4BBD">
      <w:pPr>
        <w:pStyle w:val="Heading2"/>
        <w:rPr>
          <w:rFonts w:ascii="Times New Roman" w:hAnsi="Times New Roman" w:cs="Times New Roman"/>
          <w:sz w:val="24"/>
          <w:szCs w:val="24"/>
        </w:rPr>
      </w:pPr>
      <w:bookmarkStart w:id="87" w:name="_Toc536509198"/>
      <w:bookmarkStart w:id="88" w:name="_Toc415212243"/>
      <w:bookmarkStart w:id="89" w:name="_Toc433352591"/>
      <w:r w:rsidRPr="0025504B">
        <w:rPr>
          <w:rFonts w:ascii="Times New Roman" w:hAnsi="Times New Roman" w:cs="Times New Roman"/>
          <w:sz w:val="24"/>
          <w:szCs w:val="24"/>
        </w:rPr>
        <w:t>Methods</w:t>
      </w:r>
      <w:bookmarkEnd w:id="87"/>
    </w:p>
    <w:p w14:paraId="3C870436" w14:textId="77777777" w:rsidR="00A27634" w:rsidRPr="00E170EA" w:rsidRDefault="00A27634" w:rsidP="00E170EA">
      <w:pPr>
        <w:pStyle w:val="Heading3"/>
        <w:rPr>
          <w:sz w:val="24"/>
        </w:rPr>
      </w:pPr>
      <w:bookmarkStart w:id="90" w:name="_Toc536509199"/>
      <w:r w:rsidRPr="00E170EA">
        <w:rPr>
          <w:sz w:val="24"/>
        </w:rPr>
        <w:t>Location and Timing</w:t>
      </w:r>
      <w:bookmarkEnd w:id="88"/>
      <w:bookmarkEnd w:id="89"/>
      <w:bookmarkEnd w:id="90"/>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proofErr w:type="spellStart"/>
      <w:r w:rsidR="00665B97">
        <w:rPr>
          <w:rFonts w:ascii="Times New Roman" w:hAnsi="Times New Roman"/>
          <w:sz w:val="24"/>
        </w:rPr>
        <w:t>Ryer</w:t>
      </w:r>
      <w:proofErr w:type="spellEnd"/>
      <w:r w:rsidR="00665B97">
        <w:rPr>
          <w:rFonts w:ascii="Times New Roman" w:hAnsi="Times New Roman"/>
          <w:sz w:val="24"/>
        </w:rPr>
        <w:t xml:space="preserve"> Island, Tule Red, </w:t>
      </w:r>
      <w:proofErr w:type="spellStart"/>
      <w:r w:rsidRPr="0089699F">
        <w:rPr>
          <w:rFonts w:ascii="Times New Roman" w:hAnsi="Times New Roman"/>
          <w:sz w:val="24"/>
        </w:rPr>
        <w:t>Bradmoor</w:t>
      </w:r>
      <w:proofErr w:type="spellEnd"/>
      <w:r w:rsidRPr="0089699F">
        <w:rPr>
          <w:rFonts w:ascii="Times New Roman" w:hAnsi="Times New Roman"/>
          <w:sz w:val="24"/>
        </w:rPr>
        <w:t xml:space="preserve">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8F21F58" wp14:editId="077DD4EC">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F67BEE" w:rsidRDefault="00F67BEE"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F67BEE" w:rsidRDefault="00F67BEE"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F67BEE" w:rsidRDefault="00F67BEE"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F67BEE" w:rsidRDefault="00F67BEE"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5" style="position:absolute;margin-left:-27.2pt;margin-top:-14.65pt;width:510pt;height:306.6pt;z-index:251665408;mso-position-horizontal-relative:text;mso-position-vertical-relative:text;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">
                <v:group id="Group 12" o:spid="_x0000_s1036"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7"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51" o:title="Fish Station Map"/>
                    <v:path arrowok="t"/>
                  </v:shape>
                  <v:shape id="Freeform 14" o:spid="_x0000_s1038"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9"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40"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41"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42"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3"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44"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5"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6"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7"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F67BEE" w:rsidRDefault="00F67BEE"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8"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F67BEE" w:rsidRDefault="00F67BEE"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9"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F67BEE" w:rsidRDefault="00F67BEE"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50"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F67BEE" w:rsidRDefault="00F67BEE"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51"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52"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53"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54"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5"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6"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7"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8"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9"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60"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61"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E5DD4"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lastRenderedPageBreak/>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w:t>
      </w:r>
      <w:proofErr w:type="spellStart"/>
      <w:r w:rsidR="00BF2BCE">
        <w:rPr>
          <w:rFonts w:ascii="Times New Roman" w:hAnsi="Times New Roman" w:cs="Times New Roman"/>
          <w:sz w:val="24"/>
          <w:szCs w:val="24"/>
        </w:rPr>
        <w:t>lampara</w:t>
      </w:r>
      <w:proofErr w:type="spellEnd"/>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w:t>
      </w:r>
      <w:proofErr w:type="spellStart"/>
      <w:r w:rsidR="00BF2BCE">
        <w:rPr>
          <w:rFonts w:ascii="Times New Roman" w:hAnsi="Times New Roman"/>
          <w:sz w:val="24"/>
          <w:szCs w:val="24"/>
        </w:rPr>
        <w:t>Townet</w:t>
      </w:r>
      <w:proofErr w:type="spellEnd"/>
      <w:r w:rsidR="00BF2BCE">
        <w:rPr>
          <w:rFonts w:ascii="Times New Roman" w:hAnsi="Times New Roman"/>
          <w:sz w:val="24"/>
          <w:szCs w:val="24"/>
        </w:rPr>
        <w:t xml:space="preserve"> and Fall Midwater Trawl surveys</w:t>
      </w:r>
      <w:r w:rsidRPr="0089699F">
        <w:rPr>
          <w:rFonts w:ascii="Times New Roman" w:hAnsi="Times New Roman"/>
          <w:sz w:val="24"/>
          <w:szCs w:val="24"/>
        </w:rPr>
        <w:t xml:space="preserve">. ARIS evaluations of the boat </w:t>
      </w:r>
      <w:proofErr w:type="spellStart"/>
      <w:r w:rsidRPr="0089699F">
        <w:rPr>
          <w:rFonts w:ascii="Times New Roman" w:hAnsi="Times New Roman"/>
          <w:sz w:val="24"/>
          <w:szCs w:val="24"/>
        </w:rPr>
        <w:t>electrofisher</w:t>
      </w:r>
      <w:proofErr w:type="spellEnd"/>
      <w:r w:rsidRPr="0089699F">
        <w:rPr>
          <w:rFonts w:ascii="Times New Roman" w:hAnsi="Times New Roman"/>
          <w:sz w:val="24"/>
          <w:szCs w:val="24"/>
        </w:rPr>
        <w:t xml:space="preserve">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w:t>
            </w:r>
            <w:proofErr w:type="spellStart"/>
            <w:r w:rsidR="00167699">
              <w:rPr>
                <w:rFonts w:ascii="Times New Roman" w:eastAsia="Times New Roman" w:hAnsi="Times New Roman" w:cs="Times New Roman"/>
                <w:color w:val="000000"/>
              </w:rPr>
              <w:t>lampara</w:t>
            </w:r>
            <w:proofErr w:type="spellEnd"/>
            <w:r w:rsidR="00167699">
              <w:rPr>
                <w:rFonts w:ascii="Times New Roman" w:eastAsia="Times New Roman" w:hAnsi="Times New Roman" w:cs="Times New Roman"/>
                <w:color w:val="000000"/>
              </w:rPr>
              <w:t>)</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Townet</w:t>
            </w:r>
            <w:proofErr w:type="spellEnd"/>
            <w:r>
              <w:rPr>
                <w:rFonts w:ascii="Times New Roman" w:eastAsia="Times New Roman" w:hAnsi="Times New Roman" w:cs="Times New Roman"/>
                <w:color w:val="000000"/>
              </w:rPr>
              <w: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w:t>
            </w:r>
            <w:proofErr w:type="spellStart"/>
            <w:r>
              <w:rPr>
                <w:rFonts w:ascii="Times New Roman" w:eastAsia="Times New Roman" w:hAnsi="Times New Roman" w:cs="Times New Roman"/>
                <w:color w:val="000000"/>
              </w:rPr>
              <w:t>lampara</w:t>
            </w:r>
            <w:proofErr w:type="spellEnd"/>
            <w:r>
              <w:rPr>
                <w:rFonts w:ascii="Times New Roman" w:eastAsia="Times New Roman" w:hAnsi="Times New Roman" w:cs="Times New Roman"/>
                <w:color w:val="000000"/>
              </w:rPr>
              <w:t xml:space="preserve">)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Boat </w:t>
            </w:r>
            <w:proofErr w:type="spellStart"/>
            <w:r>
              <w:rPr>
                <w:rFonts w:ascii="Times New Roman" w:eastAsia="Times New Roman" w:hAnsi="Times New Roman" w:cs="Times New Roman"/>
                <w:color w:val="000000"/>
              </w:rPr>
              <w:t>Electrofisher</w:t>
            </w:r>
            <w:proofErr w:type="spellEnd"/>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91" w:name="_Toc433352592"/>
      <w:bookmarkStart w:id="92" w:name="_Toc536509200"/>
      <w:r w:rsidRPr="00E170EA">
        <w:rPr>
          <w:sz w:val="24"/>
        </w:rPr>
        <w:t>Description of Sampling Methods</w:t>
      </w:r>
      <w:bookmarkEnd w:id="91"/>
      <w:bookmarkEnd w:id="92"/>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93"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93"/>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w:t>
      </w:r>
      <w:proofErr w:type="gramStart"/>
      <w:r>
        <w:rPr>
          <w:rFonts w:ascii="Times New Roman" w:hAnsi="Times New Roman"/>
          <w:sz w:val="24"/>
          <w:szCs w:val="24"/>
        </w:rPr>
        <w:t>in the vicinity of</w:t>
      </w:r>
      <w:proofErr w:type="gramEnd"/>
      <w:r>
        <w:rPr>
          <w:rFonts w:ascii="Times New Roman" w:hAnsi="Times New Roman"/>
          <w:sz w:val="24"/>
          <w:szCs w:val="24"/>
        </w:rPr>
        <w:t xml:space="preserve">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w:t>
      </w:r>
      <w:r w:rsidRPr="0064488F">
        <w:rPr>
          <w:rFonts w:ascii="Times New Roman" w:hAnsi="Times New Roman"/>
          <w:sz w:val="24"/>
          <w:szCs w:val="24"/>
        </w:rPr>
        <w:lastRenderedPageBreak/>
        <w:t>counted.</w:t>
      </w:r>
      <w:r w:rsidRPr="0064488F">
        <w:rPr>
          <w:rFonts w:ascii="Times New Roman" w:hAnsi="Times New Roman" w:cs="Times New Roman"/>
          <w:sz w:val="24"/>
          <w:szCs w:val="24"/>
        </w:rPr>
        <w:t xml:space="preserve"> </w:t>
      </w:r>
      <w:r>
        <w:rPr>
          <w:rFonts w:ascii="Times New Roman" w:hAnsi="Times New Roman" w:cs="Times New Roman"/>
          <w:sz w:val="24"/>
          <w:szCs w:val="24"/>
        </w:rPr>
        <w:t xml:space="preserve">In the office, fish </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xml:space="preserve">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94" w:name="_Toc536509202"/>
      <w:r>
        <w:t>SAV survey techniques</w:t>
      </w:r>
      <w:bookmarkEnd w:id="94"/>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w:t>
      </w:r>
      <w:proofErr w:type="spellStart"/>
      <w:r>
        <w:rPr>
          <w:rFonts w:ascii="Times New Roman" w:hAnsi="Times New Roman"/>
          <w:sz w:val="24"/>
          <w:szCs w:val="24"/>
        </w:rPr>
        <w:t>Biobase</w:t>
      </w:r>
      <w:proofErr w:type="spellEnd"/>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95" w:name="_Toc415212245"/>
      <w:bookmarkStart w:id="96" w:name="_Toc433352594"/>
      <w:bookmarkStart w:id="97" w:name="_Toc536509203"/>
      <w:r w:rsidRPr="00E170EA">
        <w:t>Analysis</w:t>
      </w:r>
      <w:bookmarkEnd w:id="95"/>
      <w:bookmarkEnd w:id="96"/>
      <w:bookmarkEnd w:id="97"/>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w:t>
      </w:r>
      <w:proofErr w:type="spellStart"/>
      <w:r w:rsidRPr="0064488F">
        <w:rPr>
          <w:rFonts w:ascii="Times New Roman" w:hAnsi="Times New Roman" w:cs="Times New Roman"/>
          <w:sz w:val="24"/>
          <w:szCs w:val="24"/>
        </w:rPr>
        <w:t>lampara</w:t>
      </w:r>
      <w:proofErr w:type="spellEnd"/>
      <w:r w:rsidRPr="0064488F">
        <w:rPr>
          <w:rFonts w:ascii="Times New Roman" w:hAnsi="Times New Roman" w:cs="Times New Roman"/>
          <w:sz w:val="24"/>
          <w:szCs w:val="24"/>
        </w:rPr>
        <w:t xml:space="preserve"> net,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xml:space="preserve">,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98" w:name="_Toc536509204"/>
      <w:r>
        <w:t>Results</w:t>
      </w:r>
      <w:bookmarkEnd w:id="98"/>
    </w:p>
    <w:p w14:paraId="782F5988" w14:textId="3512460B" w:rsidR="00AE09A7" w:rsidRDefault="00AE09A7" w:rsidP="00AE09A7">
      <w:pPr>
        <w:pStyle w:val="Heading2"/>
      </w:pPr>
      <w:bookmarkStart w:id="99" w:name="_Toc536509205"/>
      <w:r>
        <w:t>Discussion</w:t>
      </w:r>
      <w:bookmarkEnd w:id="99"/>
    </w:p>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100" w:name="_Toc536509206"/>
      <w:commentRangeStart w:id="101"/>
      <w:r w:rsidRPr="00E170EA">
        <w:t>Endangered Species Act Take</w:t>
      </w:r>
      <w:commentRangeEnd w:id="101"/>
      <w:r w:rsidR="002C06F6">
        <w:rPr>
          <w:rStyle w:val="CommentReference"/>
          <w:rFonts w:asciiTheme="minorHAnsi" w:eastAsiaTheme="minorEastAsia" w:hAnsiTheme="minorHAnsi" w:cstheme="minorBidi"/>
          <w:b/>
          <w:bCs/>
          <w:color w:val="auto"/>
        </w:rPr>
        <w:commentReference w:id="101"/>
      </w:r>
      <w:bookmarkEnd w:id="100"/>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w:t>
      </w:r>
      <w:proofErr w:type="gramStart"/>
      <w:r w:rsidRPr="0064488F">
        <w:rPr>
          <w:rFonts w:ascii="Times New Roman" w:hAnsi="Times New Roman" w:cs="Times New Roman"/>
          <w:sz w:val="24"/>
          <w:szCs w:val="24"/>
        </w:rPr>
        <w:t>term</w:t>
      </w:r>
      <w:proofErr w:type="gramEnd"/>
      <w:r w:rsidRPr="0064488F">
        <w:rPr>
          <w:rFonts w:ascii="Times New Roman" w:hAnsi="Times New Roman" w:cs="Times New Roman"/>
          <w:sz w:val="24"/>
          <w:szCs w:val="24"/>
        </w:rPr>
        <w:t xml:space="preserve"> Operations of the Central Valley Project and State Water Project (confirmed with Brycen </w:t>
      </w:r>
      <w:proofErr w:type="spellStart"/>
      <w:r w:rsidRPr="0064488F">
        <w:rPr>
          <w:rFonts w:ascii="Times New Roman" w:hAnsi="Times New Roman" w:cs="Times New Roman"/>
          <w:sz w:val="24"/>
          <w:szCs w:val="24"/>
        </w:rPr>
        <w:t>Swart</w:t>
      </w:r>
      <w:proofErr w:type="spellEnd"/>
      <w:r w:rsidRPr="0064488F">
        <w:rPr>
          <w:rFonts w:ascii="Times New Roman" w:hAnsi="Times New Roman" w:cs="Times New Roman"/>
          <w:sz w:val="24"/>
          <w:szCs w:val="24"/>
        </w:rPr>
        <w:t xml:space="preserve">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 xml:space="preserve">20mm, Summer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2" w:name="_Toc433352595"/>
      <w:bookmarkStart w:id="103" w:name="_Toc536509207"/>
      <w:r w:rsidRPr="008414E0">
        <w:t xml:space="preserve">Data </w:t>
      </w:r>
      <w:bookmarkEnd w:id="102"/>
      <w:r w:rsidR="00360460">
        <w:t>Management and Distribution</w:t>
      </w:r>
      <w:bookmarkEnd w:id="103"/>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proofErr w:type="spellStart"/>
      <w:r w:rsidRPr="00C63028">
        <w:rPr>
          <w:rFonts w:ascii="Times New Roman" w:hAnsi="Times New Roman" w:cs="Times New Roman"/>
          <w:sz w:val="24"/>
          <w:szCs w:val="24"/>
        </w:rPr>
        <w:t>publically</w:t>
      </w:r>
      <w:proofErr w:type="spellEnd"/>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4" w:name="_Toc536509208"/>
      <w:r w:rsidRPr="00E170EA">
        <w:t>Reports</w:t>
      </w:r>
      <w:bookmarkEnd w:id="104"/>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5" w:name="_Toc536509209"/>
      <w:r w:rsidRPr="00E170EA">
        <w:t>Publications and Conferences</w:t>
      </w:r>
      <w:bookmarkEnd w:id="105"/>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w:t>
      </w:r>
      <w:r w:rsidRPr="00C63028">
        <w:rPr>
          <w:rFonts w:ascii="Times New Roman" w:hAnsi="Times New Roman" w:cs="Times New Roman"/>
          <w:sz w:val="24"/>
          <w:szCs w:val="24"/>
        </w:rPr>
        <w:lastRenderedPageBreak/>
        <w:t xml:space="preserve">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6" w:name="_Toc433352596"/>
      <w:r>
        <w:br w:type="page"/>
      </w:r>
    </w:p>
    <w:p w14:paraId="495BD4DC" w14:textId="0284CCE3" w:rsidR="00C0435E" w:rsidRDefault="00A27634" w:rsidP="006A0C1B">
      <w:pPr>
        <w:pStyle w:val="Heading1"/>
      </w:pPr>
      <w:bookmarkStart w:id="107" w:name="_Toc536509210"/>
      <w:r w:rsidRPr="008414E0">
        <w:lastRenderedPageBreak/>
        <w:t>References</w:t>
      </w:r>
      <w:bookmarkEnd w:id="106"/>
      <w:bookmarkEnd w:id="107"/>
    </w:p>
    <w:p w14:paraId="271B8056" w14:textId="77777777" w:rsidR="005D4E46" w:rsidRPr="005D4E46" w:rsidRDefault="00C0435E" w:rsidP="005D4E46">
      <w:pPr>
        <w:pStyle w:val="EndNoteBibliography"/>
        <w:spacing w:after="0"/>
        <w:ind w:left="720" w:hanging="720"/>
      </w:pPr>
      <w:r>
        <w:fldChar w:fldCharType="begin"/>
      </w:r>
      <w:r>
        <w:instrText xml:space="preserve"> ADDIN EN.REFLIST </w:instrText>
      </w:r>
      <w:r>
        <w:fldChar w:fldCharType="separate"/>
      </w:r>
      <w:r w:rsidR="005D4E46" w:rsidRPr="005D4E46">
        <w:t>Ahearn, D. S., J. H. Viers, J. F. Mount, and R. A. Dahlgren. 2006. Priming the productivity pump: flood pulse driven trends in suspended algal biomass distribution across a restored floodplain. Freshwater Biology 51:1417-1433.</w:t>
      </w:r>
    </w:p>
    <w:p w14:paraId="2A76F330" w14:textId="77777777" w:rsidR="005D4E46" w:rsidRPr="005D4E46" w:rsidRDefault="005D4E46" w:rsidP="005D4E46">
      <w:pPr>
        <w:pStyle w:val="EndNoteBibliography"/>
        <w:spacing w:after="0"/>
        <w:ind w:left="720" w:hanging="720"/>
      </w:pPr>
      <w:r w:rsidRPr="005D4E46">
        <w:t>American Public Health Association (APHA). 2017. Standard methods for the examination of water and wastewater, 23 edition. American Public Health Association, American Water Works Association, and Water Environment Federation.</w:t>
      </w:r>
    </w:p>
    <w:p w14:paraId="50A90BCB" w14:textId="77777777" w:rsidR="005D4E46" w:rsidRPr="005D4E46" w:rsidRDefault="005D4E46" w:rsidP="005D4E46">
      <w:pPr>
        <w:pStyle w:val="EndNoteBibliography"/>
        <w:spacing w:after="0"/>
        <w:ind w:left="720" w:hanging="720"/>
      </w:pPr>
      <w:r w:rsidRPr="005D4E46">
        <w:t>Baxter, R., and coauthors. 2015. An updated conceptual model for Delta Smelt: our evolving understanding of an estuarine fish. Interagency Ecological Program, Sacramento, CA.</w:t>
      </w:r>
    </w:p>
    <w:p w14:paraId="487D6A76" w14:textId="77777777" w:rsidR="005D4E46" w:rsidRPr="005D4E46" w:rsidRDefault="005D4E46" w:rsidP="005D4E46">
      <w:pPr>
        <w:pStyle w:val="EndNoteBibliography"/>
        <w:spacing w:after="0"/>
        <w:ind w:left="720" w:hanging="720"/>
      </w:pPr>
      <w:r w:rsidRPr="005D4E46">
        <w:t>Bollens, S. M., J. Breckenridge, J. R. Cordell, C. Simenstad, and O. Kalata. 2014. Zooplankton of tidal marsh channels in relation to environmental variables in the upper San Francisco Estuary. Aquatic Biology 21:205-219.</w:t>
      </w:r>
    </w:p>
    <w:p w14:paraId="7AB84101" w14:textId="77777777" w:rsidR="005D4E46" w:rsidRPr="005D4E46" w:rsidRDefault="005D4E46" w:rsidP="005D4E46">
      <w:pPr>
        <w:pStyle w:val="EndNoteBibliography"/>
        <w:spacing w:after="0"/>
        <w:ind w:left="720" w:hanging="720"/>
      </w:pPr>
      <w:r w:rsidRPr="005D4E46">
        <w:t>Bottom, D. L., and coauthors. 2011. Estuarine habitat and juvenile salmon: current and historical linkages in the Lower Columbia River and Estuary. Northwest Fisheries Science Center, U.S. National Marine Fisheries Service, National Oceanic and Atmospheric Administration, Seattle, WA.</w:t>
      </w:r>
    </w:p>
    <w:p w14:paraId="102778A1" w14:textId="77777777" w:rsidR="005D4E46" w:rsidRPr="005D4E46" w:rsidRDefault="005D4E46" w:rsidP="005D4E46">
      <w:pPr>
        <w:pStyle w:val="EndNoteBibliography"/>
        <w:spacing w:after="0"/>
        <w:ind w:left="720" w:hanging="720"/>
      </w:pPr>
      <w:r w:rsidRPr="005D4E46">
        <w:t>Bouley, P., and W. J. Kimmerer. 2006. Ecology of a highly abundant, introduced cyclopoid copepod in a temperate estuary. Marine Ecology Progress Series 324:219-228.</w:t>
      </w:r>
    </w:p>
    <w:p w14:paraId="4820C3EC" w14:textId="77777777" w:rsidR="005D4E46" w:rsidRPr="005D4E46" w:rsidRDefault="005D4E46" w:rsidP="005D4E46">
      <w:pPr>
        <w:pStyle w:val="EndNoteBibliography"/>
        <w:spacing w:after="0"/>
        <w:ind w:left="720" w:hanging="720"/>
      </w:pPr>
      <w:r w:rsidRPr="005D4E46">
        <w:t>Brandes, P. L., and J. S. McLain. 2000. Juvenile Chinook salmon abundance, distribution, and survival in the Sacramento-San Joaquin Estuary. Citeseer.</w:t>
      </w:r>
    </w:p>
    <w:p w14:paraId="2252E013" w14:textId="77777777" w:rsidR="005D4E46" w:rsidRPr="005D4E46" w:rsidRDefault="005D4E46" w:rsidP="005D4E46">
      <w:pPr>
        <w:pStyle w:val="EndNoteBibliography"/>
        <w:spacing w:after="0"/>
        <w:ind w:left="720" w:hanging="720"/>
      </w:pPr>
      <w:r w:rsidRPr="005D4E46">
        <w:t>Brown, L. R., and coauthors. 2014. Synthesis of studies in the fall low salinity zone of the San Francisco Estuary, September-December 2011. U.S. Department of the Interior, U.S. Geological Survey, Sacramento, CA.</w:t>
      </w:r>
    </w:p>
    <w:p w14:paraId="68DE9CC9" w14:textId="77777777" w:rsidR="005D4E46" w:rsidRPr="005D4E46" w:rsidRDefault="005D4E46" w:rsidP="005D4E46">
      <w:pPr>
        <w:pStyle w:val="EndNoteBibliography"/>
        <w:spacing w:after="0"/>
        <w:ind w:left="720" w:hanging="720"/>
      </w:pPr>
      <w:r w:rsidRPr="005D4E46">
        <w:t>Brown, L. R., W. Kimmerer, J. L. Conrad, S. Lesmeister, and A. Mueller–Solger. 2016. Food webs of the Delta, Suisun Bay, and Suisun Marsh: an update on current understanding and possibilities for management. San Francisco Estuary and Watershed Science 14(3).</w:t>
      </w:r>
    </w:p>
    <w:p w14:paraId="05C25E88" w14:textId="77777777" w:rsidR="005D4E46" w:rsidRPr="005D4E46" w:rsidRDefault="005D4E46" w:rsidP="005D4E46">
      <w:pPr>
        <w:pStyle w:val="EndNoteBibliography"/>
        <w:spacing w:after="0"/>
        <w:ind w:left="720" w:hanging="720"/>
      </w:pPr>
      <w:r w:rsidRPr="005D4E46">
        <w:t>Busby, M. S., and R. A. Barnhart. 1995. Potential food sources and feeding ecology of juvenile fall chinook salmon in California's Mattole River lagoon. California Fish and Game 81(4):133-146.</w:t>
      </w:r>
    </w:p>
    <w:p w14:paraId="2B467D13" w14:textId="77777777" w:rsidR="005D4E46" w:rsidRPr="005D4E46" w:rsidRDefault="005D4E46" w:rsidP="005D4E46">
      <w:pPr>
        <w:pStyle w:val="EndNoteBibliography"/>
        <w:spacing w:after="0"/>
        <w:ind w:left="720" w:hanging="720"/>
      </w:pPr>
      <w:r w:rsidRPr="005D4E46">
        <w:t>Canuel, E. A., J. E. Cloern, D. B. Ringelberg, J. B. Guckert, and G. H. Rau. 1995. Molecular and Isotopic Tracers Used to Examine Sources of Organic Matter and its Incorporation Into the Food Webs of San Francisco Bay. Limnology and Oceanography 40(1):67-81.</w:t>
      </w:r>
    </w:p>
    <w:p w14:paraId="071EB0EC" w14:textId="77777777" w:rsidR="005D4E46" w:rsidRPr="005D4E46" w:rsidRDefault="005D4E46" w:rsidP="005D4E46">
      <w:pPr>
        <w:pStyle w:val="EndNoteBibliography"/>
        <w:spacing w:after="0"/>
        <w:ind w:left="720" w:hanging="720"/>
      </w:pPr>
      <w:r w:rsidRPr="005D4E46">
        <w:t>Cloern, J. E., and R. Dufford. 2005. Phytoplankton community ecology: principles applied in San Francisco Bay. Marine Ecology Progress Series 285:11-28.</w:t>
      </w:r>
    </w:p>
    <w:p w14:paraId="4B962C41" w14:textId="77777777" w:rsidR="005D4E46" w:rsidRPr="005D4E46" w:rsidRDefault="005D4E46" w:rsidP="005D4E46">
      <w:pPr>
        <w:pStyle w:val="EndNoteBibliography"/>
        <w:spacing w:after="0"/>
        <w:ind w:left="720" w:hanging="720"/>
      </w:pPr>
      <w:r w:rsidRPr="005D4E46">
        <w:t>Contreras, D., R. Hartman, and S. Sherman. 2017. Pilot Study Phase II: Results from 2016 gear evaluation in the North Delta. California Department of Fish and Wildlife, Fish Restoration Program, Stockton, CA.</w:t>
      </w:r>
    </w:p>
    <w:p w14:paraId="2A09A7D4" w14:textId="77777777" w:rsidR="005D4E46" w:rsidRPr="005D4E46" w:rsidRDefault="005D4E46" w:rsidP="005D4E46">
      <w:pPr>
        <w:pStyle w:val="EndNoteBibliography"/>
        <w:spacing w:after="0"/>
        <w:ind w:left="720" w:hanging="720"/>
      </w:pPr>
      <w:r w:rsidRPr="005D4E46">
        <w:t>Contreras, D., R. Hartman, and S. Sherman. 2018. Sampling fish and invertebrate resources in tidal wetlands of the Sacramento-San Joaquin Delta: Report on Phase III Pilot Monitoring, 2017. California Department of Fish and Wildlife, Stockton, CA.</w:t>
      </w:r>
    </w:p>
    <w:p w14:paraId="6B8F9024" w14:textId="77777777" w:rsidR="005D4E46" w:rsidRPr="005D4E46" w:rsidRDefault="005D4E46" w:rsidP="005D4E46">
      <w:pPr>
        <w:pStyle w:val="EndNoteBibliography"/>
        <w:spacing w:after="0"/>
        <w:ind w:left="720" w:hanging="720"/>
      </w:pPr>
      <w:r w:rsidRPr="005D4E46">
        <w:t>Contreras, D., R. Hartman, S. Sherman, A. Furler, and A. Low. 2016. Pilot study phase I: Results from 2015 gear methodology trials in the North Delta. California Department of FIsh and Wildlife, Fish Restoration Program, Stockton, CA.</w:t>
      </w:r>
    </w:p>
    <w:p w14:paraId="6DED11F0" w14:textId="77777777" w:rsidR="005D4E46" w:rsidRPr="005D4E46" w:rsidRDefault="005D4E46" w:rsidP="005D4E46">
      <w:pPr>
        <w:pStyle w:val="EndNoteBibliography"/>
        <w:spacing w:after="0"/>
        <w:ind w:left="720" w:hanging="720"/>
      </w:pPr>
      <w:r w:rsidRPr="005D4E46">
        <w:t>David, A. T., and coauthors. 2014. Foraging and Growth Potential of Juvenile Chinook Salmon after Tidal Restoration of a Large River Delta. Transactions of the American Fisheries Society 143(6):1515-1529.</w:t>
      </w:r>
    </w:p>
    <w:p w14:paraId="144F1C27" w14:textId="77777777" w:rsidR="005D4E46" w:rsidRPr="005D4E46" w:rsidRDefault="005D4E46" w:rsidP="005D4E46">
      <w:pPr>
        <w:pStyle w:val="EndNoteBibliography"/>
        <w:spacing w:after="0"/>
        <w:ind w:left="720" w:hanging="720"/>
      </w:pPr>
      <w:r w:rsidRPr="005D4E46">
        <w:lastRenderedPageBreak/>
        <w:t>David, A. T., and coauthors. 2016. Influences of Natural and Anthropogenic Factors and Tidal Restoration on Terrestrial Arthropod Assemblages in West Coast North American Estuarine Wetlands. Estuaries and Coasts 39(5):1491-1504.</w:t>
      </w:r>
    </w:p>
    <w:p w14:paraId="0A5FCD38" w14:textId="77777777" w:rsidR="005D4E46" w:rsidRPr="005D4E46" w:rsidRDefault="005D4E46" w:rsidP="005D4E46">
      <w:pPr>
        <w:pStyle w:val="EndNoteBibliography"/>
        <w:spacing w:after="0"/>
        <w:ind w:left="720" w:hanging="720"/>
      </w:pPr>
      <w:r w:rsidRPr="005D4E46">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7579427F" w14:textId="77777777" w:rsidR="005D4E46" w:rsidRPr="005D4E46" w:rsidRDefault="005D4E46" w:rsidP="005D4E46">
      <w:pPr>
        <w:pStyle w:val="EndNoteBibliography"/>
        <w:spacing w:after="0"/>
        <w:ind w:left="720" w:hanging="720"/>
      </w:pPr>
      <w:r w:rsidRPr="005D4E46">
        <w:t>Downing, B. D., and coauthors. 2016. Using Continuous Underway Isotope Measurements To Map Water Residence Time in Hydrodynamically Complex Tidal Environments. Environmental Science &amp; Technology 50(24):13387-13396.</w:t>
      </w:r>
    </w:p>
    <w:p w14:paraId="77F1E2E0" w14:textId="77777777" w:rsidR="005D4E46" w:rsidRPr="005D4E46" w:rsidRDefault="005D4E46" w:rsidP="005D4E46">
      <w:pPr>
        <w:pStyle w:val="EndNoteBibliography"/>
        <w:spacing w:after="0"/>
        <w:ind w:left="720" w:hanging="720"/>
      </w:pPr>
      <w:r w:rsidRPr="005D4E46">
        <w:t>Duffy, E. J., D. A. Beauchamp, R. M. Sweeting, R. J. Beamish, and J. S. Brennan. 2010. Ontogenetic diet shifts of juvenile Chinook salmon in nearshore and offshore habitats of Puget Sound. Transactions of the American Fisheries Society 139(3):803-823.</w:t>
      </w:r>
    </w:p>
    <w:p w14:paraId="2E71326B" w14:textId="77777777" w:rsidR="005D4E46" w:rsidRPr="005D4E46" w:rsidRDefault="005D4E46" w:rsidP="005D4E46">
      <w:pPr>
        <w:pStyle w:val="EndNoteBibliography"/>
        <w:spacing w:after="0"/>
        <w:ind w:left="720" w:hanging="720"/>
      </w:pPr>
      <w:r w:rsidRPr="005D4E46">
        <w:t>Glibert, P. M., and coauthors. 2014. Major–but rare–spring blooms in 2014 in San Francisco Bay Delta, California, a result of the long-term drought, increased residence time, and altered nutrient loads and forms. Journal of Experimental Marine Biology and Ecology 460:8-18.</w:t>
      </w:r>
    </w:p>
    <w:p w14:paraId="6570FD14" w14:textId="77777777" w:rsidR="005D4E46" w:rsidRPr="005D4E46" w:rsidRDefault="005D4E46" w:rsidP="005D4E46">
      <w:pPr>
        <w:pStyle w:val="EndNoteBibliography"/>
        <w:spacing w:after="0"/>
        <w:ind w:left="720" w:hanging="720"/>
      </w:pPr>
      <w:r w:rsidRPr="005D4E46">
        <w:t>Goertler, P., K. Jones, J. Cordell, B. Schreier, and T. Sommer. 2018. Effects of Extreme Hydrologic Regimes on Juvenile Chinook Salmon Prey Resources and Diet Composition in a Large River Floodplain. Transactions of the American Fisheries Society 147(2):287-299.</w:t>
      </w:r>
    </w:p>
    <w:p w14:paraId="5F0CCA98" w14:textId="77777777" w:rsidR="005D4E46" w:rsidRPr="005D4E46" w:rsidRDefault="005D4E46" w:rsidP="005D4E46">
      <w:pPr>
        <w:pStyle w:val="EndNoteBibliography"/>
        <w:spacing w:after="0"/>
        <w:ind w:left="720" w:hanging="720"/>
      </w:pPr>
      <w:r w:rsidRPr="005D4E46">
        <w:t>Grimaldo, L., F. Feyrer, J. Burns, and D. Maniscalco. 2017. Sampling Uncharted Waters: Examining Rearing Habitat of Larval Longfin Smelt (</w:t>
      </w:r>
      <w:r w:rsidRPr="005D4E46">
        <w:rPr>
          <w:i/>
        </w:rPr>
        <w:t>Spirinchus thaleichthys</w:t>
      </w:r>
      <w:r w:rsidRPr="005D4E46">
        <w:t>) in the Upper San Francisco Estuary. Estuaries and Coasts:1-14.</w:t>
      </w:r>
    </w:p>
    <w:p w14:paraId="6BECA730" w14:textId="77777777" w:rsidR="005D4E46" w:rsidRPr="005D4E46" w:rsidRDefault="005D4E46" w:rsidP="005D4E46">
      <w:pPr>
        <w:pStyle w:val="EndNoteBibliography"/>
        <w:spacing w:after="0"/>
        <w:ind w:left="720" w:hanging="720"/>
      </w:pPr>
      <w:r w:rsidRPr="005D4E46">
        <w:t>Hammock, B. G., R. Hartman, S. B. Slater, A. Hennessy, and S. J. Teh. 2019. Tidal Wetlands Associated with Foraging Success of Delta Smelt. Estuaries and Coasts.</w:t>
      </w:r>
    </w:p>
    <w:p w14:paraId="6451130D" w14:textId="77777777" w:rsidR="005D4E46" w:rsidRPr="005D4E46" w:rsidRDefault="005D4E46" w:rsidP="005D4E46">
      <w:pPr>
        <w:pStyle w:val="EndNoteBibliography"/>
        <w:spacing w:after="0"/>
        <w:ind w:left="720" w:hanging="720"/>
      </w:pPr>
      <w:r w:rsidRPr="005D4E46">
        <w:t>Hartman, R., L. Brown, and J. Hobbs. 2017. Food Web Conceptual Model. S. Sherman, R. Hartman, and D. Contreras, editors. Effects of Tidal Wetland Restoration on Fish: A Suite of Conceptual Models, Interagency Ecological Program Technical Report 91. Department of Water Resources, Sacramento, CA.</w:t>
      </w:r>
    </w:p>
    <w:p w14:paraId="7253351D" w14:textId="77777777" w:rsidR="005D4E46" w:rsidRPr="005D4E46" w:rsidRDefault="005D4E46" w:rsidP="005D4E46">
      <w:pPr>
        <w:pStyle w:val="EndNoteBibliography"/>
        <w:spacing w:after="0"/>
        <w:ind w:left="720" w:hanging="720"/>
      </w:pPr>
      <w:r w:rsidRPr="005D4E46">
        <w:t>Hennessy, A. 2009. Zooplankton Meta Data. IEP Bay-Delta Monitoring and Analysis Section, Department of Water Resources, Sacramento, CA.</w:t>
      </w:r>
    </w:p>
    <w:p w14:paraId="0828269E" w14:textId="77777777" w:rsidR="005D4E46" w:rsidRPr="005D4E46" w:rsidRDefault="005D4E46" w:rsidP="005D4E46">
      <w:pPr>
        <w:pStyle w:val="EndNoteBibliography"/>
        <w:spacing w:after="0"/>
        <w:ind w:left="720" w:hanging="720"/>
      </w:pPr>
      <w:r w:rsidRPr="005D4E46">
        <w:t>Hennessy, A., and T. Enderlein. 2013. Zooplankton monitoring 2011. IEP Newsletter 26(1):23-30.</w:t>
      </w:r>
    </w:p>
    <w:p w14:paraId="41648E21" w14:textId="77777777" w:rsidR="005D4E46" w:rsidRPr="005D4E46" w:rsidRDefault="005D4E46" w:rsidP="005D4E46">
      <w:pPr>
        <w:pStyle w:val="EndNoteBibliography"/>
        <w:spacing w:after="0"/>
        <w:ind w:left="720" w:hanging="720"/>
      </w:pPr>
      <w:r w:rsidRPr="005D4E46">
        <w:t>Herbold, B., and coauthors. 2014. The role of tidal marsh restoration in fish management in the San Francisco Estuary. San Francisco Estuary and Watershed Science 12(1).</w:t>
      </w:r>
    </w:p>
    <w:p w14:paraId="7D1D40A0" w14:textId="77777777" w:rsidR="005D4E46" w:rsidRPr="005D4E46" w:rsidRDefault="005D4E46" w:rsidP="005D4E46">
      <w:pPr>
        <w:pStyle w:val="EndNoteBibliography"/>
        <w:spacing w:after="0"/>
        <w:ind w:left="720" w:hanging="720"/>
      </w:pPr>
      <w:r w:rsidRPr="005D4E46">
        <w:t>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w:t>
      </w:r>
    </w:p>
    <w:p w14:paraId="0A260B78" w14:textId="77777777" w:rsidR="005D4E46" w:rsidRPr="005D4E46" w:rsidRDefault="005D4E46" w:rsidP="005D4E46">
      <w:pPr>
        <w:pStyle w:val="EndNoteBibliography"/>
        <w:spacing w:after="0"/>
        <w:ind w:left="720" w:hanging="720"/>
      </w:pPr>
      <w:r w:rsidRPr="005D4E46">
        <w:t>Jassby, A. 2008. Phytoplankton in the upper San Francisco Estuary: recent biomass trends, their causes and their trophic significance. San Francisco Estuary and Watershed Science 6(1):24 pages.</w:t>
      </w:r>
    </w:p>
    <w:p w14:paraId="4EAA1931" w14:textId="77777777" w:rsidR="005D4E46" w:rsidRPr="005D4E46" w:rsidRDefault="005D4E46" w:rsidP="005D4E46">
      <w:pPr>
        <w:pStyle w:val="EndNoteBibliography"/>
        <w:spacing w:after="0"/>
        <w:ind w:left="720" w:hanging="720"/>
      </w:pPr>
      <w:r w:rsidRPr="005D4E46">
        <w:t>Kimmerer, W. J. 2002. Effects of freshwater flow on abundance of estuarine organisms: physical effects or trophic linkages? Marine Ecology Progress Series 243:39-55.</w:t>
      </w:r>
    </w:p>
    <w:p w14:paraId="6A1E610A" w14:textId="77777777" w:rsidR="005D4E46" w:rsidRPr="005D4E46" w:rsidRDefault="005D4E46" w:rsidP="005D4E46">
      <w:pPr>
        <w:pStyle w:val="EndNoteBibliography"/>
        <w:spacing w:after="0"/>
        <w:ind w:left="720" w:hanging="720"/>
      </w:pPr>
      <w:r w:rsidRPr="005D4E46">
        <w:t xml:space="preserve">Kimmerer, W. J., T. R. Ignoffo, K. R. Kayfetz, and A. M. Slaughter. 2018. Effects of freshwater flow and phytoplankton biomass on growth, reproduction, and spatial subsidies of the estuarine copepod </w:t>
      </w:r>
      <w:r w:rsidRPr="005D4E46">
        <w:rPr>
          <w:i/>
        </w:rPr>
        <w:t>Pseudodiaptomus forbesi</w:t>
      </w:r>
      <w:r w:rsidRPr="005D4E46">
        <w:t>. Hydrobiologia 807(1):113-130.</w:t>
      </w:r>
    </w:p>
    <w:p w14:paraId="03B60233" w14:textId="77777777" w:rsidR="005D4E46" w:rsidRPr="005D4E46" w:rsidRDefault="005D4E46" w:rsidP="005D4E46">
      <w:pPr>
        <w:pStyle w:val="EndNoteBibliography"/>
        <w:spacing w:after="0"/>
        <w:ind w:left="720" w:hanging="720"/>
      </w:pPr>
      <w:r w:rsidRPr="005D4E46">
        <w:t>Kimmerer, W. J., and L. Lougee. 2015. Bivalve grazing causes substantial mortality to an estuarine copepod population. Journal of Experimental Marine Biology and Ecology 473:53-63.</w:t>
      </w:r>
    </w:p>
    <w:p w14:paraId="3CE86D49" w14:textId="77777777" w:rsidR="005D4E46" w:rsidRPr="005D4E46" w:rsidRDefault="005D4E46" w:rsidP="005D4E46">
      <w:pPr>
        <w:pStyle w:val="EndNoteBibliography"/>
        <w:spacing w:after="0"/>
        <w:ind w:left="720" w:hanging="720"/>
      </w:pPr>
      <w:r w:rsidRPr="005D4E46">
        <w:lastRenderedPageBreak/>
        <w:t>Kimmerer, W. J., and J. K. Thompson. 2014. Phytoplankton growth balanced by clam and zooplankton grazing and net transport into the low-salinity zone of the San Francisco Estuary. Estuaries and Coasts:1-17.</w:t>
      </w:r>
    </w:p>
    <w:p w14:paraId="268DA14E" w14:textId="77777777" w:rsidR="005D4E46" w:rsidRPr="005D4E46" w:rsidRDefault="005D4E46" w:rsidP="005D4E46">
      <w:pPr>
        <w:pStyle w:val="EndNoteBibliography"/>
        <w:spacing w:after="0"/>
        <w:ind w:left="720" w:hanging="720"/>
      </w:pPr>
      <w:r w:rsidRPr="005D4E46">
        <w:t>Lehman, P. W., S. Mayr, L. Liu, and A. Tang. 2015. Tidal day organic and inorganic material flux of ponds in the Liberty Island freshwater tidal wetland. Springer Plus 4:273.</w:t>
      </w:r>
    </w:p>
    <w:p w14:paraId="627D7515" w14:textId="77777777" w:rsidR="005D4E46" w:rsidRPr="005D4E46" w:rsidRDefault="005D4E46" w:rsidP="005D4E46">
      <w:pPr>
        <w:pStyle w:val="EndNoteBibliography"/>
        <w:spacing w:after="0"/>
        <w:ind w:left="720" w:hanging="720"/>
      </w:pPr>
      <w:r w:rsidRPr="005D4E46">
        <w:t>Lucas, L. V., and J. K. Thompson. 2012. Changing restoration rules: Exotic bivalves interact with residence time and depth to control phytoplankton productivity. Ecosphere 3(12):art117.</w:t>
      </w:r>
    </w:p>
    <w:p w14:paraId="145A4684" w14:textId="77777777" w:rsidR="005D4E46" w:rsidRPr="005D4E46" w:rsidRDefault="005D4E46" w:rsidP="005D4E46">
      <w:pPr>
        <w:pStyle w:val="EndNoteBibliography"/>
        <w:spacing w:after="0"/>
        <w:ind w:left="720" w:hanging="720"/>
      </w:pPr>
      <w:r w:rsidRPr="005D4E46">
        <w:t>Maier, G. O., and C. A. Simenstad. 2009. The role of marsh-derived macrodetritus to the food webs of juvenile Chinook salmon in a large altered estuary. Estuaries and Coasts 32(5):984-998.</w:t>
      </w:r>
    </w:p>
    <w:p w14:paraId="23EBA4ED" w14:textId="77777777" w:rsidR="005D4E46" w:rsidRPr="005D4E46" w:rsidRDefault="005D4E46" w:rsidP="005D4E46">
      <w:pPr>
        <w:pStyle w:val="EndNoteBibliography"/>
        <w:spacing w:after="0"/>
        <w:ind w:left="720" w:hanging="720"/>
      </w:pPr>
      <w:r w:rsidRPr="005D4E46">
        <w:t>Michel, C. J., and coauthors. 2015. Chinook salmon outmigration survival in wet and dry years in California’s Sacramento River. Canadian Journal of Fisheries and Aquatic Sciences 72(11):1749-1759.</w:t>
      </w:r>
    </w:p>
    <w:p w14:paraId="41D6509E" w14:textId="77777777" w:rsidR="005D4E46" w:rsidRPr="005D4E46" w:rsidRDefault="005D4E46" w:rsidP="005D4E46">
      <w:pPr>
        <w:pStyle w:val="EndNoteBibliography"/>
        <w:spacing w:after="0"/>
        <w:ind w:left="720" w:hanging="720"/>
      </w:pPr>
      <w:r w:rsidRPr="005D4E46">
        <w:t>Moyle, P. B., A. D. Manfree, and P. L. Fiedler. 2014. Suisun Marsh: Ecological History and Possible Futures. Univ of California Press, Berkeley, CA.</w:t>
      </w:r>
    </w:p>
    <w:p w14:paraId="5104DF47" w14:textId="77777777" w:rsidR="005D4E46" w:rsidRPr="005D4E46" w:rsidRDefault="005D4E46" w:rsidP="005D4E46">
      <w:pPr>
        <w:pStyle w:val="EndNoteBibliography"/>
        <w:spacing w:after="0"/>
        <w:ind w:left="720" w:hanging="720"/>
      </w:pPr>
      <w:r w:rsidRPr="005D4E46">
        <w:t>Orsi, J. J. 1995. Food habits of several abundant zooplankton species in the Sacramento-San Joaquin estuary. Interagency Ecological Program for the Sacramento-San Joaquin Estuary (IEP), Stockton, CA.</w:t>
      </w:r>
    </w:p>
    <w:p w14:paraId="011D2164" w14:textId="77777777" w:rsidR="005D4E46" w:rsidRPr="005D4E46" w:rsidRDefault="005D4E46" w:rsidP="005D4E46">
      <w:pPr>
        <w:pStyle w:val="EndNoteBibliography"/>
        <w:spacing w:after="0"/>
        <w:ind w:left="720" w:hanging="720"/>
      </w:pPr>
      <w:r w:rsidRPr="005D4E46">
        <w:t>Schroeter, R. E., T. A. O'Rear, M. J. Young, and P. B. Moyle. 2015. The aquatic trophic ecology of Suisun Marsh, San Francisco Estuary, California, during autumn in a wet year. San Francisco Estuary and Watershed Science 13(3).</w:t>
      </w:r>
    </w:p>
    <w:p w14:paraId="0F7617C3" w14:textId="77777777" w:rsidR="005D4E46" w:rsidRPr="005D4E46" w:rsidRDefault="005D4E46" w:rsidP="005D4E46">
      <w:pPr>
        <w:pStyle w:val="EndNoteBibliography"/>
        <w:spacing w:after="0"/>
        <w:ind w:left="720" w:hanging="720"/>
      </w:pPr>
      <w:r w:rsidRPr="005D4E46">
        <w:t>Sherman, S., R. Hartman, and D. Contreras, editors. 2017. Effects of Tidal Wetland Restoration on Fish: A Suite of Conceptual Models. Department of Water Resources, Sacramento, CA.</w:t>
      </w:r>
    </w:p>
    <w:p w14:paraId="180A5D0D" w14:textId="77777777" w:rsidR="005D4E46" w:rsidRPr="005D4E46" w:rsidRDefault="005D4E46" w:rsidP="005D4E46">
      <w:pPr>
        <w:pStyle w:val="EndNoteBibliography"/>
        <w:spacing w:after="0"/>
        <w:ind w:left="720" w:hanging="720"/>
      </w:pPr>
      <w:r w:rsidRPr="005D4E46">
        <w:t xml:space="preserve">Slater, S. B., and R. D. Baxter. 2014. Diet, prey selection and body condition of age-0 Delta Smelt, </w:t>
      </w:r>
      <w:r w:rsidRPr="005D4E46">
        <w:rPr>
          <w:i/>
        </w:rPr>
        <w:t>Hypomesus transpacificus</w:t>
      </w:r>
      <w:r w:rsidRPr="005D4E46">
        <w:t>, in the upper San Francisco Estuary. San Francisco Estuary and Watershed Science 14(4).</w:t>
      </w:r>
    </w:p>
    <w:p w14:paraId="066A24AF" w14:textId="77777777" w:rsidR="005D4E46" w:rsidRPr="005D4E46" w:rsidRDefault="005D4E46" w:rsidP="005D4E46">
      <w:pPr>
        <w:pStyle w:val="EndNoteBibliography"/>
        <w:spacing w:after="0"/>
        <w:ind w:left="720" w:hanging="720"/>
      </w:pPr>
      <w:r w:rsidRPr="005D4E46">
        <w:t>Sobczak, W. V., and coauthors. 2005. Detritus fuels ecosystem metabolism but not metazoan food webs in San Francisco Estuary's freshwater Delta. Estuaries 28(1):122-135.</w:t>
      </w:r>
    </w:p>
    <w:p w14:paraId="16D9CCDD" w14:textId="77777777" w:rsidR="005D4E46" w:rsidRPr="005D4E46" w:rsidRDefault="005D4E46" w:rsidP="005D4E46">
      <w:pPr>
        <w:pStyle w:val="EndNoteBibliography"/>
        <w:spacing w:after="0"/>
        <w:ind w:left="720" w:hanging="720"/>
      </w:pPr>
      <w:r w:rsidRPr="005D4E46">
        <w:t>Sobczak, W. V., J. E. Cloern, A. D. Jassby, and A. B. Muller-Solger. 2002. Bioavailability of organic matter in a highly disturbed estuary: The role of detrital and algal resources. Proceedings of the National Academy of Sciences 99(12):8101-8105.</w:t>
      </w:r>
    </w:p>
    <w:p w14:paraId="26743C0A" w14:textId="77777777" w:rsidR="005D4E46" w:rsidRPr="005D4E46" w:rsidRDefault="005D4E46" w:rsidP="005D4E46">
      <w:pPr>
        <w:pStyle w:val="EndNoteBibliography"/>
        <w:spacing w:after="0"/>
        <w:ind w:left="720" w:hanging="720"/>
      </w:pPr>
      <w:r w:rsidRPr="005D4E46">
        <w:t>Sommer, T., and F. Mejia. 2013. A place to call home: a synthesis of Delta Smelt habitat in the upper San Francisco Estuary. San Francisco Estuary and Watershed Science 11(2):25 pages.</w:t>
      </w:r>
    </w:p>
    <w:p w14:paraId="556DEC63" w14:textId="77777777" w:rsidR="005D4E46" w:rsidRPr="005D4E46" w:rsidRDefault="005D4E46" w:rsidP="005D4E46">
      <w:pPr>
        <w:pStyle w:val="EndNoteBibliography"/>
        <w:spacing w:after="0"/>
        <w:ind w:left="720" w:hanging="720"/>
      </w:pPr>
      <w:r w:rsidRPr="005D4E46">
        <w:t>Sommer, T., K. Reece, F. Mejia, and M. Nobriga. 2009. Delta smelt life-history contingents: a possible upstream rearing strategy. IEP Newsletter 22(1):11-13.</w:t>
      </w:r>
    </w:p>
    <w:p w14:paraId="70A41B57" w14:textId="77777777" w:rsidR="005D4E46" w:rsidRPr="005D4E46" w:rsidRDefault="005D4E46" w:rsidP="005D4E46">
      <w:pPr>
        <w:pStyle w:val="EndNoteBibliography"/>
        <w:spacing w:after="0"/>
        <w:ind w:left="720" w:hanging="720"/>
      </w:pPr>
      <w:r w:rsidRPr="005D4E46">
        <w:t>Sommer, T. R., W. C. Harrell, A. M. Solger, B. Tom, and W. Kimmerer. 2004. Effects of flow variation on channel and floodplain biota and habitats of the Sacramento River, California, USA. Aquatic Conservation 14(3):247-261.</w:t>
      </w:r>
    </w:p>
    <w:p w14:paraId="234CCFB0" w14:textId="77777777" w:rsidR="005D4E46" w:rsidRPr="005D4E46" w:rsidRDefault="005D4E46" w:rsidP="005D4E46">
      <w:pPr>
        <w:pStyle w:val="EndNoteBibliography"/>
        <w:spacing w:after="0"/>
        <w:ind w:left="720" w:hanging="720"/>
      </w:pPr>
      <w:r w:rsidRPr="005D4E46">
        <w:t>Sommer, T. R., M. L. Nobriga, W. C. Harrell, W. Batham, and W. J. Kimmerer. 2001. Floodplain rearing of juvenile chinook salmon: Evidence of enhanced growth and survival. Canadian Journal of Fisheries and Aquatic Sciences 58(2):325-333.</w:t>
      </w:r>
    </w:p>
    <w:p w14:paraId="340556D6" w14:textId="77777777" w:rsidR="005D4E46" w:rsidRPr="005D4E46" w:rsidRDefault="005D4E46" w:rsidP="005D4E46">
      <w:pPr>
        <w:pStyle w:val="EndNoteBibliography"/>
        <w:spacing w:after="0"/>
        <w:ind w:left="720" w:hanging="720"/>
      </w:pPr>
      <w:r w:rsidRPr="005D4E46">
        <w:t>Strong, S. E. 2015. Dissolved inorganic nitrogen and chlorophyll-a at a restored site in Suisun Marsh. San Francisco State University.</w:t>
      </w:r>
    </w:p>
    <w:p w14:paraId="1686BC01" w14:textId="77777777" w:rsidR="005D4E46" w:rsidRPr="005D4E46" w:rsidRDefault="005D4E46" w:rsidP="005D4E46">
      <w:pPr>
        <w:pStyle w:val="EndNoteBibliography"/>
        <w:spacing w:after="0"/>
        <w:ind w:left="720" w:hanging="720"/>
      </w:pPr>
      <w:r w:rsidRPr="005D4E46">
        <w:t>Thompson, B., J. A. Ranasinghe, S. Lowe, A. Melwani, and S. B. Weisberg. 2013. Benthic macrofaunal assemblages of the San Francisco Estuary and Delta, USA. Environmental Monitoring and Assessment 185(3):2281-2295.</w:t>
      </w:r>
    </w:p>
    <w:p w14:paraId="2E725044" w14:textId="77777777" w:rsidR="005D4E46" w:rsidRPr="005D4E46" w:rsidRDefault="005D4E46" w:rsidP="005D4E46">
      <w:pPr>
        <w:pStyle w:val="EndNoteBibliography"/>
        <w:spacing w:after="0"/>
        <w:ind w:left="720" w:hanging="720"/>
      </w:pPr>
      <w:r w:rsidRPr="005D4E46">
        <w:t>Tiffan, K. F., J. M. Erhardt, and S. J. St. John. 2014. Prey Availability, Consumption, and Quality Contribute to Variation in Growth of Subyearling Chinook Salmon Rearing in Riverine and Reservoir Habitats. Transactions of the American Fisheries Society 143(1):219-229.</w:t>
      </w:r>
    </w:p>
    <w:p w14:paraId="3798BADB" w14:textId="77777777" w:rsidR="005D4E46" w:rsidRPr="005D4E46" w:rsidRDefault="005D4E46" w:rsidP="005D4E46">
      <w:pPr>
        <w:pStyle w:val="EndNoteBibliography"/>
        <w:spacing w:after="0"/>
        <w:ind w:left="720" w:hanging="720"/>
      </w:pPr>
      <w:r w:rsidRPr="005D4E46">
        <w:lastRenderedPageBreak/>
        <w:t>Turner, A. M., and J. C. Trexler. 1997. Sampling aquatic invertebrates from marshes: evaluating the options. Journal of the North American Benthological Society 16(3):694-709.</w:t>
      </w:r>
    </w:p>
    <w:p w14:paraId="7A86F42C" w14:textId="77777777" w:rsidR="005D4E46" w:rsidRPr="005D4E46" w:rsidRDefault="005D4E46" w:rsidP="005D4E46">
      <w:pPr>
        <w:pStyle w:val="EndNoteBibliography"/>
        <w:spacing w:after="0"/>
        <w:ind w:left="720" w:hanging="720"/>
      </w:pPr>
      <w:r w:rsidRPr="005D4E46">
        <w:t>Utermöhl, H. 1958. Methods of collecting plankton for various purposes are discussed. SIL Communications, 1953-1996 9(1):1-38.</w:t>
      </w:r>
    </w:p>
    <w:p w14:paraId="387D75FC" w14:textId="77777777" w:rsidR="005D4E46" w:rsidRPr="005D4E46" w:rsidRDefault="005D4E46" w:rsidP="005D4E46">
      <w:pPr>
        <w:pStyle w:val="EndNoteBibliography"/>
        <w:spacing w:after="0"/>
        <w:ind w:left="720" w:hanging="720"/>
      </w:pPr>
      <w:r w:rsidRPr="005D4E46">
        <w:t>Wells, E. 2015. IEP Environmental Monitoring Program Benthos Metadata. C. D. o. W. Resources, editor. Division of Environmental Services, Bay-Delta Monitoring and Analysis Section, West Sacramento, CA.</w:t>
      </w:r>
    </w:p>
    <w:p w14:paraId="5C7EAF63" w14:textId="77777777" w:rsidR="005D4E46" w:rsidRPr="005D4E46" w:rsidRDefault="005D4E46" w:rsidP="005D4E46">
      <w:pPr>
        <w:pStyle w:val="EndNoteBibliography"/>
        <w:spacing w:after="0"/>
        <w:ind w:left="720" w:hanging="720"/>
      </w:pPr>
      <w:r w:rsidRPr="005D4E46">
        <w:t>Whitley, S. N., and S. M. Bollens. 2014. Fish assemblages across a vegetation gradient in a restoring tidal freshwater wetland: diets and potential for resource competition. Environmental Biology of Fishes 97(6):659-674.</w:t>
      </w:r>
    </w:p>
    <w:p w14:paraId="2BF80892" w14:textId="77777777" w:rsidR="005D4E46" w:rsidRPr="005D4E46" w:rsidRDefault="005D4E46" w:rsidP="005D4E46">
      <w:pPr>
        <w:pStyle w:val="EndNoteBibliography"/>
        <w:spacing w:after="0"/>
        <w:ind w:left="720" w:hanging="720"/>
      </w:pPr>
      <w:r w:rsidRPr="005D4E46">
        <w:t>Williams, J. G. 2012. Juvenile Chinook Salmon (Oncorhynchus tshawytscha) in and Around the San Francisco Estuary. San Francisco Estuary and Watershed Science 10(3).</w:t>
      </w:r>
    </w:p>
    <w:p w14:paraId="22200598" w14:textId="77777777" w:rsidR="005D4E46" w:rsidRPr="005D4E46" w:rsidRDefault="005D4E46" w:rsidP="005D4E46">
      <w:pPr>
        <w:pStyle w:val="EndNoteBibliography"/>
        <w:ind w:left="720" w:hanging="720"/>
      </w:pPr>
      <w:r w:rsidRPr="005D4E46">
        <w:t>Yoshiyama, R. M., F. W. Fisher, and P. B. Moyle. 1998. Historical abundance and decline of Chinook salmon in the Central Valley region of California. North American Journal of Fisheries Management 18(3):487-521.</w:t>
      </w:r>
    </w:p>
    <w:p w14:paraId="2E3C346B" w14:textId="384DF796" w:rsidR="00C0435E" w:rsidRDefault="00C0435E" w:rsidP="00C0435E">
      <w:r>
        <w:fldChar w:fldCharType="end"/>
      </w:r>
    </w:p>
    <w:p w14:paraId="4A2CB6B5" w14:textId="3BAE8169"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9-05-01T15:39:00Z" w:initials="HR">
    <w:p w14:paraId="2E463750" w14:textId="1D8C793E" w:rsidR="00F67BEE" w:rsidRDefault="00F67BEE">
      <w:pPr>
        <w:pStyle w:val="CommentText"/>
      </w:pPr>
      <w:r>
        <w:rPr>
          <w:rStyle w:val="CommentReference"/>
        </w:rPr>
        <w:annotationRef/>
      </w:r>
      <w:r>
        <w:t>Bleh. I don’t know what I’m trying to say here.</w:t>
      </w:r>
    </w:p>
  </w:comment>
  <w:comment w:id="14" w:author="Hartman, Rosemary@Wildlife [2]" w:date="2019-04-05T06:56:00Z" w:initials="HR">
    <w:p w14:paraId="15BC5DD4" w14:textId="6527A5F0" w:rsidR="00F67BEE" w:rsidRDefault="00F67BEE">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5" w:author="Hartman, Rosemary@Wildlife [2]" w:date="2019-04-05T06:57:00Z" w:initials="HR">
    <w:p w14:paraId="089E82C0" w14:textId="440AB938" w:rsidR="00F67BEE" w:rsidRDefault="00F67BEE">
      <w:pPr>
        <w:pStyle w:val="CommentText"/>
      </w:pPr>
      <w:r>
        <w:rPr>
          <w:rStyle w:val="CommentReference"/>
        </w:rPr>
        <w:annotationRef/>
      </w:r>
    </w:p>
  </w:comment>
  <w:comment w:id="23" w:author="Hartman, Rosemary@Wildlife [2]" w:date="2018-12-26T16:12:00Z" w:initials="HR">
    <w:p w14:paraId="4701D46C" w14:textId="40A2208F" w:rsidR="00F67BEE" w:rsidRDefault="00F67BEE">
      <w:pPr>
        <w:pStyle w:val="CommentText"/>
      </w:pPr>
      <w:r>
        <w:rPr>
          <w:rStyle w:val="CommentReference"/>
        </w:rPr>
        <w:annotationRef/>
      </w:r>
      <w:r>
        <w:t>double check diameter of circular net</w:t>
      </w:r>
    </w:p>
  </w:comment>
  <w:comment w:id="29" w:author="Hartman, Rosemary@Wildlife [2]" w:date="2019-04-17T03:56:00Z" w:initials="HR">
    <w:p w14:paraId="22213E99" w14:textId="4AB73A57" w:rsidR="00F67BEE" w:rsidRDefault="00F67BEE">
      <w:pPr>
        <w:pStyle w:val="CommentText"/>
      </w:pPr>
      <w:r>
        <w:rPr>
          <w:rStyle w:val="CommentReference"/>
        </w:rPr>
        <w:annotationRef/>
      </w:r>
      <w:r>
        <w:t>need to revise once analysis is complete</w:t>
      </w:r>
    </w:p>
  </w:comment>
  <w:comment w:id="31" w:author="Hartman, Rosemary@Wildlife" w:date="2019-05-21T12:43:00Z" w:initials="HR">
    <w:p w14:paraId="4E7798F0" w14:textId="6BF3C99F" w:rsidR="00F67BEE" w:rsidRDefault="00F67BEE">
      <w:pPr>
        <w:pStyle w:val="CommentText"/>
      </w:pPr>
      <w:r>
        <w:rPr>
          <w:rStyle w:val="CommentReference"/>
        </w:rPr>
        <w:annotationRef/>
      </w:r>
      <w:r>
        <w:t>cite workplan</w:t>
      </w:r>
    </w:p>
  </w:comment>
  <w:comment w:id="45" w:author="Hartman, Rosemary@DWR" w:date="2019-06-06T15:49:00Z" w:initials="HR">
    <w:p w14:paraId="1800703A" w14:textId="49356667" w:rsidR="00F67BEE" w:rsidRDefault="00F67BEE">
      <w:pPr>
        <w:pStyle w:val="CommentText"/>
      </w:pPr>
      <w:r>
        <w:rPr>
          <w:rStyle w:val="CommentReference"/>
        </w:rPr>
        <w:annotationRef/>
      </w:r>
      <w:r>
        <w:t>Do people want NMDS plots?</w:t>
      </w:r>
    </w:p>
  </w:comment>
  <w:comment w:id="63" w:author="Hartman, Rosemary@DWR" w:date="2019-06-06T14:52:00Z" w:initials="HR">
    <w:p w14:paraId="20F99CF9" w14:textId="0BDE76D4" w:rsidR="00F67BEE" w:rsidRDefault="00F67BEE">
      <w:pPr>
        <w:pStyle w:val="CommentText"/>
      </w:pPr>
      <w:r>
        <w:rPr>
          <w:rStyle w:val="CommentReference"/>
        </w:rPr>
        <w:annotationRef/>
      </w:r>
      <w:r>
        <w:t>run analysis</w:t>
      </w:r>
    </w:p>
  </w:comment>
  <w:comment w:id="64" w:author="Hartman, Rosemary@Wildlife" w:date="2019-05-20T14:35:00Z" w:initials="HR">
    <w:p w14:paraId="7A500799" w14:textId="3A68DF29" w:rsidR="00F67BEE" w:rsidRDefault="00F67BEE">
      <w:pPr>
        <w:pStyle w:val="CommentText"/>
      </w:pPr>
      <w:r>
        <w:rPr>
          <w:rStyle w:val="CommentReference"/>
        </w:rPr>
        <w:annotationRef/>
      </w:r>
      <w:r>
        <w:t>Did matt young’s research go into fall?</w:t>
      </w:r>
    </w:p>
  </w:comment>
  <w:comment w:id="69" w:author="Hartman, Rosemary@Wildlife" w:date="2019-05-17T14:02:00Z" w:initials="HR">
    <w:p w14:paraId="1EFF8305" w14:textId="74330520" w:rsidR="00F67BEE" w:rsidRDefault="00F67BEE">
      <w:pPr>
        <w:pStyle w:val="CommentText"/>
      </w:pPr>
      <w:r>
        <w:rPr>
          <w:rStyle w:val="CommentReference"/>
        </w:rPr>
        <w:annotationRef/>
      </w:r>
      <w:r>
        <w:t>Stacy and I discussed leaving this out for now, writing it up when we have all the data</w:t>
      </w:r>
    </w:p>
  </w:comment>
  <w:comment w:id="74" w:author="Hartman, Rosemary@Wildlife" w:date="2019-04-30T09:33:00Z" w:initials="HR">
    <w:p w14:paraId="5C96E0D8" w14:textId="67725728" w:rsidR="00F67BEE" w:rsidRDefault="00F67BEE">
      <w:pPr>
        <w:pStyle w:val="CommentText"/>
      </w:pPr>
      <w:r>
        <w:rPr>
          <w:rStyle w:val="CommentReference"/>
        </w:rPr>
        <w:annotationRef/>
      </w:r>
      <w:r>
        <w:t>cite document</w:t>
      </w:r>
    </w:p>
  </w:comment>
  <w:comment w:id="75" w:author="Hartman, Rosemary@Wildlife" w:date="2019-04-30T09:52:00Z" w:initials="HR">
    <w:p w14:paraId="6D778041" w14:textId="1446BDB6" w:rsidR="00F67BEE" w:rsidRDefault="00F67BEE">
      <w:pPr>
        <w:pStyle w:val="CommentText"/>
      </w:pPr>
      <w:r>
        <w:rPr>
          <w:rStyle w:val="CommentReference"/>
        </w:rPr>
        <w:annotationRef/>
      </w:r>
      <w:r>
        <w:t>check pore size</w:t>
      </w:r>
    </w:p>
  </w:comment>
  <w:comment w:id="78" w:author="Hartman, Rosemary@Wildlife" w:date="2019-05-01T15:28:00Z" w:initials="HR">
    <w:p w14:paraId="6A83771C" w14:textId="1397A92D" w:rsidR="00F67BEE" w:rsidRDefault="00F67BEE">
      <w:pPr>
        <w:pStyle w:val="CommentText"/>
      </w:pPr>
      <w:r>
        <w:rPr>
          <w:rStyle w:val="CommentReference"/>
        </w:rPr>
        <w:annotationRef/>
      </w:r>
      <w:r>
        <w:t>Get reference</w:t>
      </w:r>
    </w:p>
  </w:comment>
  <w:comment w:id="101" w:author="Hartman, Rosemary@Wildlife [2]" w:date="2019-01-29T07:01:00Z" w:initials="HR">
    <w:p w14:paraId="7CE71C1E" w14:textId="7073138C" w:rsidR="00F67BEE" w:rsidRDefault="00F67BEE">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4E7798F0" w15:done="0"/>
  <w15:commentEx w15:paraId="1800703A" w15:done="0"/>
  <w15:commentEx w15:paraId="20F99CF9" w15:done="0"/>
  <w15:commentEx w15:paraId="7A500799" w15:done="0"/>
  <w15:commentEx w15:paraId="1EFF8305" w15:done="0"/>
  <w15:commentEx w15:paraId="5C96E0D8" w15:done="0"/>
  <w15:commentEx w15:paraId="6D778041" w15:done="0"/>
  <w15:commentEx w15:paraId="6A83771C"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4E7798F0" w16cid:durableId="208E70EA"/>
  <w16cid:commentId w16cid:paraId="1800703A" w16cid:durableId="20A3B46D"/>
  <w16cid:commentId w16cid:paraId="20F99CF9" w16cid:durableId="20A3A727"/>
  <w16cid:commentId w16cid:paraId="7A500799" w16cid:durableId="208D39C9"/>
  <w16cid:commentId w16cid:paraId="1EFF8305" w16cid:durableId="20893D77"/>
  <w16cid:commentId w16cid:paraId="5C96E0D8" w16cid:durableId="207294F9"/>
  <w16cid:commentId w16cid:paraId="6D778041" w16cid:durableId="20729956"/>
  <w16cid:commentId w16cid:paraId="6A83771C" w16cid:durableId="20743987"/>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F67BEE" w:rsidRDefault="00F67BEE">
      <w:pPr>
        <w:spacing w:after="0" w:line="240" w:lineRule="auto"/>
      </w:pPr>
      <w:r>
        <w:separator/>
      </w:r>
    </w:p>
  </w:endnote>
  <w:endnote w:type="continuationSeparator" w:id="0">
    <w:p w14:paraId="0A00C222" w14:textId="77777777" w:rsidR="00F67BEE" w:rsidRDefault="00F67BEE">
      <w:pPr>
        <w:spacing w:after="0" w:line="240" w:lineRule="auto"/>
      </w:pPr>
      <w:r>
        <w:continuationSeparator/>
      </w:r>
    </w:p>
  </w:endnote>
  <w:endnote w:type="continuationNotice" w:id="1">
    <w:p w14:paraId="3E6C329C" w14:textId="77777777" w:rsidR="00F67BEE" w:rsidRDefault="00F67B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F67BEE" w:rsidRDefault="00F67BEE">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F67BEE" w:rsidRDefault="00F67BEE">
      <w:pPr>
        <w:spacing w:after="0" w:line="240" w:lineRule="auto"/>
      </w:pPr>
      <w:r>
        <w:separator/>
      </w:r>
    </w:p>
  </w:footnote>
  <w:footnote w:type="continuationSeparator" w:id="0">
    <w:p w14:paraId="765B5140" w14:textId="77777777" w:rsidR="00F67BEE" w:rsidRDefault="00F67BEE">
      <w:pPr>
        <w:spacing w:after="0" w:line="240" w:lineRule="auto"/>
      </w:pPr>
      <w:r>
        <w:continuationSeparator/>
      </w:r>
    </w:p>
  </w:footnote>
  <w:footnote w:type="continuationNotice" w:id="1">
    <w:p w14:paraId="1182273E" w14:textId="77777777" w:rsidR="00F67BEE" w:rsidRDefault="00F67B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F67BEE" w:rsidRDefault="00F67BEE">
    <w:pPr>
      <w:pStyle w:val="Header"/>
      <w:tabs>
        <w:tab w:val="clear" w:pos="9360"/>
        <w:tab w:val="right" w:pos="9340"/>
      </w:tabs>
    </w:pPr>
    <w:r>
      <w:t>2018 Fish Restoration Program Report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549043B"/>
    <w:multiLevelType w:val="hybridMultilevel"/>
    <w:tmpl w:val="ED30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8588C"/>
    <w:multiLevelType w:val="hybridMultilevel"/>
    <w:tmpl w:val="8350F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6" w15:restartNumberingAfterBreak="0">
    <w:nsid w:val="0E2B3714"/>
    <w:multiLevelType w:val="hybridMultilevel"/>
    <w:tmpl w:val="928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49144CA5"/>
    <w:multiLevelType w:val="hybridMultilevel"/>
    <w:tmpl w:val="5320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76E4E25"/>
    <w:multiLevelType w:val="hybridMultilevel"/>
    <w:tmpl w:val="43B2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39B6E1A"/>
    <w:multiLevelType w:val="hybridMultilevel"/>
    <w:tmpl w:val="47BC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1"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4"/>
  </w:num>
  <w:num w:numId="3">
    <w:abstractNumId w:val="25"/>
  </w:num>
  <w:num w:numId="4">
    <w:abstractNumId w:val="35"/>
  </w:num>
  <w:num w:numId="5">
    <w:abstractNumId w:val="19"/>
  </w:num>
  <w:num w:numId="6">
    <w:abstractNumId w:val="23"/>
  </w:num>
  <w:num w:numId="7">
    <w:abstractNumId w:val="20"/>
  </w:num>
  <w:num w:numId="8">
    <w:abstractNumId w:val="17"/>
  </w:num>
  <w:num w:numId="9">
    <w:abstractNumId w:val="21"/>
  </w:num>
  <w:num w:numId="10">
    <w:abstractNumId w:val="37"/>
  </w:num>
  <w:num w:numId="11">
    <w:abstractNumId w:val="22"/>
  </w:num>
  <w:num w:numId="12">
    <w:abstractNumId w:val="15"/>
  </w:num>
  <w:num w:numId="13">
    <w:abstractNumId w:val="42"/>
  </w:num>
  <w:num w:numId="14">
    <w:abstractNumId w:val="29"/>
  </w:num>
  <w:num w:numId="15">
    <w:abstractNumId w:val="33"/>
  </w:num>
  <w:num w:numId="16">
    <w:abstractNumId w:val="12"/>
  </w:num>
  <w:num w:numId="17">
    <w:abstractNumId w:val="9"/>
  </w:num>
  <w:num w:numId="18">
    <w:abstractNumId w:val="28"/>
  </w:num>
  <w:num w:numId="19">
    <w:abstractNumId w:val="18"/>
  </w:num>
  <w:num w:numId="20">
    <w:abstractNumId w:val="30"/>
  </w:num>
  <w:num w:numId="21">
    <w:abstractNumId w:val="26"/>
  </w:num>
  <w:num w:numId="22">
    <w:abstractNumId w:val="44"/>
  </w:num>
  <w:num w:numId="23">
    <w:abstractNumId w:val="43"/>
  </w:num>
  <w:num w:numId="24">
    <w:abstractNumId w:val="2"/>
  </w:num>
  <w:num w:numId="25">
    <w:abstractNumId w:val="8"/>
  </w:num>
  <w:num w:numId="26">
    <w:abstractNumId w:val="41"/>
  </w:num>
  <w:num w:numId="27">
    <w:abstractNumId w:val="48"/>
  </w:num>
  <w:num w:numId="28">
    <w:abstractNumId w:val="27"/>
  </w:num>
  <w:num w:numId="29">
    <w:abstractNumId w:val="14"/>
  </w:num>
  <w:num w:numId="30">
    <w:abstractNumId w:val="32"/>
  </w:num>
  <w:num w:numId="31">
    <w:abstractNumId w:val="0"/>
  </w:num>
  <w:num w:numId="32">
    <w:abstractNumId w:val="38"/>
  </w:num>
  <w:num w:numId="33">
    <w:abstractNumId w:val="47"/>
  </w:num>
  <w:num w:numId="34">
    <w:abstractNumId w:val="13"/>
  </w:num>
  <w:num w:numId="35">
    <w:abstractNumId w:val="16"/>
  </w:num>
  <w:num w:numId="36">
    <w:abstractNumId w:val="40"/>
  </w:num>
  <w:num w:numId="37">
    <w:abstractNumId w:val="10"/>
  </w:num>
  <w:num w:numId="38">
    <w:abstractNumId w:val="24"/>
  </w:num>
  <w:num w:numId="39">
    <w:abstractNumId w:val="1"/>
  </w:num>
  <w:num w:numId="40">
    <w:abstractNumId w:val="45"/>
  </w:num>
  <w:num w:numId="41">
    <w:abstractNumId w:val="36"/>
  </w:num>
  <w:num w:numId="42">
    <w:abstractNumId w:val="7"/>
  </w:num>
  <w:num w:numId="43">
    <w:abstractNumId w:val="46"/>
  </w:num>
  <w:num w:numId="44">
    <w:abstractNumId w:val="31"/>
  </w:num>
  <w:num w:numId="45">
    <w:abstractNumId w:val="6"/>
  </w:num>
  <w:num w:numId="46">
    <w:abstractNumId w:val="4"/>
  </w:num>
  <w:num w:numId="47">
    <w:abstractNumId w:val="3"/>
  </w:num>
  <w:num w:numId="48">
    <w:abstractNumId w:val="39"/>
  </w:num>
  <w:num w:numId="49">
    <w:abstractNumId w:val="11"/>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311&lt;/item&gt;&lt;item&gt;954&lt;/item&gt;&lt;item&gt;958&lt;/item&gt;&lt;item&gt;964&lt;/item&gt;&lt;item&gt;1117&lt;/item&gt;&lt;item&gt;1152&lt;/item&gt;&lt;item&gt;1212&lt;/item&gt;&lt;item&gt;1221&lt;/item&gt;&lt;item&gt;1223&lt;/item&gt;&lt;item&gt;1246&lt;/item&gt;&lt;item&gt;1252&lt;/item&gt;&lt;item&gt;1275&lt;/item&gt;&lt;item&gt;1299&lt;/item&gt;&lt;item&gt;1301&lt;/item&gt;&lt;item&gt;1571&lt;/item&gt;&lt;item&gt;1572&lt;/item&gt;&lt;item&gt;1581&lt;/item&gt;&lt;item&gt;1618&lt;/item&gt;&lt;item&gt;1643&lt;/item&gt;&lt;item&gt;1696&lt;/item&gt;&lt;item&gt;1874&lt;/item&gt;&lt;item&gt;1876&lt;/item&gt;&lt;item&gt;1879&lt;/item&gt;&lt;item&gt;1928&lt;/item&gt;&lt;item&gt;1953&lt;/item&gt;&lt;item&gt;1997&lt;/item&gt;&lt;item&gt;2028&lt;/item&gt;&lt;item&gt;2125&lt;/item&gt;&lt;item&gt;2255&lt;/item&gt;&lt;item&gt;2276&lt;/item&gt;&lt;item&gt;2318&lt;/item&gt;&lt;item&gt;2358&lt;/item&gt;&lt;item&gt;2374&lt;/item&gt;&lt;item&gt;2376&lt;/item&gt;&lt;item&gt;2468&lt;/item&gt;&lt;item&gt;2477&lt;/item&gt;&lt;item&gt;2495&lt;/item&gt;&lt;item&gt;2498&lt;/item&gt;&lt;item&gt;2499&lt;/item&gt;&lt;item&gt;2500&lt;/item&gt;&lt;item&gt;2508&lt;/item&gt;&lt;item&gt;2526&lt;/item&gt;&lt;item&gt;2529&lt;/item&gt;&lt;item&gt;2539&lt;/item&gt;&lt;item&gt;2548&lt;/item&gt;&lt;item&gt;2549&lt;/item&gt;&lt;item&gt;2611&lt;/item&gt;&lt;item&gt;2641&lt;/item&gt;&lt;item&gt;2645&lt;/item&gt;&lt;item&gt;2646&lt;/item&gt;&lt;item&gt;2691&lt;/item&gt;&lt;item&gt;2719&lt;/item&gt;&lt;item&gt;2720&lt;/item&gt;&lt;item&gt;2722&lt;/item&gt;&lt;item&gt;2723&lt;/item&gt;&lt;/record-ids&gt;&lt;/item&gt;&lt;/Libraries&gt;"/>
  </w:docVars>
  <w:rsids>
    <w:rsidRoot w:val="00A27634"/>
    <w:rsid w:val="00001495"/>
    <w:rsid w:val="0000345F"/>
    <w:rsid w:val="00003BD0"/>
    <w:rsid w:val="0000444B"/>
    <w:rsid w:val="00005B97"/>
    <w:rsid w:val="00015DEC"/>
    <w:rsid w:val="00016554"/>
    <w:rsid w:val="00026582"/>
    <w:rsid w:val="00026900"/>
    <w:rsid w:val="0003440B"/>
    <w:rsid w:val="0003468F"/>
    <w:rsid w:val="000348A0"/>
    <w:rsid w:val="00035F20"/>
    <w:rsid w:val="00036197"/>
    <w:rsid w:val="00036FB2"/>
    <w:rsid w:val="000513A6"/>
    <w:rsid w:val="00051A5E"/>
    <w:rsid w:val="000527ED"/>
    <w:rsid w:val="00056F69"/>
    <w:rsid w:val="00061A8C"/>
    <w:rsid w:val="0006202E"/>
    <w:rsid w:val="0006310E"/>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7293"/>
    <w:rsid w:val="000F18C7"/>
    <w:rsid w:val="000F1ED8"/>
    <w:rsid w:val="000F3D71"/>
    <w:rsid w:val="00100AD3"/>
    <w:rsid w:val="00104106"/>
    <w:rsid w:val="00106179"/>
    <w:rsid w:val="00114A86"/>
    <w:rsid w:val="00120B83"/>
    <w:rsid w:val="00124E3B"/>
    <w:rsid w:val="00127F21"/>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DD8"/>
    <w:rsid w:val="00172F2D"/>
    <w:rsid w:val="0017586D"/>
    <w:rsid w:val="0017738C"/>
    <w:rsid w:val="00184CEF"/>
    <w:rsid w:val="00186201"/>
    <w:rsid w:val="0018706D"/>
    <w:rsid w:val="001960A1"/>
    <w:rsid w:val="001961AE"/>
    <w:rsid w:val="001A0F50"/>
    <w:rsid w:val="001A24E6"/>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E1ABD"/>
    <w:rsid w:val="001E2057"/>
    <w:rsid w:val="001E35E5"/>
    <w:rsid w:val="001E4797"/>
    <w:rsid w:val="001E4B5E"/>
    <w:rsid w:val="001E5A92"/>
    <w:rsid w:val="001F13AC"/>
    <w:rsid w:val="001F1AAA"/>
    <w:rsid w:val="001F449C"/>
    <w:rsid w:val="001F637D"/>
    <w:rsid w:val="001F76EF"/>
    <w:rsid w:val="0020456D"/>
    <w:rsid w:val="00204F4E"/>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3111"/>
    <w:rsid w:val="003876FF"/>
    <w:rsid w:val="00387CAC"/>
    <w:rsid w:val="003918A8"/>
    <w:rsid w:val="003942B0"/>
    <w:rsid w:val="003950FE"/>
    <w:rsid w:val="0039682F"/>
    <w:rsid w:val="003975AF"/>
    <w:rsid w:val="003A23C3"/>
    <w:rsid w:val="003A5F56"/>
    <w:rsid w:val="003B0171"/>
    <w:rsid w:val="003B0E2F"/>
    <w:rsid w:val="003B0E58"/>
    <w:rsid w:val="003B1921"/>
    <w:rsid w:val="003B2A28"/>
    <w:rsid w:val="003C49C9"/>
    <w:rsid w:val="003C700C"/>
    <w:rsid w:val="003D759C"/>
    <w:rsid w:val="003E2169"/>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6002"/>
    <w:rsid w:val="00486ACF"/>
    <w:rsid w:val="00486F77"/>
    <w:rsid w:val="00493082"/>
    <w:rsid w:val="00494A26"/>
    <w:rsid w:val="004A17D6"/>
    <w:rsid w:val="004A65AC"/>
    <w:rsid w:val="004B10DD"/>
    <w:rsid w:val="004B324D"/>
    <w:rsid w:val="004B4160"/>
    <w:rsid w:val="004B582B"/>
    <w:rsid w:val="004B76C4"/>
    <w:rsid w:val="004C182E"/>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11A5F"/>
    <w:rsid w:val="00512875"/>
    <w:rsid w:val="00520FA9"/>
    <w:rsid w:val="00525349"/>
    <w:rsid w:val="00537C2F"/>
    <w:rsid w:val="00540E3A"/>
    <w:rsid w:val="00547330"/>
    <w:rsid w:val="0055298E"/>
    <w:rsid w:val="0055315D"/>
    <w:rsid w:val="00555DDC"/>
    <w:rsid w:val="00560E17"/>
    <w:rsid w:val="00562959"/>
    <w:rsid w:val="00565FC5"/>
    <w:rsid w:val="0056639C"/>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4E46"/>
    <w:rsid w:val="005D6199"/>
    <w:rsid w:val="005E1E4E"/>
    <w:rsid w:val="005E2672"/>
    <w:rsid w:val="005E2AF7"/>
    <w:rsid w:val="005E39DB"/>
    <w:rsid w:val="005E7D1D"/>
    <w:rsid w:val="005F58B9"/>
    <w:rsid w:val="005F5F7E"/>
    <w:rsid w:val="00612342"/>
    <w:rsid w:val="00612DE0"/>
    <w:rsid w:val="006147BF"/>
    <w:rsid w:val="006355DC"/>
    <w:rsid w:val="006362A6"/>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0A74"/>
    <w:rsid w:val="006947B3"/>
    <w:rsid w:val="00697C79"/>
    <w:rsid w:val="006A0472"/>
    <w:rsid w:val="006A0AC7"/>
    <w:rsid w:val="006A0C1B"/>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542"/>
    <w:rsid w:val="00906616"/>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E736F"/>
    <w:rsid w:val="009E7682"/>
    <w:rsid w:val="009F05B4"/>
    <w:rsid w:val="009F6D45"/>
    <w:rsid w:val="009F7207"/>
    <w:rsid w:val="009F731B"/>
    <w:rsid w:val="00A01AC6"/>
    <w:rsid w:val="00A02055"/>
    <w:rsid w:val="00A036B3"/>
    <w:rsid w:val="00A04FDC"/>
    <w:rsid w:val="00A0716C"/>
    <w:rsid w:val="00A22DE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3222"/>
    <w:rsid w:val="00AD1F90"/>
    <w:rsid w:val="00AD3920"/>
    <w:rsid w:val="00AD392D"/>
    <w:rsid w:val="00AD55F2"/>
    <w:rsid w:val="00AE09A7"/>
    <w:rsid w:val="00AE15AA"/>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5455D"/>
    <w:rsid w:val="00B55DFC"/>
    <w:rsid w:val="00B618F3"/>
    <w:rsid w:val="00B65EF5"/>
    <w:rsid w:val="00B676C1"/>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6D0F"/>
    <w:rsid w:val="00C212F8"/>
    <w:rsid w:val="00C21500"/>
    <w:rsid w:val="00C22785"/>
    <w:rsid w:val="00C30862"/>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43B05"/>
    <w:rsid w:val="00D47CED"/>
    <w:rsid w:val="00D50842"/>
    <w:rsid w:val="00D53C64"/>
    <w:rsid w:val="00D57030"/>
    <w:rsid w:val="00D608CA"/>
    <w:rsid w:val="00D62DD4"/>
    <w:rsid w:val="00D64CDF"/>
    <w:rsid w:val="00D65F3D"/>
    <w:rsid w:val="00D75FC7"/>
    <w:rsid w:val="00D7623E"/>
    <w:rsid w:val="00D77360"/>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8EE"/>
    <w:rsid w:val="00EE27DF"/>
    <w:rsid w:val="00EE3114"/>
    <w:rsid w:val="00EE34B1"/>
    <w:rsid w:val="00EE44D3"/>
    <w:rsid w:val="00EF0D85"/>
    <w:rsid w:val="00EF3754"/>
    <w:rsid w:val="00F017C6"/>
    <w:rsid w:val="00F11AFD"/>
    <w:rsid w:val="00F13F8E"/>
    <w:rsid w:val="00F14858"/>
    <w:rsid w:val="00F21D09"/>
    <w:rsid w:val="00F23A4E"/>
    <w:rsid w:val="00F26350"/>
    <w:rsid w:val="00F27CF9"/>
    <w:rsid w:val="00F326FB"/>
    <w:rsid w:val="00F41E90"/>
    <w:rsid w:val="00F45C89"/>
    <w:rsid w:val="00F56D89"/>
    <w:rsid w:val="00F57718"/>
    <w:rsid w:val="00F57AC8"/>
    <w:rsid w:val="00F640C3"/>
    <w:rsid w:val="00F6728C"/>
    <w:rsid w:val="00F67BEE"/>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8F997-E7E1-4782-8CC5-AD5F39CC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4445</TotalTime>
  <Pages>53</Pages>
  <Words>21681</Words>
  <Characters>123584</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144976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Rosemary@DWR</cp:lastModifiedBy>
  <cp:revision>16</cp:revision>
  <cp:lastPrinted>2016-06-01T15:53:00Z</cp:lastPrinted>
  <dcterms:created xsi:type="dcterms:W3CDTF">2019-06-03T20:41:00Z</dcterms:created>
  <dcterms:modified xsi:type="dcterms:W3CDTF">2019-06-07T23:08:00Z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